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Y="-91"/>
        <w:tblW w:w="0" w:type="auto"/>
        <w:tblLook w:val="04A0" w:firstRow="1" w:lastRow="0" w:firstColumn="1" w:lastColumn="0" w:noHBand="0" w:noVBand="1"/>
      </w:tblPr>
      <w:tblGrid>
        <w:gridCol w:w="4621"/>
        <w:gridCol w:w="4622"/>
      </w:tblGrid>
      <w:tr w:rsidR="00A165BF" w:rsidRPr="00D60FBD" w14:paraId="5129909D" w14:textId="77777777" w:rsidTr="009B5C01">
        <w:tc>
          <w:tcPr>
            <w:tcW w:w="4621" w:type="dxa"/>
          </w:tcPr>
          <w:p w14:paraId="1699A014" w14:textId="4568C69F" w:rsidR="00A165BF" w:rsidRPr="00D60FBD" w:rsidRDefault="00A165BF" w:rsidP="000A4E20">
            <w:pPr>
              <w:jc w:val="center"/>
              <w:outlineLvl w:val="4"/>
              <w:rPr>
                <w:rFonts w:ascii="Arial" w:hAnsi="Arial" w:cs="Arial"/>
                <w:b/>
              </w:rPr>
            </w:pPr>
            <w:r w:rsidRPr="009B5C01">
              <w:rPr>
                <w:rFonts w:ascii="Arial" w:hAnsi="Arial" w:cs="Arial"/>
                <w:b/>
                <w:sz w:val="28"/>
              </w:rPr>
              <w:t>SOUTHERN</w:t>
            </w:r>
            <w:r w:rsidR="000A4E20" w:rsidRPr="009B5C01">
              <w:rPr>
                <w:rFonts w:ascii="Arial" w:hAnsi="Arial" w:cs="Arial"/>
                <w:b/>
                <w:sz w:val="28"/>
              </w:rPr>
              <w:t xml:space="preserve"> </w:t>
            </w:r>
            <w:r w:rsidRPr="009B5C01">
              <w:rPr>
                <w:rFonts w:ascii="Arial" w:hAnsi="Arial" w:cs="Arial"/>
                <w:b/>
                <w:sz w:val="28"/>
              </w:rPr>
              <w:t>AFRICAN DEVELOPMENT COMMUNITY</w:t>
            </w:r>
          </w:p>
        </w:tc>
        <w:tc>
          <w:tcPr>
            <w:tcW w:w="4622" w:type="dxa"/>
          </w:tcPr>
          <w:p w14:paraId="1E9EE7A6" w14:textId="37EC8184" w:rsidR="00A165BF" w:rsidRPr="00D60FBD" w:rsidRDefault="00A165BF" w:rsidP="000A4E20">
            <w:pPr>
              <w:ind w:left="1616" w:hanging="1616"/>
              <w:jc w:val="center"/>
              <w:outlineLvl w:val="4"/>
              <w:rPr>
                <w:rFonts w:ascii="Arial" w:hAnsi="Arial" w:cs="Arial"/>
                <w:b/>
              </w:rPr>
            </w:pPr>
            <w:r w:rsidRPr="009B5C01">
              <w:rPr>
                <w:rFonts w:ascii="Arial" w:hAnsi="Arial" w:cs="Arial"/>
                <w:b/>
                <w:sz w:val="28"/>
              </w:rPr>
              <w:t>EUROPEAN   DEVELOPMENT FUND</w:t>
            </w:r>
          </w:p>
        </w:tc>
      </w:tr>
    </w:tbl>
    <w:p w14:paraId="6670E87F" w14:textId="550E3D42" w:rsidR="00127373" w:rsidRPr="00135ED1" w:rsidRDefault="00127373" w:rsidP="00DB4C3F">
      <w:pPr>
        <w:jc w:val="center"/>
        <w:rPr>
          <w:rFonts w:cstheme="minorHAnsi"/>
          <w:b/>
          <w:sz w:val="32"/>
        </w:rPr>
      </w:pPr>
    </w:p>
    <w:p w14:paraId="14943478" w14:textId="0C0EDB37" w:rsidR="00127373" w:rsidRPr="009B5C01" w:rsidRDefault="009B5C01" w:rsidP="00DB4C3F">
      <w:pPr>
        <w:jc w:val="center"/>
        <w:rPr>
          <w:rFonts w:cstheme="minorHAnsi"/>
          <w:b/>
          <w:sz w:val="32"/>
        </w:rPr>
      </w:pPr>
      <w:r w:rsidRPr="009B5C01">
        <w:rPr>
          <w:rFonts w:ascii="Arial" w:hAnsi="Arial" w:cs="Arial"/>
          <w:noProof/>
        </w:rPr>
        <w:drawing>
          <wp:anchor distT="0" distB="0" distL="114300" distR="114300" simplePos="0" relativeHeight="251700224" behindDoc="1" locked="0" layoutInCell="1" allowOverlap="1" wp14:anchorId="54B8E7AB" wp14:editId="689C0CD1">
            <wp:simplePos x="0" y="0"/>
            <wp:positionH relativeFrom="column">
              <wp:posOffset>4215130</wp:posOffset>
            </wp:positionH>
            <wp:positionV relativeFrom="paragraph">
              <wp:posOffset>18415</wp:posOffset>
            </wp:positionV>
            <wp:extent cx="1028700" cy="760730"/>
            <wp:effectExtent l="0" t="0" r="0" b="1270"/>
            <wp:wrapTight wrapText="bothSides">
              <wp:wrapPolygon edited="0">
                <wp:start x="0" y="0"/>
                <wp:lineTo x="0" y="21095"/>
                <wp:lineTo x="21200" y="21095"/>
                <wp:lineTo x="21200" y="0"/>
                <wp:lineTo x="0" y="0"/>
              </wp:wrapPolygon>
            </wp:wrapTight>
            <wp:docPr id="2" name="Picture 2" descr="LOGO EUROPEAN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EUROPEAN COMMUN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8700" cy="760730"/>
                    </a:xfrm>
                    <a:prstGeom prst="rect">
                      <a:avLst/>
                    </a:prstGeom>
                    <a:noFill/>
                  </pic:spPr>
                </pic:pic>
              </a:graphicData>
            </a:graphic>
            <wp14:sizeRelH relativeFrom="page">
              <wp14:pctWidth>0</wp14:pctWidth>
            </wp14:sizeRelH>
            <wp14:sizeRelV relativeFrom="page">
              <wp14:pctHeight>0</wp14:pctHeight>
            </wp14:sizeRelV>
          </wp:anchor>
        </w:drawing>
      </w:r>
      <w:r w:rsidRPr="009B5C01">
        <w:rPr>
          <w:rFonts w:ascii="Arial" w:hAnsi="Arial" w:cs="Arial"/>
          <w:noProof/>
        </w:rPr>
        <w:drawing>
          <wp:anchor distT="0" distB="0" distL="114300" distR="114300" simplePos="0" relativeHeight="251699200" behindDoc="0" locked="0" layoutInCell="1" allowOverlap="1" wp14:anchorId="1229FCE4" wp14:editId="30FC90B8">
            <wp:simplePos x="0" y="0"/>
            <wp:positionH relativeFrom="column">
              <wp:posOffset>789940</wp:posOffset>
            </wp:positionH>
            <wp:positionV relativeFrom="paragraph">
              <wp:posOffset>17780</wp:posOffset>
            </wp:positionV>
            <wp:extent cx="980440" cy="915035"/>
            <wp:effectExtent l="0" t="0" r="0" b="0"/>
            <wp:wrapSquare wrapText="bothSides"/>
            <wp:docPr id="10" name="Picture 10" descr="\\localhost\Users\duncansamikwa\Documents\RVAA Docs\:..:..:..:..:solveal:Desktop:sadc logo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calhost\Users\duncansamikwa\Documents\RVAA Docs\:..:..:..:..:solveal:Desktop:sadc logos.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0440" cy="915035"/>
                    </a:xfrm>
                    <a:prstGeom prst="rect">
                      <a:avLst/>
                    </a:prstGeom>
                    <a:noFill/>
                  </pic:spPr>
                </pic:pic>
              </a:graphicData>
            </a:graphic>
            <wp14:sizeRelH relativeFrom="page">
              <wp14:pctWidth>0</wp14:pctWidth>
            </wp14:sizeRelH>
            <wp14:sizeRelV relativeFrom="page">
              <wp14:pctHeight>0</wp14:pctHeight>
            </wp14:sizeRelV>
          </wp:anchor>
        </w:drawing>
      </w:r>
    </w:p>
    <w:p w14:paraId="14AD9B64" w14:textId="5E8555B8" w:rsidR="00127373" w:rsidRPr="009B5C01" w:rsidRDefault="00127373" w:rsidP="00DB4C3F">
      <w:pPr>
        <w:jc w:val="center"/>
        <w:rPr>
          <w:rFonts w:cstheme="minorHAnsi"/>
          <w:b/>
          <w:sz w:val="32"/>
        </w:rPr>
      </w:pPr>
    </w:p>
    <w:p w14:paraId="632EFCDB" w14:textId="001BF518" w:rsidR="00127373" w:rsidRPr="009B5C01" w:rsidRDefault="00127373" w:rsidP="00DB4C3F">
      <w:pPr>
        <w:jc w:val="center"/>
        <w:rPr>
          <w:rFonts w:cstheme="minorHAnsi"/>
          <w:b/>
          <w:sz w:val="32"/>
        </w:rPr>
      </w:pPr>
    </w:p>
    <w:p w14:paraId="1DE8EA44" w14:textId="6BBB7DC8" w:rsidR="006912F7" w:rsidRPr="009B5C01" w:rsidRDefault="006912F7" w:rsidP="006912F7">
      <w:pPr>
        <w:pStyle w:val="ListParagraph"/>
        <w:rPr>
          <w:rFonts w:ascii="Arial" w:hAnsi="Arial" w:cs="Arial"/>
          <w:lang w:val="en-GB"/>
        </w:rPr>
      </w:pPr>
    </w:p>
    <w:p w14:paraId="777BD7CB" w14:textId="145416A2" w:rsidR="006912F7" w:rsidRPr="009B5C01" w:rsidRDefault="006912F7" w:rsidP="006912F7">
      <w:pPr>
        <w:pStyle w:val="ListParagraph"/>
        <w:rPr>
          <w:rFonts w:ascii="Arial" w:hAnsi="Arial" w:cs="Arial"/>
          <w:lang w:val="en-GB"/>
        </w:rPr>
      </w:pPr>
    </w:p>
    <w:p w14:paraId="651270EB" w14:textId="06E8438F" w:rsidR="006912F7" w:rsidRPr="009B5C01" w:rsidRDefault="006912F7" w:rsidP="006912F7">
      <w:pPr>
        <w:jc w:val="both"/>
        <w:rPr>
          <w:rFonts w:ascii="Arial" w:hAnsi="Arial" w:cs="Arial"/>
          <w:b/>
          <w:lang w:val="en-GB"/>
        </w:rPr>
      </w:pPr>
    </w:p>
    <w:p w14:paraId="0F82DB97" w14:textId="57A4EDB2" w:rsidR="006912F7" w:rsidRPr="009B5C01" w:rsidRDefault="006912F7" w:rsidP="006912F7">
      <w:pPr>
        <w:jc w:val="both"/>
        <w:rPr>
          <w:rFonts w:ascii="Arial" w:hAnsi="Arial" w:cs="Arial"/>
          <w:b/>
          <w:lang w:val="en-GB"/>
        </w:rPr>
      </w:pPr>
    </w:p>
    <w:p w14:paraId="2A2ED8C5" w14:textId="77777777" w:rsidR="006912F7" w:rsidRPr="009B5C01" w:rsidRDefault="006912F7" w:rsidP="006912F7">
      <w:pPr>
        <w:jc w:val="both"/>
        <w:rPr>
          <w:rFonts w:ascii="Arial" w:hAnsi="Arial" w:cs="Arial"/>
          <w:b/>
          <w:lang w:val="en-GB"/>
        </w:rPr>
      </w:pPr>
    </w:p>
    <w:p w14:paraId="0F7C4D48" w14:textId="77777777" w:rsidR="006912F7" w:rsidRPr="009B5C01" w:rsidRDefault="006912F7" w:rsidP="00DB4C3F">
      <w:pPr>
        <w:jc w:val="center"/>
        <w:rPr>
          <w:rFonts w:cstheme="minorHAnsi"/>
          <w:b/>
          <w:sz w:val="32"/>
        </w:rPr>
      </w:pPr>
    </w:p>
    <w:p w14:paraId="529B34C5" w14:textId="77777777" w:rsidR="006912F7" w:rsidRPr="009B5C01" w:rsidRDefault="006912F7" w:rsidP="00DB4C3F">
      <w:pPr>
        <w:jc w:val="center"/>
        <w:rPr>
          <w:rFonts w:cstheme="minorHAnsi"/>
          <w:b/>
          <w:sz w:val="32"/>
        </w:rPr>
      </w:pPr>
    </w:p>
    <w:p w14:paraId="0092E1B1" w14:textId="77777777" w:rsidR="006912F7" w:rsidRPr="009B5C01" w:rsidRDefault="006912F7" w:rsidP="00DB4C3F">
      <w:pPr>
        <w:jc w:val="center"/>
        <w:rPr>
          <w:rFonts w:cstheme="minorHAnsi"/>
          <w:b/>
          <w:sz w:val="32"/>
        </w:rPr>
      </w:pPr>
    </w:p>
    <w:p w14:paraId="66A15748" w14:textId="77777777" w:rsidR="00127373" w:rsidRPr="009B5C01" w:rsidRDefault="00127373" w:rsidP="00DB4C3F">
      <w:pPr>
        <w:rPr>
          <w:rFonts w:cstheme="minorHAnsi"/>
        </w:rPr>
      </w:pPr>
    </w:p>
    <w:p w14:paraId="569E5626" w14:textId="3100D0A7" w:rsidR="00127373" w:rsidRPr="009B5C01" w:rsidRDefault="00127373" w:rsidP="00DB4C3F">
      <w:pPr>
        <w:jc w:val="center"/>
        <w:rPr>
          <w:rFonts w:cstheme="minorHAnsi"/>
          <w:b/>
          <w:sz w:val="40"/>
        </w:rPr>
      </w:pPr>
      <w:r w:rsidRPr="009B5C01">
        <w:rPr>
          <w:rFonts w:cstheme="minorHAnsi"/>
          <w:b/>
          <w:sz w:val="40"/>
        </w:rPr>
        <w:t>SADC MINIMUM STANDARDS FOR FOOD FORTIFICATION</w:t>
      </w:r>
    </w:p>
    <w:p w14:paraId="135BC65A" w14:textId="77777777" w:rsidR="00127373" w:rsidRPr="009B5C01" w:rsidRDefault="00127373" w:rsidP="00DB4C3F">
      <w:pPr>
        <w:jc w:val="center"/>
        <w:rPr>
          <w:rFonts w:cstheme="minorHAnsi"/>
          <w:i/>
        </w:rPr>
      </w:pPr>
    </w:p>
    <w:p w14:paraId="42D5164E" w14:textId="77777777" w:rsidR="00127373" w:rsidRPr="009B5C01" w:rsidRDefault="00127373" w:rsidP="00DB4C3F">
      <w:pPr>
        <w:rPr>
          <w:rFonts w:cstheme="minorHAnsi"/>
          <w:i/>
        </w:rPr>
      </w:pPr>
      <w:r w:rsidRPr="009B5C01">
        <w:rPr>
          <w:rFonts w:cstheme="minorHAnsi"/>
          <w:i/>
        </w:rPr>
        <w:br w:type="page"/>
      </w:r>
    </w:p>
    <w:p w14:paraId="03C57D3D" w14:textId="77777777" w:rsidR="00127373" w:rsidRPr="009B5C01" w:rsidRDefault="00127373" w:rsidP="00DB4C3F">
      <w:pPr>
        <w:rPr>
          <w:rFonts w:cstheme="minorHAnsi"/>
          <w:i/>
        </w:rPr>
      </w:pPr>
      <w:r w:rsidRPr="009B5C01">
        <w:rPr>
          <w:rFonts w:cstheme="minorHAnsi"/>
          <w:b/>
          <w:bCs/>
          <w:noProof/>
          <w:sz w:val="28"/>
          <w:szCs w:val="28"/>
        </w:rPr>
        <w:lastRenderedPageBreak/>
        <w:drawing>
          <wp:inline distT="0" distB="0" distL="0" distR="0" wp14:anchorId="48E1FF9E" wp14:editId="21183D59">
            <wp:extent cx="5753100" cy="401672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5227" cy="4018206"/>
                    </a:xfrm>
                    <a:prstGeom prst="rect">
                      <a:avLst/>
                    </a:prstGeom>
                    <a:noFill/>
                    <a:ln>
                      <a:noFill/>
                    </a:ln>
                  </pic:spPr>
                </pic:pic>
              </a:graphicData>
            </a:graphic>
          </wp:inline>
        </w:drawing>
      </w:r>
    </w:p>
    <w:p w14:paraId="4A624AE7" w14:textId="77777777" w:rsidR="00127373" w:rsidRPr="009B5C01" w:rsidRDefault="00127373" w:rsidP="00DB4C3F">
      <w:pPr>
        <w:autoSpaceDE w:val="0"/>
        <w:autoSpaceDN w:val="0"/>
        <w:adjustRightInd w:val="0"/>
        <w:rPr>
          <w:rFonts w:cstheme="minorHAnsi"/>
          <w:sz w:val="28"/>
          <w:szCs w:val="28"/>
        </w:rPr>
      </w:pPr>
      <w:r w:rsidRPr="009B5C01">
        <w:rPr>
          <w:rFonts w:cstheme="minorHAnsi"/>
          <w:b/>
          <w:bCs/>
          <w:sz w:val="28"/>
          <w:szCs w:val="28"/>
        </w:rPr>
        <w:t xml:space="preserve">COPYRIGHT © SADC, 2020. ALL RIGHTS RESERVED </w:t>
      </w:r>
    </w:p>
    <w:p w14:paraId="37E04D2B" w14:textId="77777777" w:rsidR="00127373" w:rsidRPr="009B5C01" w:rsidRDefault="00127373" w:rsidP="00DB4C3F">
      <w:pPr>
        <w:autoSpaceDE w:val="0"/>
        <w:autoSpaceDN w:val="0"/>
        <w:adjustRightInd w:val="0"/>
        <w:rPr>
          <w:rFonts w:cstheme="minorHAnsi"/>
          <w:sz w:val="23"/>
          <w:szCs w:val="23"/>
        </w:rPr>
      </w:pPr>
    </w:p>
    <w:p w14:paraId="32FD4EE0"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sz w:val="23"/>
          <w:szCs w:val="23"/>
        </w:rPr>
        <w:t xml:space="preserve">The information contained in this publication may be freely used and copied for non-commercial purposes, provided that any information reproduced elsewhere be accompanied by an acknowledgement of SADC as the source. </w:t>
      </w:r>
    </w:p>
    <w:p w14:paraId="3AC7C290" w14:textId="77777777" w:rsidR="00127373" w:rsidRPr="009B5C01" w:rsidRDefault="00127373" w:rsidP="00DB4C3F">
      <w:pPr>
        <w:autoSpaceDE w:val="0"/>
        <w:autoSpaceDN w:val="0"/>
        <w:adjustRightInd w:val="0"/>
        <w:jc w:val="both"/>
        <w:rPr>
          <w:rFonts w:cstheme="minorHAnsi"/>
          <w:sz w:val="23"/>
          <w:szCs w:val="23"/>
        </w:rPr>
      </w:pPr>
    </w:p>
    <w:p w14:paraId="1C7FEA54" w14:textId="004DCAD9" w:rsidR="00127373" w:rsidRPr="009B5C01" w:rsidRDefault="00127373" w:rsidP="00DB4C3F">
      <w:pPr>
        <w:autoSpaceDE w:val="0"/>
        <w:autoSpaceDN w:val="0"/>
        <w:adjustRightInd w:val="0"/>
        <w:jc w:val="both"/>
        <w:rPr>
          <w:rFonts w:cstheme="minorHAnsi"/>
          <w:sz w:val="23"/>
          <w:szCs w:val="23"/>
        </w:rPr>
      </w:pPr>
      <w:r w:rsidRPr="009B5C01">
        <w:rPr>
          <w:rFonts w:cstheme="minorHAnsi"/>
          <w:sz w:val="23"/>
          <w:szCs w:val="23"/>
        </w:rPr>
        <w:t xml:space="preserve">The SADC name and emblem are the exclusive property of Southern African Development Community. They are protected under international law.  </w:t>
      </w:r>
      <w:r w:rsidR="00A165BF" w:rsidRPr="009B5C01">
        <w:rPr>
          <w:rFonts w:cstheme="minorHAnsi"/>
          <w:sz w:val="23"/>
          <w:szCs w:val="23"/>
        </w:rPr>
        <w:t>Unauthorized</w:t>
      </w:r>
      <w:r w:rsidRPr="009B5C01">
        <w:rPr>
          <w:rFonts w:cstheme="minorHAnsi"/>
          <w:sz w:val="23"/>
          <w:szCs w:val="23"/>
        </w:rPr>
        <w:t xml:space="preserve"> use is prohibited. They may not be copied or reproduced in any way without the prior written permission of SADC. Requests for permission should be sent to the Executive Secretary of the SADC Secretariat. </w:t>
      </w:r>
    </w:p>
    <w:p w14:paraId="724D4E16" w14:textId="77777777" w:rsidR="00127373" w:rsidRPr="009B5C01" w:rsidRDefault="00127373" w:rsidP="00DB4C3F">
      <w:pPr>
        <w:autoSpaceDE w:val="0"/>
        <w:autoSpaceDN w:val="0"/>
        <w:adjustRightInd w:val="0"/>
        <w:ind w:firstLine="720"/>
        <w:jc w:val="both"/>
        <w:rPr>
          <w:rFonts w:cstheme="minorHAnsi"/>
          <w:sz w:val="23"/>
          <w:szCs w:val="23"/>
        </w:rPr>
      </w:pPr>
    </w:p>
    <w:tbl>
      <w:tblPr>
        <w:tblW w:w="9738" w:type="dxa"/>
        <w:tblInd w:w="-108" w:type="dxa"/>
        <w:tblBorders>
          <w:top w:val="nil"/>
          <w:left w:val="nil"/>
          <w:bottom w:val="nil"/>
          <w:right w:val="nil"/>
        </w:tblBorders>
        <w:tblLayout w:type="fixed"/>
        <w:tblLook w:val="0000" w:firstRow="0" w:lastRow="0" w:firstColumn="0" w:lastColumn="0" w:noHBand="0" w:noVBand="0"/>
      </w:tblPr>
      <w:tblGrid>
        <w:gridCol w:w="9738"/>
      </w:tblGrid>
      <w:tr w:rsidR="00127373" w:rsidRPr="009B5C01" w14:paraId="761EA6F7" w14:textId="77777777" w:rsidTr="0047221A">
        <w:trPr>
          <w:trHeight w:val="1526"/>
        </w:trPr>
        <w:tc>
          <w:tcPr>
            <w:tcW w:w="9738" w:type="dxa"/>
          </w:tcPr>
          <w:p w14:paraId="1AB99D54"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sz w:val="23"/>
                <w:szCs w:val="23"/>
              </w:rPr>
              <w:t xml:space="preserve">Further usage for details of this publication may be sourced from the SADC Secretariat, address: </w:t>
            </w:r>
          </w:p>
          <w:p w14:paraId="5DD55264"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SADC Secretariat </w:t>
            </w:r>
          </w:p>
          <w:p w14:paraId="5BC6ACFA"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Private Bag 0095 </w:t>
            </w:r>
          </w:p>
          <w:p w14:paraId="6FE6ED2D"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SADC House, Plot 54385, </w:t>
            </w:r>
          </w:p>
          <w:p w14:paraId="0925C8F1"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Central Business District </w:t>
            </w:r>
          </w:p>
          <w:p w14:paraId="099A871E"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Gaborone West </w:t>
            </w:r>
          </w:p>
          <w:p w14:paraId="083E3AE8"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Gaborone, Botswana </w:t>
            </w:r>
          </w:p>
          <w:p w14:paraId="566681D0"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Tel: +267 395 1863 </w:t>
            </w:r>
          </w:p>
          <w:p w14:paraId="358EF6DC"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Fax: +267 397 2848 </w:t>
            </w:r>
          </w:p>
          <w:p w14:paraId="48A117C9"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E-mail: registry@sadc.int </w:t>
            </w:r>
          </w:p>
          <w:p w14:paraId="671A46E5" w14:textId="77777777" w:rsidR="00127373" w:rsidRPr="009B5C01" w:rsidRDefault="00127373" w:rsidP="00DB4C3F">
            <w:pPr>
              <w:autoSpaceDE w:val="0"/>
              <w:autoSpaceDN w:val="0"/>
              <w:adjustRightInd w:val="0"/>
              <w:jc w:val="both"/>
              <w:rPr>
                <w:rFonts w:cstheme="minorHAnsi"/>
                <w:sz w:val="23"/>
                <w:szCs w:val="23"/>
              </w:rPr>
            </w:pPr>
            <w:r w:rsidRPr="009B5C01">
              <w:rPr>
                <w:rFonts w:cstheme="minorHAnsi"/>
                <w:b/>
                <w:bCs/>
                <w:sz w:val="23"/>
                <w:szCs w:val="23"/>
              </w:rPr>
              <w:t xml:space="preserve">Website: </w:t>
            </w:r>
            <w:hyperlink r:id="rId14" w:history="1">
              <w:r w:rsidRPr="009B5C01">
                <w:rPr>
                  <w:rStyle w:val="Hyperlink"/>
                  <w:rFonts w:cstheme="minorHAnsi"/>
                  <w:b/>
                  <w:bCs/>
                  <w:color w:val="auto"/>
                  <w:sz w:val="23"/>
                  <w:szCs w:val="23"/>
                </w:rPr>
                <w:t>www.sadc.int</w:t>
              </w:r>
            </w:hyperlink>
            <w:r w:rsidRPr="009B5C01">
              <w:rPr>
                <w:rFonts w:cstheme="minorHAnsi"/>
                <w:b/>
                <w:bCs/>
                <w:sz w:val="23"/>
                <w:szCs w:val="23"/>
              </w:rPr>
              <w:t xml:space="preserve">  </w:t>
            </w:r>
          </w:p>
        </w:tc>
      </w:tr>
    </w:tbl>
    <w:p w14:paraId="10F84187" w14:textId="242457D7" w:rsidR="00127373" w:rsidRPr="009B5C01" w:rsidRDefault="00127373" w:rsidP="00DB4C3F">
      <w:pPr>
        <w:rPr>
          <w:rFonts w:cstheme="minorHAnsi"/>
          <w:i/>
        </w:rPr>
      </w:pPr>
      <w:r w:rsidRPr="009B5C01">
        <w:rPr>
          <w:rFonts w:cstheme="minorHAnsi"/>
          <w:i/>
        </w:rPr>
        <w:br w:type="page"/>
      </w:r>
    </w:p>
    <w:p w14:paraId="1EF68BD2" w14:textId="77777777" w:rsidR="00127373" w:rsidRPr="009B5C01" w:rsidRDefault="00127373" w:rsidP="00DB4C3F">
      <w:pPr>
        <w:rPr>
          <w:rFonts w:cstheme="minorHAnsi"/>
        </w:rPr>
      </w:pPr>
    </w:p>
    <w:p w14:paraId="6069EE8F" w14:textId="6C72FDA1" w:rsidR="00127373" w:rsidRPr="009B5C01" w:rsidRDefault="00127373" w:rsidP="00DB4C3F">
      <w:pPr>
        <w:pStyle w:val="TOCHeading"/>
        <w:spacing w:line="240" w:lineRule="auto"/>
        <w:ind w:left="720" w:hanging="360"/>
        <w:rPr>
          <w:rFonts w:asciiTheme="minorHAnsi" w:hAnsiTheme="minorHAnsi" w:cstheme="minorHAnsi"/>
        </w:rPr>
      </w:pPr>
    </w:p>
    <w:sdt>
      <w:sdtPr>
        <w:rPr>
          <w:rFonts w:asciiTheme="minorHAnsi" w:eastAsiaTheme="minorHAnsi" w:hAnsiTheme="minorHAnsi" w:cstheme="minorBidi"/>
          <w:b w:val="0"/>
          <w:sz w:val="22"/>
          <w:szCs w:val="22"/>
        </w:rPr>
        <w:id w:val="-1209955518"/>
        <w:docPartObj>
          <w:docPartGallery w:val="Table of Contents"/>
          <w:docPartUnique/>
        </w:docPartObj>
      </w:sdtPr>
      <w:sdtEndPr>
        <w:rPr>
          <w:rFonts w:ascii="Times New Roman" w:eastAsia="Times New Roman" w:hAnsi="Times New Roman" w:cs="Times New Roman"/>
          <w:bCs/>
          <w:noProof/>
          <w:sz w:val="24"/>
          <w:szCs w:val="24"/>
        </w:rPr>
      </w:sdtEndPr>
      <w:sdtContent>
        <w:p w14:paraId="18871DD4" w14:textId="7331E37C" w:rsidR="004D52FF" w:rsidRPr="009B5C01" w:rsidRDefault="004D52FF" w:rsidP="009266A9">
          <w:pPr>
            <w:pStyle w:val="TOCHeading"/>
            <w:ind w:left="720" w:hanging="360"/>
          </w:pPr>
          <w:r w:rsidRPr="009B5C01">
            <w:t>Table of Contents</w:t>
          </w:r>
        </w:p>
        <w:p w14:paraId="67175430" w14:textId="77777777" w:rsidR="00B93E14" w:rsidRDefault="004D52FF">
          <w:pPr>
            <w:pStyle w:val="TOC1"/>
            <w:tabs>
              <w:tab w:val="left" w:pos="440"/>
              <w:tab w:val="right" w:leader="dot" w:pos="9621"/>
            </w:tabs>
            <w:rPr>
              <w:rFonts w:eastAsiaTheme="minorEastAsia"/>
              <w:noProof/>
            </w:rPr>
          </w:pPr>
          <w:r w:rsidRPr="009B5C01">
            <w:rPr>
              <w:b/>
              <w:bCs/>
              <w:noProof/>
            </w:rPr>
            <w:fldChar w:fldCharType="begin"/>
          </w:r>
          <w:r w:rsidRPr="009B5C01">
            <w:rPr>
              <w:b/>
              <w:bCs/>
              <w:noProof/>
            </w:rPr>
            <w:instrText xml:space="preserve"> TOC \o "1-3" \h \z \u </w:instrText>
          </w:r>
          <w:r w:rsidRPr="009B5C01">
            <w:rPr>
              <w:b/>
              <w:bCs/>
              <w:noProof/>
            </w:rPr>
            <w:fldChar w:fldCharType="separate"/>
          </w:r>
          <w:hyperlink w:anchor="_Toc48491602" w:history="1">
            <w:r w:rsidR="00B93E14" w:rsidRPr="00462A8F">
              <w:rPr>
                <w:rStyle w:val="Hyperlink"/>
                <w:rFonts w:cstheme="minorHAnsi"/>
                <w:noProof/>
              </w:rPr>
              <w:t>1.</w:t>
            </w:r>
            <w:r w:rsidR="00B93E14">
              <w:rPr>
                <w:rFonts w:eastAsiaTheme="minorEastAsia"/>
                <w:noProof/>
              </w:rPr>
              <w:tab/>
            </w:r>
            <w:r w:rsidR="00B93E14" w:rsidRPr="00462A8F">
              <w:rPr>
                <w:rStyle w:val="Hyperlink"/>
                <w:rFonts w:cstheme="minorHAnsi"/>
                <w:noProof/>
              </w:rPr>
              <w:t>Preface</w:t>
            </w:r>
            <w:r w:rsidR="00B93E14">
              <w:rPr>
                <w:noProof/>
                <w:webHidden/>
              </w:rPr>
              <w:tab/>
            </w:r>
            <w:r w:rsidR="00B93E14">
              <w:rPr>
                <w:noProof/>
                <w:webHidden/>
              </w:rPr>
              <w:fldChar w:fldCharType="begin"/>
            </w:r>
            <w:r w:rsidR="00B93E14">
              <w:rPr>
                <w:noProof/>
                <w:webHidden/>
              </w:rPr>
              <w:instrText xml:space="preserve"> PAGEREF _Toc48491602 \h </w:instrText>
            </w:r>
            <w:r w:rsidR="00B93E14">
              <w:rPr>
                <w:noProof/>
                <w:webHidden/>
              </w:rPr>
            </w:r>
            <w:r w:rsidR="00B93E14">
              <w:rPr>
                <w:noProof/>
                <w:webHidden/>
              </w:rPr>
              <w:fldChar w:fldCharType="separate"/>
            </w:r>
            <w:r w:rsidR="004551B1">
              <w:rPr>
                <w:noProof/>
                <w:webHidden/>
              </w:rPr>
              <w:t>4</w:t>
            </w:r>
            <w:r w:rsidR="00B93E14">
              <w:rPr>
                <w:noProof/>
                <w:webHidden/>
              </w:rPr>
              <w:fldChar w:fldCharType="end"/>
            </w:r>
          </w:hyperlink>
        </w:p>
        <w:p w14:paraId="05059A25" w14:textId="77777777" w:rsidR="00B93E14" w:rsidRDefault="0094492F">
          <w:pPr>
            <w:pStyle w:val="TOC1"/>
            <w:tabs>
              <w:tab w:val="left" w:pos="440"/>
              <w:tab w:val="right" w:leader="dot" w:pos="9621"/>
            </w:tabs>
            <w:rPr>
              <w:rFonts w:eastAsiaTheme="minorEastAsia"/>
              <w:noProof/>
            </w:rPr>
          </w:pPr>
          <w:hyperlink w:anchor="_Toc48491603" w:history="1">
            <w:r w:rsidR="00B93E14" w:rsidRPr="00462A8F">
              <w:rPr>
                <w:rStyle w:val="Hyperlink"/>
                <w:noProof/>
              </w:rPr>
              <w:t>2.</w:t>
            </w:r>
            <w:r w:rsidR="00B93E14">
              <w:rPr>
                <w:rFonts w:eastAsiaTheme="minorEastAsia"/>
                <w:noProof/>
              </w:rPr>
              <w:tab/>
            </w:r>
            <w:r w:rsidR="00B93E14" w:rsidRPr="00462A8F">
              <w:rPr>
                <w:rStyle w:val="Hyperlink"/>
                <w:rFonts w:cstheme="minorHAnsi"/>
                <w:noProof/>
              </w:rPr>
              <w:t>Background</w:t>
            </w:r>
            <w:r w:rsidR="00B93E14">
              <w:rPr>
                <w:noProof/>
                <w:webHidden/>
              </w:rPr>
              <w:tab/>
            </w:r>
            <w:r w:rsidR="00B93E14">
              <w:rPr>
                <w:noProof/>
                <w:webHidden/>
              </w:rPr>
              <w:fldChar w:fldCharType="begin"/>
            </w:r>
            <w:r w:rsidR="00B93E14">
              <w:rPr>
                <w:noProof/>
                <w:webHidden/>
              </w:rPr>
              <w:instrText xml:space="preserve"> PAGEREF _Toc48491603 \h </w:instrText>
            </w:r>
            <w:r w:rsidR="00B93E14">
              <w:rPr>
                <w:noProof/>
                <w:webHidden/>
              </w:rPr>
            </w:r>
            <w:r w:rsidR="00B93E14">
              <w:rPr>
                <w:noProof/>
                <w:webHidden/>
              </w:rPr>
              <w:fldChar w:fldCharType="separate"/>
            </w:r>
            <w:r w:rsidR="004551B1">
              <w:rPr>
                <w:noProof/>
                <w:webHidden/>
              </w:rPr>
              <w:t>7</w:t>
            </w:r>
            <w:r w:rsidR="00B93E14">
              <w:rPr>
                <w:noProof/>
                <w:webHidden/>
              </w:rPr>
              <w:fldChar w:fldCharType="end"/>
            </w:r>
          </w:hyperlink>
        </w:p>
        <w:p w14:paraId="42F735B6" w14:textId="77777777" w:rsidR="00B93E14" w:rsidRDefault="0094492F">
          <w:pPr>
            <w:pStyle w:val="TOC1"/>
            <w:tabs>
              <w:tab w:val="left" w:pos="440"/>
              <w:tab w:val="right" w:leader="dot" w:pos="9621"/>
            </w:tabs>
            <w:rPr>
              <w:rFonts w:eastAsiaTheme="minorEastAsia"/>
              <w:noProof/>
            </w:rPr>
          </w:pPr>
          <w:hyperlink w:anchor="_Toc48491604" w:history="1">
            <w:r w:rsidR="00B93E14" w:rsidRPr="00462A8F">
              <w:rPr>
                <w:rStyle w:val="Hyperlink"/>
                <w:rFonts w:cstheme="minorHAnsi"/>
                <w:noProof/>
              </w:rPr>
              <w:t>3.</w:t>
            </w:r>
            <w:r w:rsidR="00B93E14">
              <w:rPr>
                <w:rFonts w:eastAsiaTheme="minorEastAsia"/>
                <w:noProof/>
              </w:rPr>
              <w:tab/>
            </w:r>
            <w:r w:rsidR="00B93E14" w:rsidRPr="00462A8F">
              <w:rPr>
                <w:rStyle w:val="Hyperlink"/>
                <w:rFonts w:cstheme="minorHAnsi"/>
                <w:noProof/>
              </w:rPr>
              <w:t>SADC Context</w:t>
            </w:r>
            <w:r w:rsidR="00B93E14">
              <w:rPr>
                <w:noProof/>
                <w:webHidden/>
              </w:rPr>
              <w:tab/>
            </w:r>
            <w:r w:rsidR="00B93E14">
              <w:rPr>
                <w:noProof/>
                <w:webHidden/>
              </w:rPr>
              <w:fldChar w:fldCharType="begin"/>
            </w:r>
            <w:r w:rsidR="00B93E14">
              <w:rPr>
                <w:noProof/>
                <w:webHidden/>
              </w:rPr>
              <w:instrText xml:space="preserve"> PAGEREF _Toc48491604 \h </w:instrText>
            </w:r>
            <w:r w:rsidR="00B93E14">
              <w:rPr>
                <w:noProof/>
                <w:webHidden/>
              </w:rPr>
            </w:r>
            <w:r w:rsidR="00B93E14">
              <w:rPr>
                <w:noProof/>
                <w:webHidden/>
              </w:rPr>
              <w:fldChar w:fldCharType="separate"/>
            </w:r>
            <w:r w:rsidR="004551B1">
              <w:rPr>
                <w:noProof/>
                <w:webHidden/>
              </w:rPr>
              <w:t>8</w:t>
            </w:r>
            <w:r w:rsidR="00B93E14">
              <w:rPr>
                <w:noProof/>
                <w:webHidden/>
              </w:rPr>
              <w:fldChar w:fldCharType="end"/>
            </w:r>
          </w:hyperlink>
        </w:p>
        <w:p w14:paraId="20D470C5" w14:textId="77777777" w:rsidR="00B93E14" w:rsidRDefault="0094492F">
          <w:pPr>
            <w:pStyle w:val="TOC1"/>
            <w:tabs>
              <w:tab w:val="left" w:pos="440"/>
              <w:tab w:val="right" w:leader="dot" w:pos="9621"/>
            </w:tabs>
            <w:rPr>
              <w:rFonts w:eastAsiaTheme="minorEastAsia"/>
              <w:noProof/>
            </w:rPr>
          </w:pPr>
          <w:hyperlink w:anchor="_Toc48491605" w:history="1">
            <w:r w:rsidR="00B93E14" w:rsidRPr="00462A8F">
              <w:rPr>
                <w:rStyle w:val="Hyperlink"/>
                <w:rFonts w:cstheme="minorHAnsi"/>
                <w:noProof/>
              </w:rPr>
              <w:t>4.</w:t>
            </w:r>
            <w:r w:rsidR="00B93E14">
              <w:rPr>
                <w:rFonts w:eastAsiaTheme="minorEastAsia"/>
                <w:noProof/>
              </w:rPr>
              <w:tab/>
            </w:r>
            <w:r w:rsidR="00B93E14" w:rsidRPr="00462A8F">
              <w:rPr>
                <w:rStyle w:val="Hyperlink"/>
                <w:rFonts w:cstheme="minorHAnsi"/>
                <w:noProof/>
              </w:rPr>
              <w:t>Purpose and Objectives</w:t>
            </w:r>
            <w:r w:rsidR="00B93E14">
              <w:rPr>
                <w:noProof/>
                <w:webHidden/>
              </w:rPr>
              <w:tab/>
            </w:r>
            <w:r w:rsidR="00B93E14">
              <w:rPr>
                <w:noProof/>
                <w:webHidden/>
              </w:rPr>
              <w:fldChar w:fldCharType="begin"/>
            </w:r>
            <w:r w:rsidR="00B93E14">
              <w:rPr>
                <w:noProof/>
                <w:webHidden/>
              </w:rPr>
              <w:instrText xml:space="preserve"> PAGEREF _Toc48491605 \h </w:instrText>
            </w:r>
            <w:r w:rsidR="00B93E14">
              <w:rPr>
                <w:noProof/>
                <w:webHidden/>
              </w:rPr>
            </w:r>
            <w:r w:rsidR="00B93E14">
              <w:rPr>
                <w:noProof/>
                <w:webHidden/>
              </w:rPr>
              <w:fldChar w:fldCharType="separate"/>
            </w:r>
            <w:r w:rsidR="004551B1">
              <w:rPr>
                <w:noProof/>
                <w:webHidden/>
              </w:rPr>
              <w:t>8</w:t>
            </w:r>
            <w:r w:rsidR="00B93E14">
              <w:rPr>
                <w:noProof/>
                <w:webHidden/>
              </w:rPr>
              <w:fldChar w:fldCharType="end"/>
            </w:r>
          </w:hyperlink>
        </w:p>
        <w:p w14:paraId="10F6ED64" w14:textId="77777777" w:rsidR="00B93E14" w:rsidRDefault="0094492F">
          <w:pPr>
            <w:pStyle w:val="TOC1"/>
            <w:tabs>
              <w:tab w:val="left" w:pos="440"/>
              <w:tab w:val="right" w:leader="dot" w:pos="9621"/>
            </w:tabs>
            <w:rPr>
              <w:rFonts w:eastAsiaTheme="minorEastAsia"/>
              <w:noProof/>
            </w:rPr>
          </w:pPr>
          <w:hyperlink w:anchor="_Toc48491606" w:history="1">
            <w:r w:rsidR="00B93E14" w:rsidRPr="00462A8F">
              <w:rPr>
                <w:rStyle w:val="Hyperlink"/>
                <w:rFonts w:cstheme="minorHAnsi"/>
                <w:noProof/>
              </w:rPr>
              <w:t>5.</w:t>
            </w:r>
            <w:r w:rsidR="00B93E14">
              <w:rPr>
                <w:rFonts w:eastAsiaTheme="minorEastAsia"/>
                <w:noProof/>
              </w:rPr>
              <w:tab/>
            </w:r>
            <w:r w:rsidR="00B93E14" w:rsidRPr="00462A8F">
              <w:rPr>
                <w:rStyle w:val="Hyperlink"/>
                <w:rFonts w:cstheme="minorHAnsi"/>
                <w:noProof/>
              </w:rPr>
              <w:t>Key Recommendations in the Minimum Standards</w:t>
            </w:r>
            <w:r w:rsidR="00B93E14">
              <w:rPr>
                <w:noProof/>
                <w:webHidden/>
              </w:rPr>
              <w:tab/>
            </w:r>
            <w:r w:rsidR="00B93E14">
              <w:rPr>
                <w:noProof/>
                <w:webHidden/>
              </w:rPr>
              <w:fldChar w:fldCharType="begin"/>
            </w:r>
            <w:r w:rsidR="00B93E14">
              <w:rPr>
                <w:noProof/>
                <w:webHidden/>
              </w:rPr>
              <w:instrText xml:space="preserve"> PAGEREF _Toc48491606 \h </w:instrText>
            </w:r>
            <w:r w:rsidR="00B93E14">
              <w:rPr>
                <w:noProof/>
                <w:webHidden/>
              </w:rPr>
            </w:r>
            <w:r w:rsidR="00B93E14">
              <w:rPr>
                <w:noProof/>
                <w:webHidden/>
              </w:rPr>
              <w:fldChar w:fldCharType="separate"/>
            </w:r>
            <w:r w:rsidR="004551B1">
              <w:rPr>
                <w:noProof/>
                <w:webHidden/>
              </w:rPr>
              <w:t>9</w:t>
            </w:r>
            <w:r w:rsidR="00B93E14">
              <w:rPr>
                <w:noProof/>
                <w:webHidden/>
              </w:rPr>
              <w:fldChar w:fldCharType="end"/>
            </w:r>
          </w:hyperlink>
        </w:p>
        <w:p w14:paraId="6BFDD52A" w14:textId="77777777" w:rsidR="00B93E14" w:rsidRDefault="0094492F">
          <w:pPr>
            <w:pStyle w:val="TOC2"/>
            <w:tabs>
              <w:tab w:val="left" w:pos="880"/>
              <w:tab w:val="right" w:leader="dot" w:pos="9621"/>
            </w:tabs>
            <w:rPr>
              <w:rFonts w:eastAsiaTheme="minorEastAsia"/>
              <w:noProof/>
            </w:rPr>
          </w:pPr>
          <w:hyperlink w:anchor="_Toc48491607" w:history="1">
            <w:r w:rsidR="00B93E14" w:rsidRPr="00462A8F">
              <w:rPr>
                <w:rStyle w:val="Hyperlink"/>
                <w:bCs/>
                <w:noProof/>
              </w:rPr>
              <w:t>5.1.</w:t>
            </w:r>
            <w:r w:rsidR="00B93E14">
              <w:rPr>
                <w:rFonts w:eastAsiaTheme="minorEastAsia"/>
                <w:noProof/>
              </w:rPr>
              <w:tab/>
            </w:r>
            <w:r w:rsidR="00B93E14" w:rsidRPr="00462A8F">
              <w:rPr>
                <w:rStyle w:val="Hyperlink"/>
                <w:bCs/>
                <w:noProof/>
              </w:rPr>
              <w:t>Food and Micronutrients</w:t>
            </w:r>
            <w:r w:rsidR="00B93E14">
              <w:rPr>
                <w:noProof/>
                <w:webHidden/>
              </w:rPr>
              <w:tab/>
            </w:r>
            <w:r w:rsidR="00B93E14">
              <w:rPr>
                <w:noProof/>
                <w:webHidden/>
              </w:rPr>
              <w:fldChar w:fldCharType="begin"/>
            </w:r>
            <w:r w:rsidR="00B93E14">
              <w:rPr>
                <w:noProof/>
                <w:webHidden/>
              </w:rPr>
              <w:instrText xml:space="preserve"> PAGEREF _Toc48491607 \h </w:instrText>
            </w:r>
            <w:r w:rsidR="00B93E14">
              <w:rPr>
                <w:noProof/>
                <w:webHidden/>
              </w:rPr>
            </w:r>
            <w:r w:rsidR="00B93E14">
              <w:rPr>
                <w:noProof/>
                <w:webHidden/>
              </w:rPr>
              <w:fldChar w:fldCharType="separate"/>
            </w:r>
            <w:r w:rsidR="004551B1">
              <w:rPr>
                <w:noProof/>
                <w:webHidden/>
              </w:rPr>
              <w:t>9</w:t>
            </w:r>
            <w:r w:rsidR="00B93E14">
              <w:rPr>
                <w:noProof/>
                <w:webHidden/>
              </w:rPr>
              <w:fldChar w:fldCharType="end"/>
            </w:r>
          </w:hyperlink>
        </w:p>
        <w:p w14:paraId="03E7A32C" w14:textId="77777777" w:rsidR="00B93E14" w:rsidRDefault="0094492F">
          <w:pPr>
            <w:pStyle w:val="TOC2"/>
            <w:tabs>
              <w:tab w:val="left" w:pos="880"/>
              <w:tab w:val="right" w:leader="dot" w:pos="9621"/>
            </w:tabs>
            <w:rPr>
              <w:rFonts w:eastAsiaTheme="minorEastAsia"/>
              <w:noProof/>
            </w:rPr>
          </w:pPr>
          <w:hyperlink w:anchor="_Toc48491608" w:history="1">
            <w:r w:rsidR="00B93E14" w:rsidRPr="00462A8F">
              <w:rPr>
                <w:rStyle w:val="Hyperlink"/>
                <w:rFonts w:cstheme="minorHAnsi"/>
                <w:bCs/>
                <w:noProof/>
              </w:rPr>
              <w:t>5.2.</w:t>
            </w:r>
            <w:r w:rsidR="00B93E14">
              <w:rPr>
                <w:rFonts w:eastAsiaTheme="minorEastAsia"/>
                <w:noProof/>
              </w:rPr>
              <w:tab/>
            </w:r>
            <w:r w:rsidR="00B93E14" w:rsidRPr="00462A8F">
              <w:rPr>
                <w:rStyle w:val="Hyperlink"/>
                <w:rFonts w:cstheme="minorHAnsi"/>
                <w:bCs/>
                <w:noProof/>
              </w:rPr>
              <w:t>Fortificants</w:t>
            </w:r>
            <w:r w:rsidR="00B93E14">
              <w:rPr>
                <w:noProof/>
                <w:webHidden/>
              </w:rPr>
              <w:tab/>
            </w:r>
            <w:r w:rsidR="00B93E14">
              <w:rPr>
                <w:noProof/>
                <w:webHidden/>
              </w:rPr>
              <w:fldChar w:fldCharType="begin"/>
            </w:r>
            <w:r w:rsidR="00B93E14">
              <w:rPr>
                <w:noProof/>
                <w:webHidden/>
              </w:rPr>
              <w:instrText xml:space="preserve"> PAGEREF _Toc48491608 \h </w:instrText>
            </w:r>
            <w:r w:rsidR="00B93E14">
              <w:rPr>
                <w:noProof/>
                <w:webHidden/>
              </w:rPr>
            </w:r>
            <w:r w:rsidR="00B93E14">
              <w:rPr>
                <w:noProof/>
                <w:webHidden/>
              </w:rPr>
              <w:fldChar w:fldCharType="separate"/>
            </w:r>
            <w:r w:rsidR="004551B1">
              <w:rPr>
                <w:noProof/>
                <w:webHidden/>
              </w:rPr>
              <w:t>9</w:t>
            </w:r>
            <w:r w:rsidR="00B93E14">
              <w:rPr>
                <w:noProof/>
                <w:webHidden/>
              </w:rPr>
              <w:fldChar w:fldCharType="end"/>
            </w:r>
          </w:hyperlink>
        </w:p>
        <w:p w14:paraId="686B8CA6" w14:textId="77777777" w:rsidR="00B93E14" w:rsidRDefault="0094492F">
          <w:pPr>
            <w:pStyle w:val="TOC2"/>
            <w:tabs>
              <w:tab w:val="left" w:pos="880"/>
              <w:tab w:val="right" w:leader="dot" w:pos="9621"/>
            </w:tabs>
            <w:rPr>
              <w:rFonts w:eastAsiaTheme="minorEastAsia"/>
              <w:noProof/>
            </w:rPr>
          </w:pPr>
          <w:hyperlink w:anchor="_Toc48491609" w:history="1">
            <w:r w:rsidR="00B93E14" w:rsidRPr="00462A8F">
              <w:rPr>
                <w:rStyle w:val="Hyperlink"/>
                <w:rFonts w:cstheme="minorHAnsi"/>
                <w:bCs/>
                <w:noProof/>
              </w:rPr>
              <w:t>5.3.</w:t>
            </w:r>
            <w:r w:rsidR="00B93E14">
              <w:rPr>
                <w:rFonts w:eastAsiaTheme="minorEastAsia"/>
                <w:noProof/>
              </w:rPr>
              <w:tab/>
            </w:r>
            <w:r w:rsidR="00B93E14" w:rsidRPr="00462A8F">
              <w:rPr>
                <w:rStyle w:val="Hyperlink"/>
                <w:rFonts w:cstheme="minorHAnsi"/>
                <w:bCs/>
                <w:noProof/>
              </w:rPr>
              <w:t>Amendments of Minimum Standards</w:t>
            </w:r>
            <w:r w:rsidR="00B93E14">
              <w:rPr>
                <w:noProof/>
                <w:webHidden/>
              </w:rPr>
              <w:tab/>
            </w:r>
            <w:r w:rsidR="00B93E14">
              <w:rPr>
                <w:noProof/>
                <w:webHidden/>
              </w:rPr>
              <w:fldChar w:fldCharType="begin"/>
            </w:r>
            <w:r w:rsidR="00B93E14">
              <w:rPr>
                <w:noProof/>
                <w:webHidden/>
              </w:rPr>
              <w:instrText xml:space="preserve"> PAGEREF _Toc48491609 \h </w:instrText>
            </w:r>
            <w:r w:rsidR="00B93E14">
              <w:rPr>
                <w:noProof/>
                <w:webHidden/>
              </w:rPr>
            </w:r>
            <w:r w:rsidR="00B93E14">
              <w:rPr>
                <w:noProof/>
                <w:webHidden/>
              </w:rPr>
              <w:fldChar w:fldCharType="separate"/>
            </w:r>
            <w:r w:rsidR="004551B1">
              <w:rPr>
                <w:noProof/>
                <w:webHidden/>
              </w:rPr>
              <w:t>9</w:t>
            </w:r>
            <w:r w:rsidR="00B93E14">
              <w:rPr>
                <w:noProof/>
                <w:webHidden/>
              </w:rPr>
              <w:fldChar w:fldCharType="end"/>
            </w:r>
          </w:hyperlink>
        </w:p>
        <w:p w14:paraId="00FFA8F4" w14:textId="77777777" w:rsidR="00B93E14" w:rsidRDefault="0094492F">
          <w:pPr>
            <w:pStyle w:val="TOC2"/>
            <w:tabs>
              <w:tab w:val="left" w:pos="880"/>
              <w:tab w:val="right" w:leader="dot" w:pos="9621"/>
            </w:tabs>
            <w:rPr>
              <w:rFonts w:eastAsiaTheme="minorEastAsia"/>
              <w:noProof/>
            </w:rPr>
          </w:pPr>
          <w:hyperlink w:anchor="_Toc48491610" w:history="1">
            <w:r w:rsidR="00B93E14" w:rsidRPr="00462A8F">
              <w:rPr>
                <w:rStyle w:val="Hyperlink"/>
                <w:rFonts w:cstheme="minorHAnsi"/>
                <w:bCs/>
                <w:noProof/>
              </w:rPr>
              <w:t>5.4.</w:t>
            </w:r>
            <w:r w:rsidR="00B93E14">
              <w:rPr>
                <w:rFonts w:eastAsiaTheme="minorEastAsia"/>
                <w:noProof/>
              </w:rPr>
              <w:tab/>
            </w:r>
            <w:r w:rsidR="00B93E14" w:rsidRPr="00462A8F">
              <w:rPr>
                <w:rStyle w:val="Hyperlink"/>
                <w:rFonts w:cstheme="minorHAnsi"/>
                <w:bCs/>
                <w:noProof/>
              </w:rPr>
              <w:t>Quality Assurance, Monitoring and Enforcement Activities</w:t>
            </w:r>
            <w:r w:rsidR="00B93E14">
              <w:rPr>
                <w:noProof/>
                <w:webHidden/>
              </w:rPr>
              <w:tab/>
            </w:r>
            <w:r w:rsidR="00B93E14">
              <w:rPr>
                <w:noProof/>
                <w:webHidden/>
              </w:rPr>
              <w:fldChar w:fldCharType="begin"/>
            </w:r>
            <w:r w:rsidR="00B93E14">
              <w:rPr>
                <w:noProof/>
                <w:webHidden/>
              </w:rPr>
              <w:instrText xml:space="preserve"> PAGEREF _Toc48491610 \h </w:instrText>
            </w:r>
            <w:r w:rsidR="00B93E14">
              <w:rPr>
                <w:noProof/>
                <w:webHidden/>
              </w:rPr>
            </w:r>
            <w:r w:rsidR="00B93E14">
              <w:rPr>
                <w:noProof/>
                <w:webHidden/>
              </w:rPr>
              <w:fldChar w:fldCharType="separate"/>
            </w:r>
            <w:r w:rsidR="004551B1">
              <w:rPr>
                <w:noProof/>
                <w:webHidden/>
              </w:rPr>
              <w:t>10</w:t>
            </w:r>
            <w:r w:rsidR="00B93E14">
              <w:rPr>
                <w:noProof/>
                <w:webHidden/>
              </w:rPr>
              <w:fldChar w:fldCharType="end"/>
            </w:r>
          </w:hyperlink>
        </w:p>
        <w:p w14:paraId="6B015AA6" w14:textId="77777777" w:rsidR="00B93E14" w:rsidRDefault="0094492F">
          <w:pPr>
            <w:pStyle w:val="TOC2"/>
            <w:tabs>
              <w:tab w:val="left" w:pos="880"/>
              <w:tab w:val="right" w:leader="dot" w:pos="9621"/>
            </w:tabs>
            <w:rPr>
              <w:rFonts w:eastAsiaTheme="minorEastAsia"/>
              <w:noProof/>
            </w:rPr>
          </w:pPr>
          <w:hyperlink w:anchor="_Toc48491611" w:history="1">
            <w:r w:rsidR="00B93E14" w:rsidRPr="00462A8F">
              <w:rPr>
                <w:rStyle w:val="Hyperlink"/>
                <w:rFonts w:cstheme="minorHAnsi"/>
                <w:bCs/>
                <w:noProof/>
              </w:rPr>
              <w:t>5.5.</w:t>
            </w:r>
            <w:r w:rsidR="00B93E14">
              <w:rPr>
                <w:rFonts w:eastAsiaTheme="minorEastAsia"/>
                <w:noProof/>
              </w:rPr>
              <w:tab/>
            </w:r>
            <w:r w:rsidR="00B93E14" w:rsidRPr="00462A8F">
              <w:rPr>
                <w:rStyle w:val="Hyperlink"/>
                <w:rFonts w:cstheme="minorHAnsi"/>
                <w:bCs/>
                <w:noProof/>
              </w:rPr>
              <w:t>Labelling and packaging</w:t>
            </w:r>
            <w:r w:rsidR="00B93E14">
              <w:rPr>
                <w:noProof/>
                <w:webHidden/>
              </w:rPr>
              <w:tab/>
            </w:r>
            <w:r w:rsidR="00B93E14">
              <w:rPr>
                <w:noProof/>
                <w:webHidden/>
              </w:rPr>
              <w:fldChar w:fldCharType="begin"/>
            </w:r>
            <w:r w:rsidR="00B93E14">
              <w:rPr>
                <w:noProof/>
                <w:webHidden/>
              </w:rPr>
              <w:instrText xml:space="preserve"> PAGEREF _Toc48491611 \h </w:instrText>
            </w:r>
            <w:r w:rsidR="00B93E14">
              <w:rPr>
                <w:noProof/>
                <w:webHidden/>
              </w:rPr>
            </w:r>
            <w:r w:rsidR="00B93E14">
              <w:rPr>
                <w:noProof/>
                <w:webHidden/>
              </w:rPr>
              <w:fldChar w:fldCharType="separate"/>
            </w:r>
            <w:r w:rsidR="004551B1">
              <w:rPr>
                <w:noProof/>
                <w:webHidden/>
              </w:rPr>
              <w:t>10</w:t>
            </w:r>
            <w:r w:rsidR="00B93E14">
              <w:rPr>
                <w:noProof/>
                <w:webHidden/>
              </w:rPr>
              <w:fldChar w:fldCharType="end"/>
            </w:r>
          </w:hyperlink>
        </w:p>
        <w:p w14:paraId="2DFF937C" w14:textId="77777777" w:rsidR="00B93E14" w:rsidRDefault="0094492F">
          <w:pPr>
            <w:pStyle w:val="TOC2"/>
            <w:tabs>
              <w:tab w:val="left" w:pos="880"/>
              <w:tab w:val="right" w:leader="dot" w:pos="9621"/>
            </w:tabs>
            <w:rPr>
              <w:rFonts w:eastAsiaTheme="minorEastAsia"/>
              <w:noProof/>
            </w:rPr>
          </w:pPr>
          <w:hyperlink w:anchor="_Toc48491612" w:history="1">
            <w:r w:rsidR="00B93E14" w:rsidRPr="00462A8F">
              <w:rPr>
                <w:rStyle w:val="Hyperlink"/>
                <w:rFonts w:cstheme="minorHAnsi"/>
                <w:bCs/>
                <w:noProof/>
              </w:rPr>
              <w:t>5.6.</w:t>
            </w:r>
            <w:r w:rsidR="00B93E14">
              <w:rPr>
                <w:rFonts w:eastAsiaTheme="minorEastAsia"/>
                <w:noProof/>
              </w:rPr>
              <w:tab/>
            </w:r>
            <w:r w:rsidR="00B93E14" w:rsidRPr="00462A8F">
              <w:rPr>
                <w:rStyle w:val="Hyperlink"/>
                <w:rFonts w:cstheme="minorHAnsi"/>
                <w:bCs/>
                <w:noProof/>
              </w:rPr>
              <w:t>Use of the Fortification Logo</w:t>
            </w:r>
            <w:r w:rsidR="00B93E14">
              <w:rPr>
                <w:noProof/>
                <w:webHidden/>
              </w:rPr>
              <w:tab/>
            </w:r>
            <w:r w:rsidR="00B93E14">
              <w:rPr>
                <w:noProof/>
                <w:webHidden/>
              </w:rPr>
              <w:fldChar w:fldCharType="begin"/>
            </w:r>
            <w:r w:rsidR="00B93E14">
              <w:rPr>
                <w:noProof/>
                <w:webHidden/>
              </w:rPr>
              <w:instrText xml:space="preserve"> PAGEREF _Toc48491612 \h </w:instrText>
            </w:r>
            <w:r w:rsidR="00B93E14">
              <w:rPr>
                <w:noProof/>
                <w:webHidden/>
              </w:rPr>
            </w:r>
            <w:r w:rsidR="00B93E14">
              <w:rPr>
                <w:noProof/>
                <w:webHidden/>
              </w:rPr>
              <w:fldChar w:fldCharType="separate"/>
            </w:r>
            <w:r w:rsidR="004551B1">
              <w:rPr>
                <w:noProof/>
                <w:webHidden/>
              </w:rPr>
              <w:t>10</w:t>
            </w:r>
            <w:r w:rsidR="00B93E14">
              <w:rPr>
                <w:noProof/>
                <w:webHidden/>
              </w:rPr>
              <w:fldChar w:fldCharType="end"/>
            </w:r>
          </w:hyperlink>
        </w:p>
        <w:p w14:paraId="40C9C0C2" w14:textId="42619E10" w:rsidR="00B93E14" w:rsidRDefault="0094492F">
          <w:pPr>
            <w:pStyle w:val="TOC1"/>
            <w:tabs>
              <w:tab w:val="left" w:pos="440"/>
              <w:tab w:val="right" w:leader="dot" w:pos="9621"/>
            </w:tabs>
            <w:rPr>
              <w:rFonts w:eastAsiaTheme="minorEastAsia"/>
              <w:noProof/>
            </w:rPr>
          </w:pPr>
          <w:hyperlink w:anchor="_Toc48491613" w:history="1">
            <w:r w:rsidR="001510F2" w:rsidRPr="00462A8F">
              <w:rPr>
                <w:rStyle w:val="Hyperlink"/>
                <w:rFonts w:cstheme="minorHAnsi"/>
                <w:noProof/>
              </w:rPr>
              <w:t>6.</w:t>
            </w:r>
            <w:r w:rsidR="001510F2">
              <w:rPr>
                <w:rFonts w:eastAsiaTheme="minorEastAsia"/>
                <w:noProof/>
              </w:rPr>
              <w:tab/>
            </w:r>
            <w:r w:rsidR="001510F2" w:rsidRPr="00462A8F">
              <w:rPr>
                <w:rStyle w:val="Hyperlink"/>
                <w:rFonts w:cstheme="minorHAnsi"/>
                <w:noProof/>
              </w:rPr>
              <w:t>Minimum Standards Requirements for fortified foods and premixes</w:t>
            </w:r>
            <w:r w:rsidR="001510F2">
              <w:rPr>
                <w:noProof/>
                <w:webHidden/>
              </w:rPr>
              <w:tab/>
            </w:r>
            <w:r w:rsidR="001510F2">
              <w:rPr>
                <w:noProof/>
                <w:webHidden/>
              </w:rPr>
              <w:fldChar w:fldCharType="begin"/>
            </w:r>
            <w:r w:rsidR="001510F2">
              <w:rPr>
                <w:noProof/>
                <w:webHidden/>
              </w:rPr>
              <w:instrText xml:space="preserve"> PAGEREF _Toc48491613 \h </w:instrText>
            </w:r>
            <w:r w:rsidR="001510F2">
              <w:rPr>
                <w:noProof/>
                <w:webHidden/>
              </w:rPr>
            </w:r>
            <w:r w:rsidR="001510F2">
              <w:rPr>
                <w:noProof/>
                <w:webHidden/>
              </w:rPr>
              <w:fldChar w:fldCharType="separate"/>
            </w:r>
            <w:r w:rsidR="001510F2">
              <w:rPr>
                <w:noProof/>
                <w:webHidden/>
              </w:rPr>
              <w:t>1</w:t>
            </w:r>
            <w:r w:rsidR="001510F2">
              <w:rPr>
                <w:noProof/>
                <w:webHidden/>
              </w:rPr>
              <w:fldChar w:fldCharType="end"/>
            </w:r>
          </w:hyperlink>
          <w:r w:rsidR="001510F2">
            <w:rPr>
              <w:noProof/>
            </w:rPr>
            <w:t>1</w:t>
          </w:r>
        </w:p>
        <w:p w14:paraId="16F49B9C" w14:textId="35F9ACC5" w:rsidR="00B93E14" w:rsidRDefault="0094492F">
          <w:pPr>
            <w:pStyle w:val="TOC2"/>
            <w:tabs>
              <w:tab w:val="left" w:pos="880"/>
              <w:tab w:val="right" w:leader="dot" w:pos="9621"/>
            </w:tabs>
            <w:rPr>
              <w:rFonts w:eastAsiaTheme="minorEastAsia"/>
              <w:noProof/>
            </w:rPr>
          </w:pPr>
          <w:hyperlink w:anchor="_Toc48491614" w:history="1">
            <w:r w:rsidR="001510F2" w:rsidRPr="00462A8F">
              <w:rPr>
                <w:rStyle w:val="Hyperlink"/>
                <w:rFonts w:cstheme="minorHAnsi"/>
                <w:noProof/>
              </w:rPr>
              <w:t>6.1.</w:t>
            </w:r>
            <w:r w:rsidR="001510F2">
              <w:rPr>
                <w:rFonts w:eastAsiaTheme="minorEastAsia"/>
                <w:noProof/>
              </w:rPr>
              <w:tab/>
            </w:r>
            <w:r w:rsidR="001510F2" w:rsidRPr="00462A8F">
              <w:rPr>
                <w:rStyle w:val="Hyperlink"/>
                <w:rFonts w:cstheme="minorHAnsi"/>
                <w:noProof/>
              </w:rPr>
              <w:t>Determination of micronutrient fortification levels</w:t>
            </w:r>
            <w:r w:rsidR="001510F2">
              <w:rPr>
                <w:noProof/>
                <w:webHidden/>
              </w:rPr>
              <w:tab/>
            </w:r>
            <w:r w:rsidR="001510F2">
              <w:rPr>
                <w:noProof/>
                <w:webHidden/>
              </w:rPr>
              <w:fldChar w:fldCharType="begin"/>
            </w:r>
            <w:r w:rsidR="001510F2">
              <w:rPr>
                <w:noProof/>
                <w:webHidden/>
              </w:rPr>
              <w:instrText xml:space="preserve"> PAGEREF _Toc48491614 \h </w:instrText>
            </w:r>
            <w:r w:rsidR="001510F2">
              <w:rPr>
                <w:noProof/>
                <w:webHidden/>
              </w:rPr>
            </w:r>
            <w:r w:rsidR="001510F2">
              <w:rPr>
                <w:noProof/>
                <w:webHidden/>
              </w:rPr>
              <w:fldChar w:fldCharType="separate"/>
            </w:r>
            <w:r w:rsidR="001510F2">
              <w:rPr>
                <w:noProof/>
                <w:webHidden/>
              </w:rPr>
              <w:t>1</w:t>
            </w:r>
            <w:r w:rsidR="001510F2">
              <w:rPr>
                <w:noProof/>
                <w:webHidden/>
              </w:rPr>
              <w:fldChar w:fldCharType="end"/>
            </w:r>
          </w:hyperlink>
          <w:r w:rsidR="001510F2">
            <w:rPr>
              <w:noProof/>
            </w:rPr>
            <w:t>1</w:t>
          </w:r>
        </w:p>
        <w:p w14:paraId="41026DF0" w14:textId="4665DD0E" w:rsidR="00B93E14" w:rsidRDefault="0094492F">
          <w:pPr>
            <w:pStyle w:val="TOC2"/>
            <w:tabs>
              <w:tab w:val="left" w:pos="880"/>
              <w:tab w:val="right" w:leader="dot" w:pos="9621"/>
            </w:tabs>
            <w:rPr>
              <w:rFonts w:eastAsiaTheme="minorEastAsia"/>
              <w:noProof/>
            </w:rPr>
          </w:pPr>
          <w:hyperlink w:anchor="_Toc48491615" w:history="1">
            <w:r w:rsidR="001510F2" w:rsidRPr="00462A8F">
              <w:rPr>
                <w:rStyle w:val="Hyperlink"/>
                <w:rFonts w:cstheme="minorHAnsi"/>
                <w:noProof/>
              </w:rPr>
              <w:t>6.2.</w:t>
            </w:r>
            <w:r w:rsidR="001510F2">
              <w:rPr>
                <w:rFonts w:eastAsiaTheme="minorEastAsia"/>
                <w:noProof/>
              </w:rPr>
              <w:tab/>
            </w:r>
            <w:r w:rsidR="001510F2" w:rsidRPr="00462A8F">
              <w:rPr>
                <w:rStyle w:val="Hyperlink"/>
                <w:rFonts w:cstheme="minorHAnsi"/>
                <w:noProof/>
              </w:rPr>
              <w:t>Target Micronutrients Addition proposed for the SADC Minimum Standards</w:t>
            </w:r>
            <w:r w:rsidR="001510F2">
              <w:rPr>
                <w:noProof/>
                <w:webHidden/>
              </w:rPr>
              <w:tab/>
            </w:r>
            <w:r w:rsidR="001510F2">
              <w:rPr>
                <w:noProof/>
                <w:webHidden/>
              </w:rPr>
              <w:fldChar w:fldCharType="begin"/>
            </w:r>
            <w:r w:rsidR="001510F2">
              <w:rPr>
                <w:noProof/>
                <w:webHidden/>
              </w:rPr>
              <w:instrText xml:space="preserve"> PAGEREF _Toc48491615 \h </w:instrText>
            </w:r>
            <w:r w:rsidR="001510F2">
              <w:rPr>
                <w:noProof/>
                <w:webHidden/>
              </w:rPr>
            </w:r>
            <w:r w:rsidR="001510F2">
              <w:rPr>
                <w:noProof/>
                <w:webHidden/>
              </w:rPr>
              <w:fldChar w:fldCharType="separate"/>
            </w:r>
            <w:r w:rsidR="001510F2">
              <w:rPr>
                <w:noProof/>
                <w:webHidden/>
              </w:rPr>
              <w:t>1</w:t>
            </w:r>
            <w:r w:rsidR="001510F2">
              <w:rPr>
                <w:noProof/>
                <w:webHidden/>
              </w:rPr>
              <w:fldChar w:fldCharType="end"/>
            </w:r>
          </w:hyperlink>
          <w:r w:rsidR="001510F2">
            <w:rPr>
              <w:noProof/>
            </w:rPr>
            <w:t>2</w:t>
          </w:r>
        </w:p>
        <w:p w14:paraId="62DD03F7" w14:textId="77777777" w:rsidR="00B93E14" w:rsidRDefault="0094492F">
          <w:pPr>
            <w:pStyle w:val="TOC2"/>
            <w:tabs>
              <w:tab w:val="left" w:pos="880"/>
              <w:tab w:val="right" w:leader="dot" w:pos="9621"/>
            </w:tabs>
            <w:rPr>
              <w:rFonts w:eastAsiaTheme="minorEastAsia"/>
              <w:noProof/>
            </w:rPr>
          </w:pPr>
          <w:hyperlink w:anchor="_Toc48491617" w:history="1">
            <w:r w:rsidR="00B93E14" w:rsidRPr="00462A8F">
              <w:rPr>
                <w:rStyle w:val="Hyperlink"/>
                <w:rFonts w:cstheme="minorHAnsi"/>
                <w:noProof/>
              </w:rPr>
              <w:t>6.3.</w:t>
            </w:r>
            <w:r w:rsidR="00B93E14">
              <w:rPr>
                <w:rFonts w:eastAsiaTheme="minorEastAsia"/>
                <w:noProof/>
              </w:rPr>
              <w:tab/>
            </w:r>
            <w:r w:rsidR="00B93E14" w:rsidRPr="00462A8F">
              <w:rPr>
                <w:rStyle w:val="Hyperlink"/>
                <w:rFonts w:cstheme="minorHAnsi"/>
                <w:noProof/>
              </w:rPr>
              <w:t>Expected Contribution of Fortified Foods to the Micronutrients Intake</w:t>
            </w:r>
            <w:r w:rsidR="00B93E14">
              <w:rPr>
                <w:noProof/>
                <w:webHidden/>
              </w:rPr>
              <w:tab/>
            </w:r>
            <w:r w:rsidR="00B93E14">
              <w:rPr>
                <w:noProof/>
                <w:webHidden/>
              </w:rPr>
              <w:fldChar w:fldCharType="begin"/>
            </w:r>
            <w:r w:rsidR="00B93E14">
              <w:rPr>
                <w:noProof/>
                <w:webHidden/>
              </w:rPr>
              <w:instrText xml:space="preserve"> PAGEREF _Toc48491617 \h </w:instrText>
            </w:r>
            <w:r w:rsidR="00B93E14">
              <w:rPr>
                <w:noProof/>
                <w:webHidden/>
              </w:rPr>
            </w:r>
            <w:r w:rsidR="00B93E14">
              <w:rPr>
                <w:noProof/>
                <w:webHidden/>
              </w:rPr>
              <w:fldChar w:fldCharType="separate"/>
            </w:r>
            <w:r w:rsidR="004551B1">
              <w:rPr>
                <w:noProof/>
                <w:webHidden/>
              </w:rPr>
              <w:t>15</w:t>
            </w:r>
            <w:r w:rsidR="00B93E14">
              <w:rPr>
                <w:noProof/>
                <w:webHidden/>
              </w:rPr>
              <w:fldChar w:fldCharType="end"/>
            </w:r>
          </w:hyperlink>
        </w:p>
        <w:p w14:paraId="53EDF88A" w14:textId="036EB321" w:rsidR="00B93E14" w:rsidRDefault="0094492F">
          <w:pPr>
            <w:pStyle w:val="TOC2"/>
            <w:tabs>
              <w:tab w:val="left" w:pos="880"/>
              <w:tab w:val="right" w:leader="dot" w:pos="9621"/>
            </w:tabs>
            <w:rPr>
              <w:noProof/>
            </w:rPr>
          </w:pPr>
          <w:hyperlink w:anchor="_Toc48491618" w:history="1">
            <w:r w:rsidR="000247B3" w:rsidRPr="00462A8F">
              <w:rPr>
                <w:rStyle w:val="Hyperlink"/>
                <w:rFonts w:cstheme="minorHAnsi"/>
                <w:noProof/>
              </w:rPr>
              <w:t>6.4.</w:t>
            </w:r>
            <w:r w:rsidR="000247B3">
              <w:rPr>
                <w:rFonts w:eastAsiaTheme="minorEastAsia"/>
                <w:noProof/>
              </w:rPr>
              <w:tab/>
            </w:r>
            <w:r w:rsidR="000247B3" w:rsidRPr="00462A8F">
              <w:rPr>
                <w:rStyle w:val="Hyperlink"/>
                <w:rFonts w:cstheme="minorHAnsi"/>
                <w:noProof/>
              </w:rPr>
              <w:t>Premix Specifications</w:t>
            </w:r>
            <w:r w:rsidR="000247B3">
              <w:rPr>
                <w:noProof/>
                <w:webHidden/>
              </w:rPr>
              <w:tab/>
            </w:r>
            <w:r w:rsidR="000247B3">
              <w:rPr>
                <w:noProof/>
                <w:webHidden/>
              </w:rPr>
              <w:fldChar w:fldCharType="begin"/>
            </w:r>
            <w:r w:rsidR="000247B3">
              <w:rPr>
                <w:noProof/>
                <w:webHidden/>
              </w:rPr>
              <w:instrText xml:space="preserve"> PAGEREF _Toc48491618 \h </w:instrText>
            </w:r>
            <w:r w:rsidR="000247B3">
              <w:rPr>
                <w:noProof/>
                <w:webHidden/>
              </w:rPr>
            </w:r>
            <w:r w:rsidR="000247B3">
              <w:rPr>
                <w:noProof/>
                <w:webHidden/>
              </w:rPr>
              <w:fldChar w:fldCharType="separate"/>
            </w:r>
            <w:r w:rsidR="000247B3">
              <w:rPr>
                <w:noProof/>
                <w:webHidden/>
              </w:rPr>
              <w:t>1</w:t>
            </w:r>
            <w:r w:rsidR="000247B3">
              <w:rPr>
                <w:noProof/>
                <w:webHidden/>
              </w:rPr>
              <w:fldChar w:fldCharType="end"/>
            </w:r>
          </w:hyperlink>
          <w:r w:rsidR="000247B3">
            <w:rPr>
              <w:noProof/>
            </w:rPr>
            <w:t>7</w:t>
          </w:r>
        </w:p>
        <w:p w14:paraId="0A9DF0CE" w14:textId="64FD27FD" w:rsidR="00B547A6" w:rsidRPr="00314770" w:rsidRDefault="00B547A6" w:rsidP="00314770">
          <w:pPr>
            <w:rPr>
              <w:rFonts w:asciiTheme="minorHAnsi" w:eastAsiaTheme="minorEastAsia" w:hAnsiTheme="minorHAnsi" w:cstheme="minorHAnsi"/>
            </w:rPr>
          </w:pPr>
          <w:r w:rsidRPr="00314770">
            <w:rPr>
              <w:rFonts w:asciiTheme="minorHAnsi" w:eastAsiaTheme="minorEastAsia" w:hAnsiTheme="minorHAnsi" w:cstheme="minorHAnsi"/>
            </w:rPr>
            <w:t>7</w:t>
          </w:r>
          <w:r>
            <w:rPr>
              <w:rFonts w:eastAsiaTheme="minorEastAsia"/>
            </w:rPr>
            <w:t>.</w:t>
          </w:r>
          <w:r w:rsidRPr="00314770">
            <w:rPr>
              <w:rFonts w:asciiTheme="minorHAnsi" w:eastAsiaTheme="minorEastAsia" w:hAnsiTheme="minorHAnsi" w:cstheme="minorHAnsi"/>
            </w:rPr>
            <w:t xml:space="preserve"> Implementation</w:t>
          </w:r>
          <w:r w:rsidR="00314770" w:rsidRPr="00314770">
            <w:rPr>
              <w:rFonts w:asciiTheme="minorHAnsi" w:eastAsiaTheme="minorEastAsia" w:hAnsiTheme="minorHAnsi" w:cstheme="minorHAnsi"/>
            </w:rPr>
            <w:t>…………………………………………………………………………………</w:t>
          </w:r>
          <w:r w:rsidR="00314770">
            <w:rPr>
              <w:rFonts w:asciiTheme="minorHAnsi" w:eastAsiaTheme="minorEastAsia" w:hAnsiTheme="minorHAnsi" w:cstheme="minorHAnsi"/>
            </w:rPr>
            <w:t>…………………………………..</w:t>
          </w:r>
          <w:r w:rsidR="00314770" w:rsidRPr="00314770">
            <w:rPr>
              <w:rFonts w:asciiTheme="minorHAnsi" w:eastAsiaTheme="minorEastAsia" w:hAnsiTheme="minorHAnsi" w:cstheme="minorHAnsi"/>
            </w:rPr>
            <w:t xml:space="preserve">  19</w:t>
          </w:r>
        </w:p>
        <w:p w14:paraId="6B64AFDB" w14:textId="48DAA918" w:rsidR="00B93E14" w:rsidRDefault="0094492F">
          <w:pPr>
            <w:pStyle w:val="TOC1"/>
            <w:tabs>
              <w:tab w:val="left" w:pos="440"/>
              <w:tab w:val="right" w:leader="dot" w:pos="9621"/>
            </w:tabs>
            <w:rPr>
              <w:rFonts w:eastAsiaTheme="minorEastAsia"/>
              <w:noProof/>
            </w:rPr>
          </w:pPr>
          <w:hyperlink w:anchor="_Toc48491619" w:history="1">
            <w:r w:rsidR="00B547A6">
              <w:rPr>
                <w:rStyle w:val="Hyperlink"/>
                <w:rFonts w:cstheme="minorHAnsi"/>
                <w:noProof/>
              </w:rPr>
              <w:t>8</w:t>
            </w:r>
            <w:r w:rsidR="000247B3" w:rsidRPr="00462A8F">
              <w:rPr>
                <w:rStyle w:val="Hyperlink"/>
                <w:rFonts w:cstheme="minorHAnsi"/>
                <w:noProof/>
              </w:rPr>
              <w:t>.</w:t>
            </w:r>
            <w:r w:rsidR="000247B3">
              <w:rPr>
                <w:rFonts w:eastAsiaTheme="minorEastAsia"/>
                <w:noProof/>
              </w:rPr>
              <w:tab/>
            </w:r>
            <w:r w:rsidR="000247B3" w:rsidRPr="00462A8F">
              <w:rPr>
                <w:rStyle w:val="Hyperlink"/>
                <w:rFonts w:cstheme="minorHAnsi"/>
                <w:noProof/>
              </w:rPr>
              <w:t>Appendices</w:t>
            </w:r>
            <w:r w:rsidR="000247B3">
              <w:rPr>
                <w:noProof/>
                <w:webHidden/>
              </w:rPr>
              <w:tab/>
            </w:r>
          </w:hyperlink>
          <w:r w:rsidR="000247B3">
            <w:rPr>
              <w:noProof/>
            </w:rPr>
            <w:t>20</w:t>
          </w:r>
        </w:p>
        <w:p w14:paraId="129017AC" w14:textId="29349E11" w:rsidR="004D52FF" w:rsidRPr="009B5C01" w:rsidRDefault="004D52FF">
          <w:r w:rsidRPr="009B5C01">
            <w:rPr>
              <w:b/>
              <w:bCs/>
              <w:noProof/>
            </w:rPr>
            <w:fldChar w:fldCharType="end"/>
          </w:r>
        </w:p>
      </w:sdtContent>
    </w:sdt>
    <w:p w14:paraId="1EC54C0C" w14:textId="77777777" w:rsidR="00127373" w:rsidRPr="009B5C01" w:rsidRDefault="00127373" w:rsidP="00DB4C3F">
      <w:pPr>
        <w:rPr>
          <w:rFonts w:cstheme="minorHAnsi"/>
        </w:rPr>
      </w:pPr>
    </w:p>
    <w:p w14:paraId="75AA2353" w14:textId="77777777" w:rsidR="001510F2" w:rsidRDefault="001510F2" w:rsidP="00DB4C3F">
      <w:pPr>
        <w:rPr>
          <w:rFonts w:cstheme="minorHAnsi"/>
        </w:rPr>
      </w:pPr>
    </w:p>
    <w:p w14:paraId="0A74CAB3" w14:textId="77777777" w:rsidR="001510F2" w:rsidRPr="009B5C01" w:rsidRDefault="001510F2" w:rsidP="00DB4C3F">
      <w:pPr>
        <w:rPr>
          <w:rFonts w:cstheme="minorHAnsi"/>
        </w:rPr>
      </w:pPr>
    </w:p>
    <w:p w14:paraId="1C3B9352" w14:textId="77777777" w:rsidR="00127373" w:rsidRPr="009B5C01" w:rsidRDefault="00127373" w:rsidP="00DB4C3F">
      <w:pPr>
        <w:rPr>
          <w:rFonts w:cstheme="minorHAnsi"/>
        </w:rPr>
      </w:pPr>
    </w:p>
    <w:p w14:paraId="348F80AA" w14:textId="77777777" w:rsidR="00127373" w:rsidRPr="009B5C01" w:rsidRDefault="00127373" w:rsidP="00DB4C3F">
      <w:pPr>
        <w:rPr>
          <w:rFonts w:cstheme="minorHAnsi"/>
        </w:rPr>
      </w:pPr>
    </w:p>
    <w:p w14:paraId="1FEA8E6C" w14:textId="77777777" w:rsidR="002709DA" w:rsidRPr="009B5C01" w:rsidRDefault="002709DA" w:rsidP="00DB4C3F">
      <w:pPr>
        <w:rPr>
          <w:rFonts w:cstheme="minorHAnsi"/>
        </w:rPr>
      </w:pPr>
    </w:p>
    <w:p w14:paraId="046694BD" w14:textId="77777777" w:rsidR="002709DA" w:rsidRPr="009B5C01" w:rsidRDefault="002709DA" w:rsidP="00DB4C3F">
      <w:pPr>
        <w:rPr>
          <w:rFonts w:cstheme="minorHAnsi"/>
        </w:rPr>
      </w:pPr>
    </w:p>
    <w:p w14:paraId="6E64BF6B" w14:textId="77777777" w:rsidR="002709DA" w:rsidRPr="009B5C01" w:rsidRDefault="002709DA" w:rsidP="00DB4C3F">
      <w:pPr>
        <w:rPr>
          <w:rFonts w:cstheme="minorHAnsi"/>
        </w:rPr>
      </w:pPr>
    </w:p>
    <w:p w14:paraId="2A1064E2" w14:textId="77777777" w:rsidR="002709DA" w:rsidRPr="009B5C01" w:rsidRDefault="002709DA" w:rsidP="00DB4C3F">
      <w:pPr>
        <w:rPr>
          <w:rFonts w:cstheme="minorHAnsi"/>
        </w:rPr>
      </w:pPr>
    </w:p>
    <w:p w14:paraId="0047C55D" w14:textId="77777777" w:rsidR="00127373" w:rsidRPr="009B5C01" w:rsidRDefault="00127373" w:rsidP="00DB4C3F">
      <w:pPr>
        <w:rPr>
          <w:rFonts w:cstheme="minorHAnsi"/>
        </w:rPr>
      </w:pPr>
    </w:p>
    <w:p w14:paraId="6E5A4F44" w14:textId="77777777" w:rsidR="0099211D" w:rsidRPr="009B5C01" w:rsidRDefault="0099211D" w:rsidP="00DB4C3F">
      <w:pPr>
        <w:rPr>
          <w:rFonts w:cstheme="minorHAnsi"/>
        </w:rPr>
      </w:pPr>
    </w:p>
    <w:p w14:paraId="199FDD2A" w14:textId="77777777" w:rsidR="0099211D" w:rsidRPr="009B5C01" w:rsidRDefault="0099211D" w:rsidP="00DB4C3F">
      <w:pPr>
        <w:rPr>
          <w:rFonts w:cstheme="minorHAnsi"/>
        </w:rPr>
      </w:pPr>
    </w:p>
    <w:p w14:paraId="24F458AB" w14:textId="77777777" w:rsidR="0099211D" w:rsidRPr="009B5C01" w:rsidRDefault="0099211D" w:rsidP="00DB4C3F">
      <w:pPr>
        <w:rPr>
          <w:rFonts w:cstheme="minorHAnsi"/>
        </w:rPr>
      </w:pPr>
    </w:p>
    <w:p w14:paraId="4CFA6BBE" w14:textId="77777777" w:rsidR="0099211D" w:rsidRPr="009B5C01" w:rsidRDefault="0099211D" w:rsidP="00DB4C3F">
      <w:pPr>
        <w:rPr>
          <w:rFonts w:cstheme="minorHAnsi"/>
        </w:rPr>
      </w:pPr>
    </w:p>
    <w:p w14:paraId="3E0426C6" w14:textId="77777777" w:rsidR="0099211D" w:rsidRPr="009B5C01" w:rsidRDefault="0099211D" w:rsidP="00DB4C3F">
      <w:pPr>
        <w:rPr>
          <w:rFonts w:cstheme="minorHAnsi"/>
        </w:rPr>
      </w:pPr>
    </w:p>
    <w:p w14:paraId="40505019" w14:textId="77777777" w:rsidR="0099211D" w:rsidRPr="009B5C01" w:rsidRDefault="0099211D" w:rsidP="00DB4C3F">
      <w:pPr>
        <w:rPr>
          <w:rFonts w:cstheme="minorHAnsi"/>
        </w:rPr>
      </w:pPr>
    </w:p>
    <w:p w14:paraId="234B9929" w14:textId="138BD160" w:rsidR="002709DA" w:rsidRPr="009B5C01" w:rsidRDefault="00127373" w:rsidP="009266A9">
      <w:pPr>
        <w:pStyle w:val="Heading1"/>
        <w:numPr>
          <w:ilvl w:val="0"/>
          <w:numId w:val="1"/>
        </w:numPr>
        <w:rPr>
          <w:rFonts w:cstheme="minorHAnsi"/>
          <w:sz w:val="24"/>
          <w:szCs w:val="24"/>
        </w:rPr>
      </w:pPr>
      <w:bookmarkStart w:id="0" w:name="_Toc43186172"/>
      <w:bookmarkStart w:id="1" w:name="_Toc43186313"/>
      <w:bookmarkStart w:id="2" w:name="_Toc43186173"/>
      <w:bookmarkStart w:id="3" w:name="_Toc43186314"/>
      <w:bookmarkStart w:id="4" w:name="_Toc43186174"/>
      <w:bookmarkStart w:id="5" w:name="_Toc43186315"/>
      <w:bookmarkStart w:id="6" w:name="_Toc43186175"/>
      <w:bookmarkStart w:id="7" w:name="_Toc43186316"/>
      <w:bookmarkStart w:id="8" w:name="_Toc43186176"/>
      <w:bookmarkStart w:id="9" w:name="_Toc43186317"/>
      <w:bookmarkStart w:id="10" w:name="_Toc43186177"/>
      <w:bookmarkStart w:id="11" w:name="_Toc43186318"/>
      <w:bookmarkStart w:id="12" w:name="_Toc43186178"/>
      <w:bookmarkStart w:id="13" w:name="_Toc43186319"/>
      <w:bookmarkStart w:id="14" w:name="_Toc43186179"/>
      <w:bookmarkStart w:id="15" w:name="_Toc43186320"/>
      <w:bookmarkStart w:id="16" w:name="_Toc43186180"/>
      <w:bookmarkStart w:id="17" w:name="_Toc43186321"/>
      <w:bookmarkStart w:id="18" w:name="_Toc43186181"/>
      <w:bookmarkStart w:id="19" w:name="_Toc43186322"/>
      <w:bookmarkStart w:id="20" w:name="_Toc43186182"/>
      <w:bookmarkStart w:id="21" w:name="_Toc43186323"/>
      <w:bookmarkStart w:id="22" w:name="_Toc43186183"/>
      <w:bookmarkStart w:id="23" w:name="_Toc43186324"/>
      <w:bookmarkStart w:id="24" w:name="_Toc43186184"/>
      <w:bookmarkStart w:id="25" w:name="_Toc43186325"/>
      <w:bookmarkStart w:id="26" w:name="_Toc43186185"/>
      <w:bookmarkStart w:id="27" w:name="_Toc43186326"/>
      <w:bookmarkStart w:id="28" w:name="_Toc43186186"/>
      <w:bookmarkStart w:id="29" w:name="_Toc43186327"/>
      <w:bookmarkStart w:id="30" w:name="_Toc43186187"/>
      <w:bookmarkStart w:id="31" w:name="_Toc43186328"/>
      <w:bookmarkStart w:id="32" w:name="_Toc43186188"/>
      <w:bookmarkStart w:id="33" w:name="_Toc43186329"/>
      <w:bookmarkStart w:id="34" w:name="_Toc43186189"/>
      <w:bookmarkStart w:id="35" w:name="_Toc43186330"/>
      <w:bookmarkStart w:id="36" w:name="_Toc43186190"/>
      <w:bookmarkStart w:id="37" w:name="_Toc43186331"/>
      <w:bookmarkStart w:id="38" w:name="_Toc43186191"/>
      <w:bookmarkStart w:id="39" w:name="_Toc43186332"/>
      <w:bookmarkStart w:id="40" w:name="_Toc43186192"/>
      <w:bookmarkStart w:id="41" w:name="_Toc43186333"/>
      <w:bookmarkStart w:id="42" w:name="_Toc43186193"/>
      <w:bookmarkStart w:id="43" w:name="_Toc43186334"/>
      <w:bookmarkStart w:id="44" w:name="_Toc43186194"/>
      <w:bookmarkStart w:id="45" w:name="_Toc43186335"/>
      <w:bookmarkStart w:id="46" w:name="_Toc43186195"/>
      <w:bookmarkStart w:id="47" w:name="_Toc43186336"/>
      <w:bookmarkStart w:id="48" w:name="_Toc4849160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9B5C01">
        <w:rPr>
          <w:rFonts w:asciiTheme="minorHAnsi" w:hAnsiTheme="minorHAnsi" w:cstheme="minorHAnsi"/>
          <w:b w:val="0"/>
          <w:sz w:val="28"/>
          <w:szCs w:val="28"/>
        </w:rPr>
        <w:lastRenderedPageBreak/>
        <w:t>Preface</w:t>
      </w:r>
      <w:bookmarkEnd w:id="48"/>
      <w:r w:rsidR="004244B5" w:rsidRPr="009B5C01">
        <w:rPr>
          <w:rFonts w:asciiTheme="minorHAnsi" w:hAnsiTheme="minorHAnsi" w:cstheme="minorHAnsi"/>
          <w:sz w:val="28"/>
          <w:szCs w:val="28"/>
        </w:rPr>
        <w:br/>
      </w:r>
      <w:r w:rsidRPr="009B5C01">
        <w:rPr>
          <w:rFonts w:asciiTheme="minorHAnsi" w:hAnsiTheme="minorHAnsi" w:cstheme="minorHAnsi"/>
          <w:b w:val="0"/>
          <w:sz w:val="28"/>
          <w:szCs w:val="28"/>
        </w:rPr>
        <w:t xml:space="preserve"> </w:t>
      </w:r>
      <w:bookmarkStart w:id="49" w:name="_Toc48163088"/>
      <w:bookmarkEnd w:id="49"/>
    </w:p>
    <w:p w14:paraId="12864470" w14:textId="57203E5C" w:rsidR="00127373" w:rsidRPr="009B5C01" w:rsidRDefault="00127373" w:rsidP="00DB4C3F">
      <w:pPr>
        <w:jc w:val="both"/>
        <w:rPr>
          <w:rFonts w:asciiTheme="minorHAnsi" w:hAnsiTheme="minorHAnsi" w:cstheme="minorHAnsi"/>
        </w:rPr>
      </w:pPr>
      <w:r w:rsidRPr="009B5C01">
        <w:rPr>
          <w:rFonts w:asciiTheme="minorHAnsi" w:hAnsiTheme="minorHAnsi" w:cstheme="minorHAnsi"/>
        </w:rPr>
        <w:t>Th</w:t>
      </w:r>
      <w:r w:rsidR="00ED1060">
        <w:rPr>
          <w:rFonts w:asciiTheme="minorHAnsi" w:hAnsiTheme="minorHAnsi" w:cstheme="minorHAnsi"/>
        </w:rPr>
        <w:t>e</w:t>
      </w:r>
      <w:r w:rsidRPr="009B5C01">
        <w:rPr>
          <w:rFonts w:asciiTheme="minorHAnsi" w:hAnsiTheme="minorHAnsi" w:cstheme="minorHAnsi"/>
        </w:rPr>
        <w:t xml:space="preserve"> SADC Minimum </w:t>
      </w:r>
      <w:r w:rsidR="005B69AC" w:rsidRPr="009B5C01">
        <w:rPr>
          <w:rFonts w:asciiTheme="minorHAnsi" w:hAnsiTheme="minorHAnsi" w:cstheme="minorHAnsi"/>
        </w:rPr>
        <w:t>S</w:t>
      </w:r>
      <w:r w:rsidRPr="009B5C01">
        <w:rPr>
          <w:rFonts w:asciiTheme="minorHAnsi" w:hAnsiTheme="minorHAnsi" w:cstheme="minorHAnsi"/>
        </w:rPr>
        <w:t>tandard shall protect the consumers in a way that they get a safe and nutritionally rich product while at the same time assist the producer</w:t>
      </w:r>
      <w:r w:rsidR="00BB4B2C" w:rsidRPr="009B5C01">
        <w:rPr>
          <w:rFonts w:asciiTheme="minorHAnsi" w:hAnsiTheme="minorHAnsi" w:cstheme="minorHAnsi"/>
        </w:rPr>
        <w:t>s</w:t>
      </w:r>
      <w:r w:rsidRPr="009B5C01">
        <w:rPr>
          <w:rFonts w:asciiTheme="minorHAnsi" w:hAnsiTheme="minorHAnsi" w:cstheme="minorHAnsi"/>
        </w:rPr>
        <w:t xml:space="preserve"> (manufacturers) and importers </w:t>
      </w:r>
      <w:r w:rsidR="00BB4B2C" w:rsidRPr="009B5C01">
        <w:rPr>
          <w:rFonts w:asciiTheme="minorHAnsi" w:hAnsiTheme="minorHAnsi" w:cstheme="minorHAnsi"/>
        </w:rPr>
        <w:t xml:space="preserve">to </w:t>
      </w:r>
      <w:r w:rsidRPr="009B5C01">
        <w:rPr>
          <w:rFonts w:asciiTheme="minorHAnsi" w:hAnsiTheme="minorHAnsi" w:cstheme="minorHAnsi"/>
        </w:rPr>
        <w:t>meet regional market requirements.</w:t>
      </w:r>
    </w:p>
    <w:p w14:paraId="05F146E0" w14:textId="77777777" w:rsidR="005C360E" w:rsidRPr="009B5C01" w:rsidRDefault="005C360E" w:rsidP="00DB4C3F">
      <w:pPr>
        <w:jc w:val="both"/>
        <w:rPr>
          <w:rFonts w:asciiTheme="minorHAnsi" w:hAnsiTheme="minorHAnsi" w:cstheme="minorHAnsi"/>
        </w:rPr>
      </w:pPr>
    </w:p>
    <w:p w14:paraId="43FC324D" w14:textId="7A9A83E7" w:rsidR="00127373" w:rsidRDefault="00127373" w:rsidP="00DB4C3F">
      <w:pPr>
        <w:pStyle w:val="BodyText"/>
        <w:jc w:val="both"/>
        <w:rPr>
          <w:rFonts w:asciiTheme="minorHAnsi" w:hAnsiTheme="minorHAnsi" w:cstheme="minorHAnsi"/>
          <w:bCs/>
          <w:sz w:val="24"/>
        </w:rPr>
      </w:pPr>
      <w:r w:rsidRPr="009B5C01">
        <w:rPr>
          <w:rFonts w:asciiTheme="minorHAnsi" w:hAnsiTheme="minorHAnsi" w:cstheme="minorHAnsi"/>
          <w:bCs/>
          <w:sz w:val="24"/>
        </w:rPr>
        <w:t>Th</w:t>
      </w:r>
      <w:r w:rsidR="00ED1060">
        <w:rPr>
          <w:rFonts w:asciiTheme="minorHAnsi" w:hAnsiTheme="minorHAnsi" w:cstheme="minorHAnsi"/>
          <w:bCs/>
          <w:sz w:val="24"/>
        </w:rPr>
        <w:t>e</w:t>
      </w:r>
      <w:r w:rsidRPr="009B5C01">
        <w:rPr>
          <w:rFonts w:asciiTheme="minorHAnsi" w:hAnsiTheme="minorHAnsi" w:cstheme="minorHAnsi"/>
          <w:bCs/>
          <w:sz w:val="24"/>
        </w:rPr>
        <w:t xml:space="preserve"> SADC </w:t>
      </w:r>
      <w:r w:rsidR="005B69AC" w:rsidRPr="009B5C01">
        <w:rPr>
          <w:rFonts w:asciiTheme="minorHAnsi" w:hAnsiTheme="minorHAnsi" w:cstheme="minorHAnsi"/>
          <w:bCs/>
          <w:sz w:val="24"/>
        </w:rPr>
        <w:t>M</w:t>
      </w:r>
      <w:r w:rsidRPr="009B5C01">
        <w:rPr>
          <w:rFonts w:asciiTheme="minorHAnsi" w:hAnsiTheme="minorHAnsi" w:cstheme="minorHAnsi"/>
          <w:bCs/>
          <w:sz w:val="24"/>
        </w:rPr>
        <w:t xml:space="preserve">inimum Standard has been developed to provide </w:t>
      </w:r>
      <w:r w:rsidR="00ED1060">
        <w:rPr>
          <w:rFonts w:asciiTheme="minorHAnsi" w:hAnsiTheme="minorHAnsi" w:cstheme="minorHAnsi"/>
          <w:bCs/>
          <w:sz w:val="24"/>
        </w:rPr>
        <w:t>M</w:t>
      </w:r>
      <w:r w:rsidRPr="009B5C01">
        <w:rPr>
          <w:rFonts w:asciiTheme="minorHAnsi" w:hAnsiTheme="minorHAnsi" w:cstheme="minorHAnsi"/>
          <w:bCs/>
          <w:sz w:val="24"/>
        </w:rPr>
        <w:t xml:space="preserve">ember </w:t>
      </w:r>
      <w:r w:rsidR="00ED1060">
        <w:rPr>
          <w:rFonts w:asciiTheme="minorHAnsi" w:hAnsiTheme="minorHAnsi" w:cstheme="minorHAnsi"/>
          <w:bCs/>
          <w:sz w:val="24"/>
        </w:rPr>
        <w:t>S</w:t>
      </w:r>
      <w:r w:rsidRPr="009B5C01">
        <w:rPr>
          <w:rFonts w:asciiTheme="minorHAnsi" w:hAnsiTheme="minorHAnsi" w:cstheme="minorHAnsi"/>
          <w:bCs/>
          <w:sz w:val="24"/>
        </w:rPr>
        <w:t xml:space="preserve">tates with guidance on micronutrient additions to </w:t>
      </w:r>
      <w:r w:rsidR="000D217D" w:rsidRPr="009B5C01">
        <w:rPr>
          <w:rFonts w:asciiTheme="minorHAnsi" w:hAnsiTheme="minorHAnsi" w:cstheme="minorHAnsi"/>
          <w:bCs/>
          <w:sz w:val="24"/>
        </w:rPr>
        <w:t xml:space="preserve">staple </w:t>
      </w:r>
      <w:r w:rsidRPr="009B5C01">
        <w:rPr>
          <w:rFonts w:asciiTheme="minorHAnsi" w:hAnsiTheme="minorHAnsi" w:cstheme="minorHAnsi"/>
          <w:bCs/>
          <w:sz w:val="24"/>
        </w:rPr>
        <w:t>food</w:t>
      </w:r>
      <w:r w:rsidR="000D217D" w:rsidRPr="009B5C01">
        <w:rPr>
          <w:rFonts w:asciiTheme="minorHAnsi" w:hAnsiTheme="minorHAnsi" w:cstheme="minorHAnsi"/>
          <w:bCs/>
          <w:sz w:val="24"/>
        </w:rPr>
        <w:t>s</w:t>
      </w:r>
      <w:r w:rsidRPr="009B5C01">
        <w:rPr>
          <w:rFonts w:asciiTheme="minorHAnsi" w:hAnsiTheme="minorHAnsi" w:cstheme="minorHAnsi"/>
          <w:bCs/>
          <w:sz w:val="24"/>
        </w:rPr>
        <w:t xml:space="preserve"> </w:t>
      </w:r>
      <w:r w:rsidR="00336513" w:rsidRPr="009B5C01">
        <w:rPr>
          <w:rFonts w:asciiTheme="minorHAnsi" w:hAnsiTheme="minorHAnsi" w:cstheme="minorHAnsi"/>
          <w:bCs/>
          <w:sz w:val="24"/>
        </w:rPr>
        <w:t>and</w:t>
      </w:r>
      <w:r w:rsidR="00F04587" w:rsidRPr="009B5C01">
        <w:rPr>
          <w:rFonts w:asciiTheme="minorHAnsi" w:hAnsiTheme="minorHAnsi" w:cstheme="minorHAnsi"/>
          <w:bCs/>
          <w:sz w:val="24"/>
        </w:rPr>
        <w:t xml:space="preserve"> condiments</w:t>
      </w:r>
      <w:r w:rsidRPr="009B5C01">
        <w:rPr>
          <w:rFonts w:asciiTheme="minorHAnsi" w:hAnsiTheme="minorHAnsi" w:cstheme="minorHAnsi"/>
          <w:bCs/>
          <w:sz w:val="24"/>
        </w:rPr>
        <w:t xml:space="preserve"> within the SADC region. This is meant to provide for minimum </w:t>
      </w:r>
      <w:r w:rsidR="00896D68" w:rsidRPr="009B5C01">
        <w:rPr>
          <w:rFonts w:asciiTheme="minorHAnsi" w:hAnsiTheme="minorHAnsi" w:cstheme="minorHAnsi"/>
          <w:bCs/>
          <w:sz w:val="24"/>
        </w:rPr>
        <w:t xml:space="preserve">addition </w:t>
      </w:r>
      <w:r w:rsidR="0052317A" w:rsidRPr="009B5C01">
        <w:rPr>
          <w:rFonts w:asciiTheme="minorHAnsi" w:hAnsiTheme="minorHAnsi" w:cstheme="minorHAnsi"/>
          <w:bCs/>
          <w:sz w:val="24"/>
        </w:rPr>
        <w:t xml:space="preserve">levels </w:t>
      </w:r>
      <w:r w:rsidR="00BB4B2C" w:rsidRPr="009B5C01">
        <w:rPr>
          <w:rFonts w:asciiTheme="minorHAnsi" w:hAnsiTheme="minorHAnsi" w:cstheme="minorHAnsi"/>
          <w:bCs/>
          <w:sz w:val="24"/>
        </w:rPr>
        <w:t xml:space="preserve">to </w:t>
      </w:r>
      <w:r w:rsidR="009266A9" w:rsidRPr="009B5C01">
        <w:rPr>
          <w:rFonts w:asciiTheme="minorHAnsi" w:hAnsiTheme="minorHAnsi" w:cstheme="minorHAnsi"/>
          <w:bCs/>
          <w:sz w:val="24"/>
        </w:rPr>
        <w:t>target</w:t>
      </w:r>
      <w:r w:rsidR="00896D68" w:rsidRPr="009B5C01">
        <w:rPr>
          <w:rFonts w:asciiTheme="minorHAnsi" w:hAnsiTheme="minorHAnsi" w:cstheme="minorHAnsi"/>
          <w:bCs/>
          <w:sz w:val="24"/>
        </w:rPr>
        <w:t xml:space="preserve"> in order to </w:t>
      </w:r>
      <w:r w:rsidR="00BB4B2C" w:rsidRPr="009B5C01">
        <w:rPr>
          <w:rFonts w:asciiTheme="minorHAnsi" w:hAnsiTheme="minorHAnsi" w:cstheme="minorHAnsi"/>
          <w:bCs/>
          <w:sz w:val="24"/>
        </w:rPr>
        <w:t>allow</w:t>
      </w:r>
      <w:r w:rsidRPr="009B5C01">
        <w:rPr>
          <w:rFonts w:asciiTheme="minorHAnsi" w:hAnsiTheme="minorHAnsi" w:cstheme="minorHAnsi"/>
          <w:bCs/>
          <w:sz w:val="24"/>
        </w:rPr>
        <w:t xml:space="preserve"> </w:t>
      </w:r>
      <w:r w:rsidR="00896D68" w:rsidRPr="009B5C01">
        <w:rPr>
          <w:rFonts w:asciiTheme="minorHAnsi" w:hAnsiTheme="minorHAnsi" w:cstheme="minorHAnsi"/>
          <w:bCs/>
          <w:sz w:val="24"/>
        </w:rPr>
        <w:t xml:space="preserve">for </w:t>
      </w:r>
      <w:r w:rsidR="0052317A" w:rsidRPr="009B5C01">
        <w:rPr>
          <w:rFonts w:asciiTheme="minorHAnsi" w:hAnsiTheme="minorHAnsi" w:cstheme="minorHAnsi"/>
          <w:bCs/>
          <w:sz w:val="24"/>
        </w:rPr>
        <w:t xml:space="preserve">intra-regional </w:t>
      </w:r>
      <w:r w:rsidRPr="009B5C01">
        <w:rPr>
          <w:rFonts w:asciiTheme="minorHAnsi" w:hAnsiTheme="minorHAnsi" w:cstheme="minorHAnsi"/>
          <w:bCs/>
          <w:sz w:val="24"/>
        </w:rPr>
        <w:t xml:space="preserve">trade </w:t>
      </w:r>
      <w:r w:rsidR="00ED1060">
        <w:rPr>
          <w:rFonts w:asciiTheme="minorHAnsi" w:hAnsiTheme="minorHAnsi" w:cstheme="minorHAnsi"/>
          <w:bCs/>
          <w:sz w:val="24"/>
        </w:rPr>
        <w:t xml:space="preserve">of </w:t>
      </w:r>
      <w:r w:rsidRPr="009B5C01">
        <w:rPr>
          <w:rFonts w:asciiTheme="minorHAnsi" w:hAnsiTheme="minorHAnsi" w:cstheme="minorHAnsi"/>
          <w:bCs/>
          <w:sz w:val="24"/>
        </w:rPr>
        <w:t xml:space="preserve">fortified foods and </w:t>
      </w:r>
      <w:r w:rsidR="0052317A" w:rsidRPr="009B5C01">
        <w:rPr>
          <w:rFonts w:asciiTheme="minorHAnsi" w:hAnsiTheme="minorHAnsi" w:cstheme="minorHAnsi"/>
          <w:bCs/>
          <w:sz w:val="24"/>
        </w:rPr>
        <w:t>ensuring</w:t>
      </w:r>
      <w:r w:rsidRPr="009B5C01">
        <w:rPr>
          <w:rFonts w:asciiTheme="minorHAnsi" w:hAnsiTheme="minorHAnsi" w:cstheme="minorHAnsi"/>
          <w:bCs/>
          <w:sz w:val="24"/>
        </w:rPr>
        <w:t xml:space="preserve"> significant intake</w:t>
      </w:r>
      <w:r w:rsidR="00F04587" w:rsidRPr="009B5C01">
        <w:rPr>
          <w:rFonts w:asciiTheme="minorHAnsi" w:hAnsiTheme="minorHAnsi" w:cstheme="minorHAnsi"/>
          <w:bCs/>
          <w:sz w:val="24"/>
        </w:rPr>
        <w:t xml:space="preserve"> of key micronutrients </w:t>
      </w:r>
      <w:r w:rsidR="0052317A" w:rsidRPr="009B5C01">
        <w:rPr>
          <w:rFonts w:asciiTheme="minorHAnsi" w:hAnsiTheme="minorHAnsi" w:cstheme="minorHAnsi"/>
          <w:bCs/>
          <w:sz w:val="24"/>
        </w:rPr>
        <w:t>within Member States</w:t>
      </w:r>
      <w:r w:rsidR="005B69AC" w:rsidRPr="009B5C01">
        <w:rPr>
          <w:rFonts w:asciiTheme="minorHAnsi" w:hAnsiTheme="minorHAnsi" w:cstheme="minorHAnsi"/>
          <w:bCs/>
          <w:sz w:val="24"/>
        </w:rPr>
        <w:t>. The ultimate goal is</w:t>
      </w:r>
      <w:r w:rsidR="0052317A" w:rsidRPr="009B5C01">
        <w:rPr>
          <w:rFonts w:asciiTheme="minorHAnsi" w:hAnsiTheme="minorHAnsi" w:cstheme="minorHAnsi"/>
          <w:bCs/>
          <w:sz w:val="24"/>
        </w:rPr>
        <w:t xml:space="preserve"> </w:t>
      </w:r>
      <w:r w:rsidR="00F04587" w:rsidRPr="009B5C01">
        <w:rPr>
          <w:rFonts w:asciiTheme="minorHAnsi" w:hAnsiTheme="minorHAnsi" w:cstheme="minorHAnsi"/>
          <w:bCs/>
          <w:sz w:val="24"/>
        </w:rPr>
        <w:t xml:space="preserve">to prevent, reduce and control deficiencies </w:t>
      </w:r>
      <w:r w:rsidR="00ED1060">
        <w:rPr>
          <w:rFonts w:asciiTheme="minorHAnsi" w:hAnsiTheme="minorHAnsi" w:cstheme="minorHAnsi"/>
          <w:bCs/>
          <w:sz w:val="24"/>
        </w:rPr>
        <w:t xml:space="preserve">of </w:t>
      </w:r>
      <w:r w:rsidR="00F04587" w:rsidRPr="009B5C01">
        <w:rPr>
          <w:rFonts w:asciiTheme="minorHAnsi" w:hAnsiTheme="minorHAnsi" w:cstheme="minorHAnsi"/>
          <w:bCs/>
          <w:sz w:val="24"/>
        </w:rPr>
        <w:t>essential vitamins and minerals and improve</w:t>
      </w:r>
      <w:r w:rsidR="00336513" w:rsidRPr="009B5C01">
        <w:rPr>
          <w:rFonts w:asciiTheme="minorHAnsi" w:hAnsiTheme="minorHAnsi" w:cstheme="minorHAnsi"/>
          <w:bCs/>
          <w:sz w:val="24"/>
        </w:rPr>
        <w:t xml:space="preserve"> nutritional</w:t>
      </w:r>
      <w:r w:rsidRPr="009B5C01">
        <w:rPr>
          <w:rFonts w:asciiTheme="minorHAnsi" w:hAnsiTheme="minorHAnsi" w:cstheme="minorHAnsi"/>
          <w:bCs/>
          <w:sz w:val="24"/>
        </w:rPr>
        <w:t xml:space="preserve"> health </w:t>
      </w:r>
      <w:r w:rsidR="00336513" w:rsidRPr="009B5C01">
        <w:rPr>
          <w:rFonts w:asciiTheme="minorHAnsi" w:hAnsiTheme="minorHAnsi" w:cstheme="minorHAnsi"/>
          <w:bCs/>
          <w:sz w:val="24"/>
        </w:rPr>
        <w:t>outcomes</w:t>
      </w:r>
      <w:r w:rsidRPr="009B5C01">
        <w:rPr>
          <w:rFonts w:asciiTheme="minorHAnsi" w:hAnsiTheme="minorHAnsi" w:cstheme="minorHAnsi"/>
          <w:bCs/>
          <w:sz w:val="24"/>
        </w:rPr>
        <w:t xml:space="preserve">. It is </w:t>
      </w:r>
      <w:proofErr w:type="spellStart"/>
      <w:r w:rsidR="005C78C2" w:rsidRPr="009B5C01">
        <w:rPr>
          <w:rFonts w:asciiTheme="minorHAnsi" w:hAnsiTheme="minorHAnsi" w:cstheme="minorHAnsi"/>
          <w:bCs/>
          <w:sz w:val="24"/>
        </w:rPr>
        <w:t>recogni</w:t>
      </w:r>
      <w:r w:rsidR="00ED1060">
        <w:rPr>
          <w:rFonts w:asciiTheme="minorHAnsi" w:hAnsiTheme="minorHAnsi" w:cstheme="minorHAnsi"/>
          <w:bCs/>
          <w:sz w:val="24"/>
        </w:rPr>
        <w:t>s</w:t>
      </w:r>
      <w:r w:rsidR="005C78C2" w:rsidRPr="009B5C01">
        <w:rPr>
          <w:rFonts w:asciiTheme="minorHAnsi" w:hAnsiTheme="minorHAnsi" w:cstheme="minorHAnsi"/>
          <w:bCs/>
          <w:sz w:val="24"/>
        </w:rPr>
        <w:t>ed</w:t>
      </w:r>
      <w:proofErr w:type="spellEnd"/>
      <w:r w:rsidRPr="009B5C01">
        <w:rPr>
          <w:rFonts w:asciiTheme="minorHAnsi" w:hAnsiTheme="minorHAnsi" w:cstheme="minorHAnsi"/>
          <w:bCs/>
          <w:sz w:val="24"/>
        </w:rPr>
        <w:t xml:space="preserve"> that the staple foods</w:t>
      </w:r>
      <w:r w:rsidR="000D217D" w:rsidRPr="009B5C01">
        <w:rPr>
          <w:rFonts w:asciiTheme="minorHAnsi" w:hAnsiTheme="minorHAnsi" w:cstheme="minorHAnsi"/>
          <w:bCs/>
          <w:sz w:val="24"/>
        </w:rPr>
        <w:t xml:space="preserve"> and condiments</w:t>
      </w:r>
      <w:r w:rsidRPr="009B5C01">
        <w:rPr>
          <w:rFonts w:asciiTheme="minorHAnsi" w:hAnsiTheme="minorHAnsi" w:cstheme="minorHAnsi"/>
          <w:bCs/>
          <w:sz w:val="24"/>
        </w:rPr>
        <w:t xml:space="preserve">, are commonly consumed in SADC Member States with </w:t>
      </w:r>
      <w:r w:rsidR="00336513" w:rsidRPr="009B5C01">
        <w:rPr>
          <w:rFonts w:asciiTheme="minorHAnsi" w:hAnsiTheme="minorHAnsi" w:cstheme="minorHAnsi"/>
          <w:bCs/>
          <w:sz w:val="24"/>
        </w:rPr>
        <w:t xml:space="preserve">varying </w:t>
      </w:r>
      <w:r w:rsidRPr="009B5C01">
        <w:rPr>
          <w:rFonts w:asciiTheme="minorHAnsi" w:hAnsiTheme="minorHAnsi" w:cstheme="minorHAnsi"/>
          <w:bCs/>
          <w:sz w:val="24"/>
        </w:rPr>
        <w:t>per capita consumption</w:t>
      </w:r>
      <w:r w:rsidR="00336513" w:rsidRPr="009B5C01">
        <w:rPr>
          <w:rFonts w:asciiTheme="minorHAnsi" w:hAnsiTheme="minorHAnsi" w:cstheme="minorHAnsi"/>
          <w:bCs/>
          <w:sz w:val="24"/>
        </w:rPr>
        <w:t xml:space="preserve"> across countries</w:t>
      </w:r>
      <w:r w:rsidR="005B69AC" w:rsidRPr="009B5C01">
        <w:rPr>
          <w:rFonts w:asciiTheme="minorHAnsi" w:hAnsiTheme="minorHAnsi" w:cstheme="minorHAnsi"/>
          <w:bCs/>
          <w:sz w:val="24"/>
        </w:rPr>
        <w:t>. These foods</w:t>
      </w:r>
      <w:r w:rsidRPr="009B5C01">
        <w:rPr>
          <w:rFonts w:asciiTheme="minorHAnsi" w:hAnsiTheme="minorHAnsi" w:cstheme="minorHAnsi"/>
          <w:bCs/>
          <w:sz w:val="24"/>
        </w:rPr>
        <w:t xml:space="preserve"> can effectively be used </w:t>
      </w:r>
      <w:r w:rsidR="0099211D" w:rsidRPr="009B5C01">
        <w:rPr>
          <w:rFonts w:asciiTheme="minorHAnsi" w:hAnsiTheme="minorHAnsi" w:cstheme="minorHAnsi"/>
          <w:bCs/>
          <w:sz w:val="24"/>
        </w:rPr>
        <w:t>as carriers</w:t>
      </w:r>
      <w:r w:rsidRPr="009B5C01">
        <w:rPr>
          <w:rFonts w:asciiTheme="minorHAnsi" w:hAnsiTheme="minorHAnsi" w:cstheme="minorHAnsi"/>
          <w:bCs/>
          <w:sz w:val="24"/>
        </w:rPr>
        <w:t xml:space="preserve"> </w:t>
      </w:r>
      <w:r w:rsidR="00A165BF" w:rsidRPr="009B5C01">
        <w:rPr>
          <w:rFonts w:asciiTheme="minorHAnsi" w:hAnsiTheme="minorHAnsi" w:cstheme="minorHAnsi"/>
          <w:bCs/>
          <w:sz w:val="24"/>
        </w:rPr>
        <w:t>for essential</w:t>
      </w:r>
      <w:r w:rsidRPr="009B5C01">
        <w:rPr>
          <w:rFonts w:asciiTheme="minorHAnsi" w:hAnsiTheme="minorHAnsi" w:cstheme="minorHAnsi"/>
          <w:bCs/>
          <w:sz w:val="24"/>
        </w:rPr>
        <w:t xml:space="preserve"> vitamins and minerals. Member States </w:t>
      </w:r>
      <w:r w:rsidR="00BB4B2C" w:rsidRPr="009B5C01">
        <w:rPr>
          <w:rFonts w:asciiTheme="minorHAnsi" w:hAnsiTheme="minorHAnsi" w:cstheme="minorHAnsi"/>
          <w:bCs/>
          <w:sz w:val="24"/>
        </w:rPr>
        <w:t xml:space="preserve">may </w:t>
      </w:r>
      <w:r w:rsidRPr="009B5C01">
        <w:rPr>
          <w:rFonts w:asciiTheme="minorHAnsi" w:hAnsiTheme="minorHAnsi" w:cstheme="minorHAnsi"/>
          <w:bCs/>
          <w:sz w:val="24"/>
        </w:rPr>
        <w:t xml:space="preserve">add additional micronutrients of importance as long as they are within safe levels. </w:t>
      </w:r>
    </w:p>
    <w:p w14:paraId="2FDD229D" w14:textId="77777777" w:rsidR="007C0AD1" w:rsidRPr="009B5C01" w:rsidRDefault="007C0AD1" w:rsidP="00DB4C3F">
      <w:pPr>
        <w:pStyle w:val="BodyText"/>
        <w:jc w:val="both"/>
        <w:rPr>
          <w:rFonts w:asciiTheme="minorHAnsi" w:hAnsiTheme="minorHAnsi" w:cstheme="minorHAnsi"/>
          <w:bCs/>
          <w:sz w:val="24"/>
        </w:rPr>
      </w:pPr>
    </w:p>
    <w:p w14:paraId="3D22903F" w14:textId="4939D859" w:rsidR="00127373" w:rsidRPr="009B5C01" w:rsidRDefault="00127373" w:rsidP="00DB4C3F">
      <w:pPr>
        <w:jc w:val="both"/>
        <w:rPr>
          <w:rFonts w:asciiTheme="minorHAnsi" w:hAnsiTheme="minorHAnsi" w:cstheme="minorHAnsi"/>
          <w:bCs/>
        </w:rPr>
      </w:pPr>
      <w:r w:rsidRPr="009B5C01">
        <w:rPr>
          <w:rFonts w:asciiTheme="minorHAnsi" w:hAnsiTheme="minorHAnsi" w:cstheme="minorHAnsi"/>
          <w:bCs/>
        </w:rPr>
        <w:t xml:space="preserve">The development of </w:t>
      </w:r>
      <w:r w:rsidR="005B69AC" w:rsidRPr="009B5C01">
        <w:rPr>
          <w:rFonts w:asciiTheme="minorHAnsi" w:hAnsiTheme="minorHAnsi" w:cstheme="minorHAnsi"/>
          <w:bCs/>
        </w:rPr>
        <w:t xml:space="preserve">these </w:t>
      </w:r>
      <w:r w:rsidRPr="009B5C01">
        <w:rPr>
          <w:rFonts w:asciiTheme="minorHAnsi" w:hAnsiTheme="minorHAnsi" w:cstheme="minorHAnsi"/>
          <w:bCs/>
        </w:rPr>
        <w:t>standard</w:t>
      </w:r>
      <w:r w:rsidR="005B69AC" w:rsidRPr="009B5C01">
        <w:rPr>
          <w:rFonts w:asciiTheme="minorHAnsi" w:hAnsiTheme="minorHAnsi" w:cstheme="minorHAnsi"/>
          <w:bCs/>
        </w:rPr>
        <w:t>s</w:t>
      </w:r>
      <w:r w:rsidRPr="009B5C01">
        <w:rPr>
          <w:rFonts w:asciiTheme="minorHAnsi" w:hAnsiTheme="minorHAnsi" w:cstheme="minorHAnsi"/>
          <w:bCs/>
        </w:rPr>
        <w:t xml:space="preserve"> follows recommendations from Ministers of Health in 2017, during their meeting in Polokwane, South Africa and takes into consideration current micronutrient deficiencies of public health concern and per capita consumption</w:t>
      </w:r>
      <w:r w:rsidR="00336513" w:rsidRPr="009B5C01">
        <w:rPr>
          <w:rFonts w:asciiTheme="minorHAnsi" w:hAnsiTheme="minorHAnsi" w:cstheme="minorHAnsi"/>
          <w:bCs/>
        </w:rPr>
        <w:t xml:space="preserve"> of the target food vehicles</w:t>
      </w:r>
      <w:r w:rsidRPr="009B5C01">
        <w:rPr>
          <w:rFonts w:asciiTheme="minorHAnsi" w:hAnsiTheme="minorHAnsi" w:cstheme="minorHAnsi"/>
          <w:bCs/>
        </w:rPr>
        <w:t xml:space="preserve">. </w:t>
      </w:r>
    </w:p>
    <w:p w14:paraId="7204A1FE" w14:textId="205621A1" w:rsidR="00127373" w:rsidRPr="009B5C01" w:rsidRDefault="00127373" w:rsidP="00DB4C3F">
      <w:pPr>
        <w:jc w:val="both"/>
        <w:rPr>
          <w:rFonts w:asciiTheme="minorHAnsi" w:hAnsiTheme="minorHAnsi" w:cstheme="minorHAnsi"/>
          <w:bCs/>
        </w:rPr>
      </w:pPr>
      <w:r w:rsidRPr="009B5C01">
        <w:rPr>
          <w:rFonts w:asciiTheme="minorHAnsi" w:hAnsiTheme="minorHAnsi" w:cstheme="minorHAnsi"/>
        </w:rPr>
        <w:t xml:space="preserve">The technical </w:t>
      </w:r>
      <w:r w:rsidR="007718BD" w:rsidRPr="009B5C01">
        <w:rPr>
          <w:rFonts w:asciiTheme="minorHAnsi" w:hAnsiTheme="minorHAnsi" w:cstheme="minorHAnsi"/>
        </w:rPr>
        <w:t xml:space="preserve">input was received from </w:t>
      </w:r>
      <w:r w:rsidRPr="009B5C01">
        <w:rPr>
          <w:rFonts w:asciiTheme="minorHAnsi" w:hAnsiTheme="minorHAnsi" w:cstheme="minorHAnsi"/>
        </w:rPr>
        <w:t>members of the SADC STAN, identified miller representatives, representatives of national regulat</w:t>
      </w:r>
      <w:r w:rsidR="00336513" w:rsidRPr="009B5C01">
        <w:rPr>
          <w:rFonts w:asciiTheme="minorHAnsi" w:hAnsiTheme="minorHAnsi" w:cstheme="minorHAnsi"/>
        </w:rPr>
        <w:t xml:space="preserve">ory </w:t>
      </w:r>
      <w:del w:id="50" w:author="karen codling" w:date="2020-08-17T13:44:00Z">
        <w:r w:rsidRPr="009B5C01" w:rsidDel="00067150">
          <w:rPr>
            <w:rFonts w:asciiTheme="minorHAnsi" w:hAnsiTheme="minorHAnsi" w:cstheme="minorHAnsi"/>
          </w:rPr>
          <w:delText xml:space="preserve"> </w:delText>
        </w:r>
      </w:del>
      <w:r w:rsidRPr="009B5C01">
        <w:rPr>
          <w:rFonts w:asciiTheme="minorHAnsi" w:hAnsiTheme="minorHAnsi" w:cstheme="minorHAnsi"/>
        </w:rPr>
        <w:t>bodies and Ministries of Health; Trade and Industry and Agriculture</w:t>
      </w:r>
      <w:r w:rsidR="007718BD" w:rsidRPr="009B5C01">
        <w:rPr>
          <w:rFonts w:asciiTheme="minorHAnsi" w:hAnsiTheme="minorHAnsi" w:cstheme="minorHAnsi"/>
        </w:rPr>
        <w:t>, UN agencies (UNICEF,</w:t>
      </w:r>
      <w:ins w:id="51" w:author="karen codling" w:date="2020-08-17T13:45:00Z">
        <w:r w:rsidR="00067150">
          <w:rPr>
            <w:rFonts w:asciiTheme="minorHAnsi" w:hAnsiTheme="minorHAnsi" w:cstheme="minorHAnsi"/>
          </w:rPr>
          <w:t xml:space="preserve"> </w:t>
        </w:r>
      </w:ins>
      <w:r w:rsidR="007718BD" w:rsidRPr="009B5C01">
        <w:rPr>
          <w:rFonts w:asciiTheme="minorHAnsi" w:hAnsiTheme="minorHAnsi" w:cstheme="minorHAnsi"/>
        </w:rPr>
        <w:t>WFP), development partners (</w:t>
      </w:r>
      <w:proofErr w:type="gramStart"/>
      <w:r w:rsidR="007718BD" w:rsidRPr="009B5C01">
        <w:rPr>
          <w:rFonts w:asciiTheme="minorHAnsi" w:hAnsiTheme="minorHAnsi" w:cstheme="minorHAnsi"/>
        </w:rPr>
        <w:t>GAIN,FFI</w:t>
      </w:r>
      <w:proofErr w:type="gramEnd"/>
      <w:r w:rsidR="007718BD" w:rsidRPr="009B5C01">
        <w:rPr>
          <w:rFonts w:asciiTheme="minorHAnsi" w:hAnsiTheme="minorHAnsi" w:cstheme="minorHAnsi"/>
        </w:rPr>
        <w:t>,NI,IGN)</w:t>
      </w:r>
      <w:r w:rsidRPr="009B5C01">
        <w:rPr>
          <w:rFonts w:asciiTheme="minorHAnsi" w:hAnsiTheme="minorHAnsi" w:cstheme="minorHAnsi"/>
        </w:rPr>
        <w:t>.</w:t>
      </w:r>
    </w:p>
    <w:p w14:paraId="36C776B3" w14:textId="77777777" w:rsidR="00127373" w:rsidRPr="009B5C01" w:rsidRDefault="00127373" w:rsidP="00DB4C3F">
      <w:pPr>
        <w:rPr>
          <w:rFonts w:cstheme="minorHAnsi"/>
        </w:rPr>
      </w:pPr>
    </w:p>
    <w:p w14:paraId="1D217A62" w14:textId="77777777" w:rsidR="00127373" w:rsidRPr="009B5C01" w:rsidRDefault="00127373" w:rsidP="00DB4C3F">
      <w:pPr>
        <w:rPr>
          <w:rFonts w:cstheme="minorHAnsi"/>
        </w:rPr>
      </w:pPr>
    </w:p>
    <w:p w14:paraId="2860D4C6" w14:textId="77777777" w:rsidR="00127373" w:rsidRPr="009B5C01" w:rsidRDefault="00127373" w:rsidP="00DB4C3F">
      <w:pPr>
        <w:rPr>
          <w:rFonts w:cstheme="minorHAnsi"/>
        </w:rPr>
      </w:pPr>
    </w:p>
    <w:p w14:paraId="25CF7B3C" w14:textId="77777777" w:rsidR="00127373" w:rsidRPr="009B5C01" w:rsidRDefault="00127373" w:rsidP="00DB4C3F">
      <w:pPr>
        <w:rPr>
          <w:rFonts w:cstheme="minorHAnsi"/>
        </w:rPr>
      </w:pPr>
    </w:p>
    <w:p w14:paraId="23B77554" w14:textId="77777777" w:rsidR="00127373" w:rsidRPr="009B5C01" w:rsidRDefault="00127373" w:rsidP="00DB4C3F">
      <w:pPr>
        <w:rPr>
          <w:rFonts w:cstheme="minorHAnsi"/>
        </w:rPr>
      </w:pPr>
    </w:p>
    <w:p w14:paraId="501CEAC3" w14:textId="77777777" w:rsidR="00127373" w:rsidRPr="009B5C01" w:rsidRDefault="00127373" w:rsidP="00DB4C3F">
      <w:pPr>
        <w:rPr>
          <w:rFonts w:cstheme="minorHAnsi"/>
        </w:rPr>
      </w:pPr>
    </w:p>
    <w:p w14:paraId="00670D1E" w14:textId="77777777" w:rsidR="00127373" w:rsidRPr="009B5C01" w:rsidRDefault="00127373" w:rsidP="00DB4C3F">
      <w:pPr>
        <w:rPr>
          <w:rFonts w:cstheme="minorHAnsi"/>
        </w:rPr>
      </w:pPr>
    </w:p>
    <w:p w14:paraId="0C6ED5F3" w14:textId="77777777" w:rsidR="00127373" w:rsidRPr="009B5C01" w:rsidRDefault="00127373" w:rsidP="00DB4C3F">
      <w:pPr>
        <w:rPr>
          <w:rFonts w:cstheme="minorHAnsi"/>
        </w:rPr>
      </w:pPr>
    </w:p>
    <w:p w14:paraId="1312788A" w14:textId="77777777" w:rsidR="00127373" w:rsidRPr="009B5C01" w:rsidRDefault="00127373" w:rsidP="00DB4C3F">
      <w:pPr>
        <w:rPr>
          <w:rFonts w:cstheme="minorHAnsi"/>
        </w:rPr>
      </w:pPr>
    </w:p>
    <w:p w14:paraId="46A6FCE5" w14:textId="77777777" w:rsidR="00127373" w:rsidRPr="009B5C01" w:rsidRDefault="00127373" w:rsidP="00DB4C3F">
      <w:pPr>
        <w:rPr>
          <w:rFonts w:cstheme="minorHAnsi"/>
        </w:rPr>
      </w:pPr>
    </w:p>
    <w:p w14:paraId="0F40C5AF" w14:textId="77777777" w:rsidR="00127373" w:rsidRPr="009B5C01" w:rsidRDefault="00127373" w:rsidP="00DB4C3F">
      <w:pPr>
        <w:rPr>
          <w:rFonts w:cstheme="minorHAnsi"/>
        </w:rPr>
      </w:pPr>
    </w:p>
    <w:p w14:paraId="42EC7655" w14:textId="77777777" w:rsidR="00127373" w:rsidRPr="009B5C01" w:rsidRDefault="00127373" w:rsidP="00DB4C3F">
      <w:pPr>
        <w:rPr>
          <w:rFonts w:cstheme="minorHAnsi"/>
        </w:rPr>
      </w:pPr>
    </w:p>
    <w:p w14:paraId="048477B8" w14:textId="77777777" w:rsidR="00127373" w:rsidRPr="009B5C01" w:rsidRDefault="00127373" w:rsidP="00DB4C3F">
      <w:pPr>
        <w:rPr>
          <w:rFonts w:cstheme="minorHAnsi"/>
        </w:rPr>
      </w:pPr>
    </w:p>
    <w:p w14:paraId="68F18357" w14:textId="214AABD3" w:rsidR="00127373" w:rsidRPr="009B5C01" w:rsidRDefault="00127373" w:rsidP="00DB4C3F">
      <w:pPr>
        <w:rPr>
          <w:rFonts w:cstheme="minorHAnsi"/>
        </w:rPr>
      </w:pPr>
    </w:p>
    <w:p w14:paraId="48AE7387" w14:textId="5ADADA56" w:rsidR="009C6B28" w:rsidRPr="009B5C01" w:rsidRDefault="009C6B28" w:rsidP="00DB4C3F">
      <w:pPr>
        <w:rPr>
          <w:rFonts w:cstheme="minorHAnsi"/>
        </w:rPr>
      </w:pPr>
    </w:p>
    <w:p w14:paraId="18F707F6" w14:textId="77777777" w:rsidR="004244B5" w:rsidRPr="009B5C01" w:rsidRDefault="004244B5" w:rsidP="00DB4C3F">
      <w:pPr>
        <w:rPr>
          <w:rFonts w:cstheme="minorHAnsi"/>
        </w:rPr>
      </w:pPr>
    </w:p>
    <w:p w14:paraId="641DA493" w14:textId="77777777" w:rsidR="0099211D" w:rsidRPr="009B5C01" w:rsidRDefault="0099211D" w:rsidP="00DB4C3F">
      <w:pPr>
        <w:rPr>
          <w:rFonts w:cstheme="minorHAnsi"/>
        </w:rPr>
      </w:pPr>
    </w:p>
    <w:p w14:paraId="01F3BC74" w14:textId="77777777" w:rsidR="0099211D" w:rsidRPr="009B5C01" w:rsidRDefault="0099211D" w:rsidP="00DB4C3F">
      <w:pPr>
        <w:rPr>
          <w:rFonts w:cstheme="minorHAnsi"/>
        </w:rPr>
      </w:pPr>
    </w:p>
    <w:p w14:paraId="7E91601D" w14:textId="77777777" w:rsidR="0099211D" w:rsidRPr="009B5C01" w:rsidRDefault="0099211D" w:rsidP="00DB4C3F">
      <w:pPr>
        <w:rPr>
          <w:rFonts w:cstheme="minorHAnsi"/>
        </w:rPr>
      </w:pPr>
    </w:p>
    <w:p w14:paraId="2A213EA9" w14:textId="77777777" w:rsidR="0099211D" w:rsidRPr="009B5C01" w:rsidRDefault="0099211D" w:rsidP="00DB4C3F">
      <w:pPr>
        <w:rPr>
          <w:rFonts w:cstheme="minorHAnsi"/>
        </w:rPr>
      </w:pPr>
    </w:p>
    <w:p w14:paraId="586DA931" w14:textId="77777777" w:rsidR="0099211D" w:rsidRPr="009B5C01" w:rsidRDefault="0099211D" w:rsidP="00DB4C3F">
      <w:pPr>
        <w:rPr>
          <w:rFonts w:cstheme="minorHAnsi"/>
        </w:rPr>
      </w:pPr>
    </w:p>
    <w:p w14:paraId="0200A7CD" w14:textId="77777777" w:rsidR="0099211D" w:rsidRPr="009B5C01" w:rsidRDefault="0099211D" w:rsidP="00DB4C3F">
      <w:pPr>
        <w:rPr>
          <w:rFonts w:cstheme="minorHAnsi"/>
        </w:rPr>
      </w:pPr>
    </w:p>
    <w:p w14:paraId="6E3225A2" w14:textId="77777777" w:rsidR="0099211D" w:rsidRPr="009B5C01" w:rsidRDefault="0099211D" w:rsidP="00DB4C3F">
      <w:pPr>
        <w:rPr>
          <w:rFonts w:cstheme="minorHAnsi"/>
        </w:rPr>
      </w:pPr>
    </w:p>
    <w:p w14:paraId="14DAA09B" w14:textId="77777777" w:rsidR="0099211D" w:rsidRPr="009B5C01" w:rsidRDefault="0099211D" w:rsidP="00DB4C3F">
      <w:pPr>
        <w:rPr>
          <w:rFonts w:cstheme="minorHAnsi"/>
        </w:rPr>
      </w:pPr>
    </w:p>
    <w:p w14:paraId="22502251" w14:textId="77777777" w:rsidR="0099211D" w:rsidRPr="009B5C01" w:rsidRDefault="0099211D" w:rsidP="00DB4C3F">
      <w:pPr>
        <w:rPr>
          <w:rFonts w:cstheme="minorHAnsi"/>
        </w:rPr>
      </w:pPr>
    </w:p>
    <w:p w14:paraId="77414641" w14:textId="77777777" w:rsidR="0099211D" w:rsidRPr="009B5C01" w:rsidRDefault="0099211D" w:rsidP="00DB4C3F">
      <w:pPr>
        <w:rPr>
          <w:rFonts w:cstheme="minorHAnsi"/>
        </w:rPr>
      </w:pPr>
    </w:p>
    <w:p w14:paraId="1E311ABC" w14:textId="77777777" w:rsidR="0099211D" w:rsidRPr="009B5C01" w:rsidRDefault="0099211D" w:rsidP="00DB4C3F">
      <w:pPr>
        <w:rPr>
          <w:rFonts w:cstheme="minorHAnsi"/>
        </w:rPr>
      </w:pPr>
    </w:p>
    <w:p w14:paraId="6704D1C5" w14:textId="77777777" w:rsidR="0099211D" w:rsidRPr="009B5C01" w:rsidRDefault="0099211D" w:rsidP="00DB4C3F">
      <w:pPr>
        <w:rPr>
          <w:rFonts w:cstheme="minorHAnsi"/>
        </w:rPr>
      </w:pPr>
    </w:p>
    <w:p w14:paraId="3F87CB4E" w14:textId="77777777" w:rsidR="00127373" w:rsidRPr="009B5C01" w:rsidRDefault="00127373" w:rsidP="00DB4C3F">
      <w:pPr>
        <w:rPr>
          <w:rFonts w:cstheme="minorHAnsi"/>
          <w:sz w:val="28"/>
          <w:szCs w:val="28"/>
        </w:rPr>
      </w:pPr>
      <w:commentRangeStart w:id="52"/>
      <w:r w:rsidRPr="009B5C01">
        <w:rPr>
          <w:rFonts w:cstheme="minorHAnsi"/>
          <w:b/>
          <w:bCs/>
          <w:sz w:val="28"/>
          <w:szCs w:val="28"/>
        </w:rPr>
        <w:t>Definitions</w:t>
      </w:r>
      <w:commentRangeEnd w:id="52"/>
      <w:r w:rsidR="00B90599">
        <w:rPr>
          <w:rStyle w:val="CommentReference"/>
          <w:rFonts w:asciiTheme="minorHAnsi" w:eastAsiaTheme="minorHAnsi" w:hAnsiTheme="minorHAnsi" w:cstheme="minorBidi"/>
        </w:rPr>
        <w:commentReference w:id="52"/>
      </w:r>
      <w:r w:rsidRPr="009B5C01">
        <w:rPr>
          <w:rFonts w:cstheme="minorHAnsi"/>
          <w:b/>
          <w:bCs/>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641"/>
      </w:tblGrid>
      <w:tr w:rsidR="00127373" w:rsidRPr="002378C8" w14:paraId="6148CDC4" w14:textId="77777777" w:rsidTr="009B5C01">
        <w:trPr>
          <w:trHeight w:val="290"/>
        </w:trPr>
        <w:tc>
          <w:tcPr>
            <w:tcW w:w="1029" w:type="pct"/>
            <w:shd w:val="clear" w:color="auto" w:fill="auto"/>
            <w:noWrap/>
            <w:hideMark/>
          </w:tcPr>
          <w:p w14:paraId="6707BA8D" w14:textId="617523ED" w:rsidR="00127373" w:rsidRPr="002378C8" w:rsidRDefault="00127373" w:rsidP="00B5778F">
            <w:pPr>
              <w:rPr>
                <w:rFonts w:asciiTheme="minorHAnsi" w:hAnsiTheme="minorHAnsi" w:cstheme="minorHAnsi"/>
                <w:szCs w:val="22"/>
              </w:rPr>
            </w:pPr>
            <w:r w:rsidRPr="002378C8">
              <w:rPr>
                <w:rFonts w:asciiTheme="minorHAnsi" w:hAnsiTheme="minorHAnsi" w:cstheme="minorHAnsi"/>
                <w:szCs w:val="22"/>
              </w:rPr>
              <w:t xml:space="preserve">Certificate of </w:t>
            </w:r>
            <w:r w:rsidR="00B5778F" w:rsidRPr="002378C8">
              <w:rPr>
                <w:rFonts w:asciiTheme="minorHAnsi" w:hAnsiTheme="minorHAnsi" w:cstheme="minorHAnsi"/>
                <w:szCs w:val="22"/>
              </w:rPr>
              <w:t>Analysis</w:t>
            </w:r>
          </w:p>
        </w:tc>
        <w:tc>
          <w:tcPr>
            <w:tcW w:w="3971" w:type="pct"/>
            <w:shd w:val="clear" w:color="auto" w:fill="auto"/>
            <w:noWrap/>
            <w:vAlign w:val="bottom"/>
            <w:hideMark/>
          </w:tcPr>
          <w:p w14:paraId="2E8C8EA3" w14:textId="1D117093" w:rsidR="00127373" w:rsidRPr="002378C8" w:rsidRDefault="00127373" w:rsidP="00DB4C3F">
            <w:pPr>
              <w:rPr>
                <w:rFonts w:asciiTheme="minorHAnsi" w:hAnsiTheme="minorHAnsi" w:cstheme="minorHAnsi"/>
                <w:szCs w:val="22"/>
              </w:rPr>
            </w:pPr>
            <w:commentRangeStart w:id="53"/>
            <w:r w:rsidRPr="002378C8">
              <w:rPr>
                <w:rFonts w:asciiTheme="minorHAnsi" w:hAnsiTheme="minorHAnsi" w:cstheme="minorHAnsi"/>
                <w:szCs w:val="22"/>
              </w:rPr>
              <w:t>a Certificate provided by the suppliers based on tests conducted on the product to confirm compliance</w:t>
            </w:r>
            <w:commentRangeEnd w:id="53"/>
            <w:r w:rsidR="00B90599">
              <w:rPr>
                <w:rStyle w:val="CommentReference"/>
                <w:rFonts w:asciiTheme="minorHAnsi" w:eastAsiaTheme="minorHAnsi" w:hAnsiTheme="minorHAnsi" w:cstheme="minorBidi"/>
              </w:rPr>
              <w:commentReference w:id="53"/>
            </w:r>
          </w:p>
        </w:tc>
      </w:tr>
      <w:tr w:rsidR="00B90599" w:rsidRPr="002378C8" w14:paraId="29EC8AC9" w14:textId="77777777" w:rsidTr="009B5C01">
        <w:trPr>
          <w:trHeight w:val="290"/>
          <w:ins w:id="54" w:author="karen codling" w:date="2020-08-17T11:53:00Z"/>
        </w:trPr>
        <w:tc>
          <w:tcPr>
            <w:tcW w:w="1029" w:type="pct"/>
            <w:shd w:val="clear" w:color="auto" w:fill="auto"/>
            <w:noWrap/>
          </w:tcPr>
          <w:p w14:paraId="07065FBD" w14:textId="03CE4D9F" w:rsidR="00B90599" w:rsidRPr="002378C8" w:rsidRDefault="00B90599" w:rsidP="00DB4C3F">
            <w:pPr>
              <w:rPr>
                <w:ins w:id="55" w:author="karen codling" w:date="2020-08-17T11:53:00Z"/>
                <w:rFonts w:asciiTheme="minorHAnsi" w:hAnsiTheme="minorHAnsi" w:cstheme="minorHAnsi"/>
                <w:szCs w:val="22"/>
              </w:rPr>
            </w:pPr>
            <w:ins w:id="56" w:author="karen codling" w:date="2020-08-17T11:53:00Z">
              <w:r>
                <w:rPr>
                  <w:rFonts w:asciiTheme="minorHAnsi" w:hAnsiTheme="minorHAnsi" w:cstheme="minorHAnsi"/>
                  <w:szCs w:val="22"/>
                </w:rPr>
                <w:t>Certificate of Compliance</w:t>
              </w:r>
            </w:ins>
          </w:p>
        </w:tc>
        <w:tc>
          <w:tcPr>
            <w:tcW w:w="3971" w:type="pct"/>
            <w:shd w:val="clear" w:color="auto" w:fill="auto"/>
            <w:noWrap/>
            <w:vAlign w:val="bottom"/>
          </w:tcPr>
          <w:p w14:paraId="1A938F48" w14:textId="77777777" w:rsidR="00B90599" w:rsidRPr="002378C8" w:rsidRDefault="00B90599" w:rsidP="00DB4C3F">
            <w:pPr>
              <w:rPr>
                <w:ins w:id="57" w:author="karen codling" w:date="2020-08-17T11:53:00Z"/>
                <w:rFonts w:asciiTheme="minorHAnsi" w:hAnsiTheme="minorHAnsi" w:cstheme="minorHAnsi"/>
                <w:szCs w:val="22"/>
              </w:rPr>
            </w:pPr>
          </w:p>
        </w:tc>
      </w:tr>
      <w:tr w:rsidR="00127373" w:rsidRPr="002378C8" w14:paraId="63069382" w14:textId="77777777" w:rsidTr="009B5C01">
        <w:trPr>
          <w:trHeight w:val="290"/>
        </w:trPr>
        <w:tc>
          <w:tcPr>
            <w:tcW w:w="1029" w:type="pct"/>
            <w:shd w:val="clear" w:color="auto" w:fill="auto"/>
            <w:noWrap/>
            <w:hideMark/>
          </w:tcPr>
          <w:p w14:paraId="410ACE24"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Edible Oil</w:t>
            </w:r>
          </w:p>
        </w:tc>
        <w:tc>
          <w:tcPr>
            <w:tcW w:w="3971" w:type="pct"/>
            <w:shd w:val="clear" w:color="auto" w:fill="auto"/>
            <w:noWrap/>
            <w:vAlign w:val="bottom"/>
            <w:hideMark/>
          </w:tcPr>
          <w:p w14:paraId="5693112B" w14:textId="41187A50"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vegetable oil natural or commercially produced for human consumption</w:t>
            </w:r>
          </w:p>
        </w:tc>
      </w:tr>
      <w:tr w:rsidR="00127373" w:rsidRPr="002378C8" w14:paraId="4B48DF1A" w14:textId="77777777" w:rsidTr="009B5C01">
        <w:trPr>
          <w:trHeight w:val="290"/>
        </w:trPr>
        <w:tc>
          <w:tcPr>
            <w:tcW w:w="1029" w:type="pct"/>
            <w:shd w:val="clear" w:color="auto" w:fill="auto"/>
            <w:noWrap/>
            <w:hideMark/>
          </w:tcPr>
          <w:p w14:paraId="0E55C9DB"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Food Vehicle</w:t>
            </w:r>
          </w:p>
        </w:tc>
        <w:tc>
          <w:tcPr>
            <w:tcW w:w="3971" w:type="pct"/>
            <w:shd w:val="clear" w:color="auto" w:fill="auto"/>
            <w:noWrap/>
            <w:vAlign w:val="bottom"/>
            <w:hideMark/>
          </w:tcPr>
          <w:p w14:paraId="0C2D920E" w14:textId="2E30B23A"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 xml:space="preserve">foodstuff that is selected to carry specific micronutrients as described in these Regulations, specifically wheat flour, maize flour, </w:t>
            </w:r>
            <w:ins w:id="58" w:author="karen codling" w:date="2020-08-17T11:55:00Z">
              <w:r w:rsidR="00B90599">
                <w:rPr>
                  <w:rFonts w:asciiTheme="minorHAnsi" w:hAnsiTheme="minorHAnsi" w:cstheme="minorHAnsi"/>
                  <w:szCs w:val="22"/>
                </w:rPr>
                <w:t xml:space="preserve">edible </w:t>
              </w:r>
            </w:ins>
            <w:r w:rsidRPr="002378C8">
              <w:rPr>
                <w:rFonts w:asciiTheme="minorHAnsi" w:hAnsiTheme="minorHAnsi" w:cstheme="minorHAnsi"/>
                <w:szCs w:val="22"/>
              </w:rPr>
              <w:t xml:space="preserve">oil, </w:t>
            </w:r>
            <w:del w:id="59" w:author="karen codling" w:date="2020-08-17T11:54:00Z">
              <w:r w:rsidRPr="002378C8" w:rsidDel="00B90599">
                <w:rPr>
                  <w:rFonts w:asciiTheme="minorHAnsi" w:hAnsiTheme="minorHAnsi" w:cstheme="minorHAnsi"/>
                  <w:szCs w:val="22"/>
                </w:rPr>
                <w:delText>,</w:delText>
              </w:r>
            </w:del>
            <w:r w:rsidRPr="002378C8">
              <w:rPr>
                <w:rFonts w:asciiTheme="minorHAnsi" w:hAnsiTheme="minorHAnsi" w:cstheme="minorHAnsi"/>
                <w:szCs w:val="22"/>
              </w:rPr>
              <w:t xml:space="preserve">salt </w:t>
            </w:r>
            <w:del w:id="60" w:author="karen codling" w:date="2020-08-18T15:08:00Z">
              <w:r w:rsidRPr="002378C8" w:rsidDel="00E72371">
                <w:rPr>
                  <w:rFonts w:asciiTheme="minorHAnsi" w:hAnsiTheme="minorHAnsi" w:cstheme="minorHAnsi"/>
                  <w:szCs w:val="22"/>
                </w:rPr>
                <w:delText xml:space="preserve"> </w:delText>
              </w:r>
            </w:del>
            <w:r w:rsidRPr="002378C8">
              <w:rPr>
                <w:rFonts w:asciiTheme="minorHAnsi" w:hAnsiTheme="minorHAnsi" w:cstheme="minorHAnsi"/>
                <w:szCs w:val="22"/>
              </w:rPr>
              <w:t>and sugar</w:t>
            </w:r>
          </w:p>
        </w:tc>
      </w:tr>
      <w:tr w:rsidR="00127373" w:rsidRPr="002378C8" w14:paraId="46E5A387" w14:textId="77777777" w:rsidTr="009B5C01">
        <w:trPr>
          <w:trHeight w:val="290"/>
        </w:trPr>
        <w:tc>
          <w:tcPr>
            <w:tcW w:w="1029" w:type="pct"/>
            <w:shd w:val="clear" w:color="auto" w:fill="auto"/>
            <w:noWrap/>
            <w:hideMark/>
          </w:tcPr>
          <w:p w14:paraId="45A3D53E"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Fortificant</w:t>
            </w:r>
          </w:p>
        </w:tc>
        <w:tc>
          <w:tcPr>
            <w:tcW w:w="3971" w:type="pct"/>
            <w:shd w:val="clear" w:color="auto" w:fill="auto"/>
            <w:noWrap/>
            <w:vAlign w:val="bottom"/>
            <w:hideMark/>
          </w:tcPr>
          <w:p w14:paraId="39387B79" w14:textId="5870CA02"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the prescribed compounds added to food to provide specified micronutrients</w:t>
            </w:r>
          </w:p>
        </w:tc>
      </w:tr>
      <w:tr w:rsidR="00127373" w:rsidRPr="002378C8" w14:paraId="3C528DEB" w14:textId="77777777" w:rsidTr="009B5C01">
        <w:trPr>
          <w:trHeight w:val="290"/>
        </w:trPr>
        <w:tc>
          <w:tcPr>
            <w:tcW w:w="1029" w:type="pct"/>
            <w:shd w:val="clear" w:color="auto" w:fill="auto"/>
            <w:noWrap/>
            <w:hideMark/>
          </w:tcPr>
          <w:p w14:paraId="72BF5253"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Food Fortification</w:t>
            </w:r>
          </w:p>
        </w:tc>
        <w:tc>
          <w:tcPr>
            <w:tcW w:w="3971" w:type="pct"/>
            <w:shd w:val="clear" w:color="auto" w:fill="auto"/>
            <w:noWrap/>
            <w:vAlign w:val="bottom"/>
            <w:hideMark/>
          </w:tcPr>
          <w:p w14:paraId="30C623A7" w14:textId="7A02A3C3"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addition of one or more micronutrients to foods in order to address an identified micronutrient deficiency among the population</w:t>
            </w:r>
          </w:p>
        </w:tc>
      </w:tr>
      <w:tr w:rsidR="00127373" w:rsidRPr="002378C8" w14:paraId="5497424D" w14:textId="77777777" w:rsidTr="009B5C01">
        <w:trPr>
          <w:trHeight w:val="290"/>
        </w:trPr>
        <w:tc>
          <w:tcPr>
            <w:tcW w:w="1029" w:type="pct"/>
            <w:shd w:val="clear" w:color="auto" w:fill="auto"/>
            <w:noWrap/>
            <w:hideMark/>
          </w:tcPr>
          <w:p w14:paraId="54A142E9"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Fortification Logo</w:t>
            </w:r>
          </w:p>
        </w:tc>
        <w:tc>
          <w:tcPr>
            <w:tcW w:w="3971" w:type="pct"/>
            <w:shd w:val="clear" w:color="auto" w:fill="auto"/>
            <w:noWrap/>
            <w:vAlign w:val="bottom"/>
            <w:hideMark/>
          </w:tcPr>
          <w:p w14:paraId="4990D70F" w14:textId="14C3318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 xml:space="preserve">a symbol </w:t>
            </w:r>
            <w:proofErr w:type="spellStart"/>
            <w:r w:rsidRPr="002378C8">
              <w:rPr>
                <w:rFonts w:asciiTheme="minorHAnsi" w:hAnsiTheme="minorHAnsi" w:cstheme="minorHAnsi"/>
                <w:szCs w:val="22"/>
              </w:rPr>
              <w:t>authori</w:t>
            </w:r>
            <w:r w:rsidR="00ED1060">
              <w:rPr>
                <w:rFonts w:asciiTheme="minorHAnsi" w:hAnsiTheme="minorHAnsi" w:cstheme="minorHAnsi"/>
                <w:szCs w:val="22"/>
              </w:rPr>
              <w:t>s</w:t>
            </w:r>
            <w:r w:rsidRPr="002378C8">
              <w:rPr>
                <w:rFonts w:asciiTheme="minorHAnsi" w:hAnsiTheme="minorHAnsi" w:cstheme="minorHAnsi"/>
                <w:szCs w:val="22"/>
              </w:rPr>
              <w:t>ed</w:t>
            </w:r>
            <w:proofErr w:type="spellEnd"/>
            <w:r w:rsidRPr="002378C8">
              <w:rPr>
                <w:rFonts w:asciiTheme="minorHAnsi" w:hAnsiTheme="minorHAnsi" w:cstheme="minorHAnsi"/>
                <w:szCs w:val="22"/>
              </w:rPr>
              <w:t xml:space="preserve"> by the Ministry for use on packaging or label of certain foodstuffs to signify adequacy in terms of micronutrient fortification</w:t>
            </w:r>
          </w:p>
        </w:tc>
      </w:tr>
      <w:tr w:rsidR="00127373" w:rsidRPr="002378C8" w14:paraId="17B7A6F7" w14:textId="77777777" w:rsidTr="009B5C01">
        <w:trPr>
          <w:trHeight w:val="290"/>
        </w:trPr>
        <w:tc>
          <w:tcPr>
            <w:tcW w:w="1029" w:type="pct"/>
            <w:shd w:val="clear" w:color="auto" w:fill="auto"/>
            <w:noWrap/>
            <w:hideMark/>
          </w:tcPr>
          <w:p w14:paraId="49D7545F"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Fortified Food</w:t>
            </w:r>
          </w:p>
        </w:tc>
        <w:tc>
          <w:tcPr>
            <w:tcW w:w="3971" w:type="pct"/>
            <w:shd w:val="clear" w:color="auto" w:fill="auto"/>
            <w:noWrap/>
            <w:vAlign w:val="bottom"/>
            <w:hideMark/>
          </w:tcPr>
          <w:p w14:paraId="64CC9687" w14:textId="084FF0EB"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food to which one or more essential nutrients have been added</w:t>
            </w:r>
          </w:p>
        </w:tc>
      </w:tr>
      <w:tr w:rsidR="00127373" w:rsidRPr="002378C8" w14:paraId="53ADA06E" w14:textId="77777777" w:rsidTr="009B5C01">
        <w:trPr>
          <w:trHeight w:val="290"/>
        </w:trPr>
        <w:tc>
          <w:tcPr>
            <w:tcW w:w="1029" w:type="pct"/>
            <w:shd w:val="clear" w:color="auto" w:fill="auto"/>
            <w:noWrap/>
          </w:tcPr>
          <w:p w14:paraId="7B8D171C"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Fortified Oil</w:t>
            </w:r>
          </w:p>
        </w:tc>
        <w:tc>
          <w:tcPr>
            <w:tcW w:w="3971" w:type="pct"/>
            <w:shd w:val="clear" w:color="auto" w:fill="auto"/>
            <w:noWrap/>
            <w:vAlign w:val="bottom"/>
          </w:tcPr>
          <w:p w14:paraId="6EBC9504" w14:textId="33261FCF" w:rsidR="00127373" w:rsidRPr="002378C8" w:rsidRDefault="000D217D" w:rsidP="00DB4C3F">
            <w:pPr>
              <w:rPr>
                <w:rFonts w:asciiTheme="minorHAnsi" w:hAnsiTheme="minorHAnsi" w:cstheme="minorHAnsi"/>
                <w:szCs w:val="22"/>
              </w:rPr>
            </w:pPr>
            <w:r w:rsidRPr="002378C8">
              <w:rPr>
                <w:rFonts w:asciiTheme="minorHAnsi" w:hAnsiTheme="minorHAnsi" w:cstheme="minorHAnsi"/>
                <w:szCs w:val="22"/>
              </w:rPr>
              <w:t xml:space="preserve">edible </w:t>
            </w:r>
            <w:r w:rsidR="00127373" w:rsidRPr="002378C8">
              <w:rPr>
                <w:rFonts w:asciiTheme="minorHAnsi" w:hAnsiTheme="minorHAnsi" w:cstheme="minorHAnsi"/>
                <w:szCs w:val="22"/>
              </w:rPr>
              <w:t>oil to which vitamin A has been added according to local standard specifications</w:t>
            </w:r>
          </w:p>
        </w:tc>
      </w:tr>
      <w:tr w:rsidR="00127373" w:rsidRPr="002378C8" w14:paraId="56CDE3CE" w14:textId="77777777" w:rsidTr="009B5C01">
        <w:trPr>
          <w:trHeight w:val="290"/>
        </w:trPr>
        <w:tc>
          <w:tcPr>
            <w:tcW w:w="1029" w:type="pct"/>
            <w:shd w:val="clear" w:color="auto" w:fill="auto"/>
            <w:noWrap/>
            <w:hideMark/>
          </w:tcPr>
          <w:p w14:paraId="46F07E0B"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Fortified Maize Flour</w:t>
            </w:r>
          </w:p>
        </w:tc>
        <w:tc>
          <w:tcPr>
            <w:tcW w:w="3971" w:type="pct"/>
            <w:shd w:val="clear" w:color="auto" w:fill="auto"/>
            <w:noWrap/>
            <w:vAlign w:val="bottom"/>
            <w:hideMark/>
          </w:tcPr>
          <w:p w14:paraId="13203CEC" w14:textId="6E4A1571"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maize flour to which vitamins and minerals have been added according to local standard specifications</w:t>
            </w:r>
            <w:r w:rsidR="002378C8" w:rsidRPr="002378C8">
              <w:rPr>
                <w:rFonts w:asciiTheme="minorHAnsi" w:hAnsiTheme="minorHAnsi" w:cstheme="minorHAnsi"/>
                <w:szCs w:val="22"/>
              </w:rPr>
              <w:t>. This refers to both low and high extraction flour</w:t>
            </w:r>
            <w:r w:rsidR="002378C8" w:rsidRPr="002378C8">
              <w:rPr>
                <w:rStyle w:val="FootnoteReference"/>
                <w:rFonts w:asciiTheme="minorHAnsi" w:hAnsiTheme="minorHAnsi" w:cstheme="minorHAnsi"/>
                <w:szCs w:val="22"/>
              </w:rPr>
              <w:footnoteReference w:id="1"/>
            </w:r>
          </w:p>
        </w:tc>
      </w:tr>
      <w:tr w:rsidR="00127373" w:rsidRPr="002378C8" w14:paraId="5AC24F7F" w14:textId="77777777" w:rsidTr="009B5C01">
        <w:trPr>
          <w:trHeight w:val="290"/>
        </w:trPr>
        <w:tc>
          <w:tcPr>
            <w:tcW w:w="1029" w:type="pct"/>
            <w:shd w:val="clear" w:color="auto" w:fill="auto"/>
            <w:noWrap/>
          </w:tcPr>
          <w:p w14:paraId="33A926E9"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Fortified Wheat Flour</w:t>
            </w:r>
          </w:p>
        </w:tc>
        <w:tc>
          <w:tcPr>
            <w:tcW w:w="3971" w:type="pct"/>
            <w:shd w:val="clear" w:color="auto" w:fill="auto"/>
            <w:noWrap/>
            <w:vAlign w:val="bottom"/>
          </w:tcPr>
          <w:p w14:paraId="7B4680A6" w14:textId="61C2C89E"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means wheat flour to which vitamins and minerals have been added according to local standard specifications</w:t>
            </w:r>
            <w:r w:rsidR="00B5778F" w:rsidRPr="002378C8">
              <w:rPr>
                <w:rFonts w:asciiTheme="minorHAnsi" w:hAnsiTheme="minorHAnsi" w:cstheme="minorHAnsi"/>
                <w:szCs w:val="22"/>
              </w:rPr>
              <w:t xml:space="preserve">. This refers to </w:t>
            </w:r>
            <w:r w:rsidR="009B5C01" w:rsidRPr="002378C8">
              <w:rPr>
                <w:rFonts w:asciiTheme="minorHAnsi" w:hAnsiTheme="minorHAnsi" w:cstheme="minorHAnsi"/>
                <w:szCs w:val="22"/>
              </w:rPr>
              <w:t xml:space="preserve">both </w:t>
            </w:r>
            <w:r w:rsidR="00B5778F" w:rsidRPr="002378C8">
              <w:rPr>
                <w:rFonts w:asciiTheme="minorHAnsi" w:hAnsiTheme="minorHAnsi" w:cstheme="minorHAnsi"/>
                <w:szCs w:val="22"/>
              </w:rPr>
              <w:t>low and high extraction flour</w:t>
            </w:r>
          </w:p>
        </w:tc>
      </w:tr>
      <w:tr w:rsidR="00127373" w:rsidRPr="002378C8" w14:paraId="2DD99043" w14:textId="77777777" w:rsidTr="009B5C01">
        <w:trPr>
          <w:trHeight w:val="290"/>
        </w:trPr>
        <w:tc>
          <w:tcPr>
            <w:tcW w:w="1029" w:type="pct"/>
            <w:shd w:val="clear" w:color="auto" w:fill="auto"/>
            <w:noWrap/>
          </w:tcPr>
          <w:p w14:paraId="6B70AA41"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Iodised Salt</w:t>
            </w:r>
          </w:p>
        </w:tc>
        <w:tc>
          <w:tcPr>
            <w:tcW w:w="3971" w:type="pct"/>
            <w:shd w:val="clear" w:color="auto" w:fill="auto"/>
            <w:noWrap/>
            <w:vAlign w:val="bottom"/>
          </w:tcPr>
          <w:p w14:paraId="5C4067C3" w14:textId="49AA46F7" w:rsidR="00127373" w:rsidRPr="002378C8" w:rsidRDefault="00B5778F" w:rsidP="00B5778F">
            <w:pPr>
              <w:rPr>
                <w:rFonts w:asciiTheme="minorHAnsi" w:hAnsiTheme="minorHAnsi" w:cstheme="minorHAnsi"/>
                <w:szCs w:val="22"/>
              </w:rPr>
            </w:pPr>
            <w:r w:rsidRPr="002378C8">
              <w:rPr>
                <w:rFonts w:asciiTheme="minorHAnsi" w:hAnsiTheme="minorHAnsi" w:cstheme="minorHAnsi"/>
                <w:szCs w:val="22"/>
              </w:rPr>
              <w:t>edible salt</w:t>
            </w:r>
            <w:r w:rsidR="00127373" w:rsidRPr="002378C8">
              <w:rPr>
                <w:rFonts w:asciiTheme="minorHAnsi" w:hAnsiTheme="minorHAnsi" w:cstheme="minorHAnsi"/>
                <w:szCs w:val="22"/>
              </w:rPr>
              <w:t xml:space="preserve"> to which iodine has been added according to local standard specifications</w:t>
            </w:r>
            <w:r w:rsidRPr="002378C8">
              <w:rPr>
                <w:rFonts w:asciiTheme="minorHAnsi" w:hAnsiTheme="minorHAnsi" w:cstheme="minorHAnsi"/>
                <w:szCs w:val="22"/>
              </w:rPr>
              <w:t xml:space="preserve">. </w:t>
            </w:r>
            <w:commentRangeStart w:id="61"/>
            <w:r w:rsidRPr="002378C8">
              <w:rPr>
                <w:rFonts w:asciiTheme="minorHAnsi" w:hAnsiTheme="minorHAnsi" w:cstheme="minorHAnsi"/>
                <w:szCs w:val="22"/>
              </w:rPr>
              <w:t>This is salt for human consumption, animal consumption and for direct sale to food manufacturers</w:t>
            </w:r>
            <w:commentRangeEnd w:id="61"/>
            <w:r w:rsidR="00B90599">
              <w:rPr>
                <w:rStyle w:val="CommentReference"/>
                <w:rFonts w:asciiTheme="minorHAnsi" w:eastAsiaTheme="minorHAnsi" w:hAnsiTheme="minorHAnsi" w:cstheme="minorBidi"/>
              </w:rPr>
              <w:commentReference w:id="61"/>
            </w:r>
          </w:p>
        </w:tc>
      </w:tr>
      <w:tr w:rsidR="00127373" w:rsidRPr="002378C8" w14:paraId="15F4524A" w14:textId="77777777" w:rsidTr="009B5C01">
        <w:trPr>
          <w:trHeight w:val="290"/>
        </w:trPr>
        <w:tc>
          <w:tcPr>
            <w:tcW w:w="1029" w:type="pct"/>
            <w:shd w:val="clear" w:color="auto" w:fill="auto"/>
            <w:noWrap/>
            <w:hideMark/>
          </w:tcPr>
          <w:p w14:paraId="0E802DD0"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Manufacturer</w:t>
            </w:r>
          </w:p>
        </w:tc>
        <w:tc>
          <w:tcPr>
            <w:tcW w:w="3971" w:type="pct"/>
            <w:shd w:val="clear" w:color="auto" w:fill="auto"/>
            <w:noWrap/>
            <w:vAlign w:val="bottom"/>
            <w:hideMark/>
          </w:tcPr>
          <w:p w14:paraId="666A4560" w14:textId="2AD43A16" w:rsidR="00127373" w:rsidRPr="002378C8" w:rsidRDefault="00127373" w:rsidP="00291E5B">
            <w:pPr>
              <w:rPr>
                <w:rFonts w:asciiTheme="minorHAnsi" w:hAnsiTheme="minorHAnsi" w:cstheme="minorHAnsi"/>
                <w:szCs w:val="22"/>
              </w:rPr>
            </w:pPr>
            <w:r w:rsidRPr="002378C8">
              <w:rPr>
                <w:rFonts w:asciiTheme="minorHAnsi" w:hAnsiTheme="minorHAnsi" w:cstheme="minorHAnsi"/>
                <w:szCs w:val="22"/>
              </w:rPr>
              <w:t>a person engaged in production</w:t>
            </w:r>
            <w:r w:rsidR="00291E5B" w:rsidRPr="002378C8">
              <w:rPr>
                <w:rFonts w:asciiTheme="minorHAnsi" w:hAnsiTheme="minorHAnsi" w:cstheme="minorHAnsi"/>
                <w:szCs w:val="22"/>
              </w:rPr>
              <w:t xml:space="preserve"> of fortified foods</w:t>
            </w:r>
          </w:p>
        </w:tc>
      </w:tr>
      <w:tr w:rsidR="00127373" w:rsidRPr="002378C8" w14:paraId="0BADD48C" w14:textId="77777777" w:rsidTr="009B5C01">
        <w:trPr>
          <w:trHeight w:val="290"/>
        </w:trPr>
        <w:tc>
          <w:tcPr>
            <w:tcW w:w="1029" w:type="pct"/>
            <w:shd w:val="clear" w:color="auto" w:fill="auto"/>
            <w:noWrap/>
            <w:hideMark/>
          </w:tcPr>
          <w:p w14:paraId="59058F43"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Micronutrient</w:t>
            </w:r>
          </w:p>
        </w:tc>
        <w:tc>
          <w:tcPr>
            <w:tcW w:w="3971" w:type="pct"/>
            <w:shd w:val="clear" w:color="auto" w:fill="auto"/>
            <w:noWrap/>
            <w:vAlign w:val="bottom"/>
            <w:hideMark/>
          </w:tcPr>
          <w:p w14:paraId="4555E7E3" w14:textId="6B062B1C"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a natural or synthesized vitamin, mineral or trace element that is essential for growth, development and maintenance of life. A deficit of which will cause biochemical and physiological changes</w:t>
            </w:r>
          </w:p>
        </w:tc>
      </w:tr>
      <w:tr w:rsidR="00127373" w:rsidRPr="002378C8" w14:paraId="5F09A808" w14:textId="77777777" w:rsidTr="009B5C01">
        <w:trPr>
          <w:trHeight w:val="290"/>
        </w:trPr>
        <w:tc>
          <w:tcPr>
            <w:tcW w:w="1029" w:type="pct"/>
            <w:shd w:val="clear" w:color="auto" w:fill="auto"/>
            <w:noWrap/>
            <w:hideMark/>
          </w:tcPr>
          <w:p w14:paraId="18323ABB"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Monitoring</w:t>
            </w:r>
          </w:p>
        </w:tc>
        <w:tc>
          <w:tcPr>
            <w:tcW w:w="3971" w:type="pct"/>
            <w:shd w:val="clear" w:color="auto" w:fill="auto"/>
            <w:noWrap/>
            <w:vAlign w:val="bottom"/>
            <w:hideMark/>
          </w:tcPr>
          <w:p w14:paraId="5A03CE2E" w14:textId="284622A8"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shd w:val="clear" w:color="auto" w:fill="FFFFFF"/>
              </w:rPr>
              <w:t>the systematic process of collecting, analyzing and using information to track a program's progress toward reaching its objectives and to guide management decisions.</w:t>
            </w:r>
          </w:p>
        </w:tc>
      </w:tr>
      <w:tr w:rsidR="00A754DC" w:rsidRPr="002378C8" w14:paraId="1F822274" w14:textId="77777777" w:rsidTr="009B5C01">
        <w:trPr>
          <w:trHeight w:val="290"/>
        </w:trPr>
        <w:tc>
          <w:tcPr>
            <w:tcW w:w="1029" w:type="pct"/>
            <w:shd w:val="clear" w:color="auto" w:fill="auto"/>
            <w:noWrap/>
          </w:tcPr>
          <w:p w14:paraId="3295476B" w14:textId="7F2B126C" w:rsidR="00A754DC" w:rsidRPr="002378C8" w:rsidRDefault="00A754DC" w:rsidP="00DB4C3F">
            <w:pPr>
              <w:rPr>
                <w:rFonts w:asciiTheme="minorHAnsi" w:hAnsiTheme="minorHAnsi" w:cstheme="minorHAnsi"/>
                <w:szCs w:val="22"/>
              </w:rPr>
            </w:pPr>
            <w:r w:rsidRPr="002378C8">
              <w:rPr>
                <w:rFonts w:asciiTheme="minorHAnsi" w:hAnsiTheme="minorHAnsi" w:cstheme="minorHAnsi"/>
                <w:szCs w:val="22"/>
              </w:rPr>
              <w:t>Minimum Standards</w:t>
            </w:r>
          </w:p>
        </w:tc>
        <w:tc>
          <w:tcPr>
            <w:tcW w:w="3971" w:type="pct"/>
            <w:shd w:val="clear" w:color="auto" w:fill="auto"/>
            <w:noWrap/>
            <w:vAlign w:val="bottom"/>
          </w:tcPr>
          <w:p w14:paraId="23E190F1" w14:textId="2C60EFB3" w:rsidR="00A754DC" w:rsidRPr="002378C8" w:rsidRDefault="00A754DC" w:rsidP="00B5778F">
            <w:pPr>
              <w:rPr>
                <w:rFonts w:asciiTheme="minorHAnsi" w:hAnsiTheme="minorHAnsi" w:cstheme="minorHAnsi"/>
                <w:szCs w:val="22"/>
                <w:shd w:val="clear" w:color="auto" w:fill="FFFFFF"/>
              </w:rPr>
            </w:pPr>
            <w:r w:rsidRPr="002378C8">
              <w:rPr>
                <w:rFonts w:asciiTheme="minorHAnsi" w:hAnsiTheme="minorHAnsi" w:cstheme="minorHAnsi"/>
                <w:szCs w:val="22"/>
                <w:shd w:val="clear" w:color="auto" w:fill="FFFFFF"/>
              </w:rPr>
              <w:t xml:space="preserve">target addition </w:t>
            </w:r>
            <w:r w:rsidR="00B5778F" w:rsidRPr="002378C8">
              <w:rPr>
                <w:rFonts w:asciiTheme="minorHAnsi" w:hAnsiTheme="minorHAnsi" w:cstheme="minorHAnsi"/>
                <w:szCs w:val="22"/>
                <w:shd w:val="clear" w:color="auto" w:fill="FFFFFF"/>
              </w:rPr>
              <w:t xml:space="preserve">levels for </w:t>
            </w:r>
            <w:del w:id="62" w:author="karen codling" w:date="2020-08-17T11:59:00Z">
              <w:r w:rsidRPr="002378C8" w:rsidDel="00B90599">
                <w:rPr>
                  <w:rFonts w:asciiTheme="minorHAnsi" w:hAnsiTheme="minorHAnsi" w:cstheme="minorHAnsi"/>
                  <w:szCs w:val="22"/>
                  <w:shd w:val="clear" w:color="auto" w:fill="FFFFFF"/>
                </w:rPr>
                <w:delText xml:space="preserve"> </w:delText>
              </w:r>
            </w:del>
            <w:r w:rsidR="00B5778F" w:rsidRPr="002378C8">
              <w:rPr>
                <w:rFonts w:asciiTheme="minorHAnsi" w:hAnsiTheme="minorHAnsi" w:cstheme="minorHAnsi"/>
                <w:szCs w:val="22"/>
                <w:shd w:val="clear" w:color="auto" w:fill="FFFFFF"/>
              </w:rPr>
              <w:t xml:space="preserve">specified </w:t>
            </w:r>
            <w:r w:rsidRPr="002378C8">
              <w:rPr>
                <w:rFonts w:asciiTheme="minorHAnsi" w:hAnsiTheme="minorHAnsi" w:cstheme="minorHAnsi"/>
                <w:szCs w:val="22"/>
                <w:shd w:val="clear" w:color="auto" w:fill="FFFFFF"/>
              </w:rPr>
              <w:t>micronutrient</w:t>
            </w:r>
            <w:r w:rsidR="00B5778F" w:rsidRPr="002378C8">
              <w:rPr>
                <w:rFonts w:asciiTheme="minorHAnsi" w:hAnsiTheme="minorHAnsi" w:cstheme="minorHAnsi"/>
                <w:szCs w:val="22"/>
                <w:shd w:val="clear" w:color="auto" w:fill="FFFFFF"/>
              </w:rPr>
              <w:t>s</w:t>
            </w:r>
            <w:r w:rsidRPr="002378C8">
              <w:rPr>
                <w:rFonts w:asciiTheme="minorHAnsi" w:hAnsiTheme="minorHAnsi" w:cstheme="minorHAnsi"/>
                <w:szCs w:val="22"/>
                <w:shd w:val="clear" w:color="auto" w:fill="FFFFFF"/>
              </w:rPr>
              <w:t xml:space="preserve"> </w:t>
            </w:r>
            <w:r w:rsidR="00B5778F" w:rsidRPr="002378C8">
              <w:rPr>
                <w:rFonts w:asciiTheme="minorHAnsi" w:hAnsiTheme="minorHAnsi" w:cstheme="minorHAnsi"/>
                <w:szCs w:val="22"/>
                <w:shd w:val="clear" w:color="auto" w:fill="FFFFFF"/>
              </w:rPr>
              <w:t xml:space="preserve">to be added </w:t>
            </w:r>
            <w:r w:rsidRPr="002378C8">
              <w:rPr>
                <w:rFonts w:asciiTheme="minorHAnsi" w:hAnsiTheme="minorHAnsi" w:cstheme="minorHAnsi"/>
                <w:szCs w:val="22"/>
                <w:shd w:val="clear" w:color="auto" w:fill="FFFFFF"/>
              </w:rPr>
              <w:t>to food vehicles</w:t>
            </w:r>
            <w:r w:rsidR="00B5778F" w:rsidRPr="002378C8">
              <w:rPr>
                <w:rFonts w:asciiTheme="minorHAnsi" w:hAnsiTheme="minorHAnsi" w:cstheme="minorHAnsi"/>
                <w:szCs w:val="22"/>
                <w:shd w:val="clear" w:color="auto" w:fill="FFFFFF"/>
              </w:rPr>
              <w:t xml:space="preserve"> as a</w:t>
            </w:r>
            <w:del w:id="63" w:author="karen codling" w:date="2020-08-17T11:59:00Z">
              <w:r w:rsidR="00B5778F" w:rsidRPr="002378C8" w:rsidDel="00B90599">
                <w:rPr>
                  <w:rFonts w:asciiTheme="minorHAnsi" w:hAnsiTheme="minorHAnsi" w:cstheme="minorHAnsi"/>
                  <w:szCs w:val="22"/>
                  <w:shd w:val="clear" w:color="auto" w:fill="FFFFFF"/>
                </w:rPr>
                <w:delText xml:space="preserve"> </w:delText>
              </w:r>
            </w:del>
            <w:r w:rsidR="00B5778F" w:rsidRPr="002378C8">
              <w:rPr>
                <w:rFonts w:asciiTheme="minorHAnsi" w:hAnsiTheme="minorHAnsi" w:cstheme="minorHAnsi"/>
                <w:szCs w:val="22"/>
                <w:shd w:val="clear" w:color="auto" w:fill="FFFFFF"/>
              </w:rPr>
              <w:t xml:space="preserve"> minimum requirement</w:t>
            </w:r>
          </w:p>
        </w:tc>
      </w:tr>
      <w:tr w:rsidR="00127373" w:rsidRPr="002378C8" w14:paraId="46C9422D" w14:textId="77777777" w:rsidTr="009B5C01">
        <w:trPr>
          <w:trHeight w:val="290"/>
        </w:trPr>
        <w:tc>
          <w:tcPr>
            <w:tcW w:w="1029" w:type="pct"/>
            <w:shd w:val="clear" w:color="auto" w:fill="auto"/>
            <w:noWrap/>
            <w:hideMark/>
          </w:tcPr>
          <w:p w14:paraId="5D660CC0"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Premix</w:t>
            </w:r>
          </w:p>
        </w:tc>
        <w:tc>
          <w:tcPr>
            <w:tcW w:w="3971" w:type="pct"/>
            <w:shd w:val="clear" w:color="auto" w:fill="auto"/>
            <w:noWrap/>
            <w:vAlign w:val="bottom"/>
            <w:hideMark/>
          </w:tcPr>
          <w:p w14:paraId="2F03FB37" w14:textId="25AC61FF"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a blend of food fortificant produced to be added to a food vehicle during fortification</w:t>
            </w:r>
          </w:p>
        </w:tc>
      </w:tr>
      <w:tr w:rsidR="00127373" w:rsidRPr="002378C8" w14:paraId="620A4121" w14:textId="77777777" w:rsidTr="009B5C01">
        <w:trPr>
          <w:trHeight w:val="290"/>
        </w:trPr>
        <w:tc>
          <w:tcPr>
            <w:tcW w:w="1029" w:type="pct"/>
            <w:shd w:val="clear" w:color="auto" w:fill="auto"/>
            <w:noWrap/>
            <w:hideMark/>
          </w:tcPr>
          <w:p w14:paraId="31FC7FFB"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Quality Assurance</w:t>
            </w:r>
          </w:p>
        </w:tc>
        <w:tc>
          <w:tcPr>
            <w:tcW w:w="3971" w:type="pct"/>
            <w:shd w:val="clear" w:color="auto" w:fill="auto"/>
            <w:noWrap/>
            <w:vAlign w:val="bottom"/>
            <w:hideMark/>
          </w:tcPr>
          <w:p w14:paraId="3EC68C89" w14:textId="61383ABE"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a set of procedures put in place by the manufacturer to ensure that the final fortified product will comply</w:t>
            </w:r>
            <w:r w:rsidR="004A78D2" w:rsidRPr="002378C8">
              <w:rPr>
                <w:rFonts w:asciiTheme="minorHAnsi" w:hAnsiTheme="minorHAnsi" w:cstheme="minorHAnsi"/>
                <w:szCs w:val="22"/>
              </w:rPr>
              <w:t xml:space="preserve"> consistently</w:t>
            </w:r>
            <w:r w:rsidRPr="002378C8">
              <w:rPr>
                <w:rFonts w:asciiTheme="minorHAnsi" w:hAnsiTheme="minorHAnsi" w:cstheme="minorHAnsi"/>
                <w:szCs w:val="22"/>
              </w:rPr>
              <w:t xml:space="preserve"> with the local standard</w:t>
            </w:r>
          </w:p>
        </w:tc>
      </w:tr>
      <w:tr w:rsidR="00127373" w:rsidRPr="002378C8" w14:paraId="7319092D" w14:textId="77777777" w:rsidTr="009B5C01">
        <w:trPr>
          <w:trHeight w:val="290"/>
        </w:trPr>
        <w:tc>
          <w:tcPr>
            <w:tcW w:w="1029" w:type="pct"/>
            <w:shd w:val="clear" w:color="auto" w:fill="auto"/>
            <w:noWrap/>
            <w:hideMark/>
          </w:tcPr>
          <w:p w14:paraId="3E717544" w14:textId="77777777"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Quality Control</w:t>
            </w:r>
          </w:p>
        </w:tc>
        <w:tc>
          <w:tcPr>
            <w:tcW w:w="3971" w:type="pct"/>
            <w:shd w:val="clear" w:color="auto" w:fill="auto"/>
            <w:noWrap/>
            <w:vAlign w:val="bottom"/>
            <w:hideMark/>
          </w:tcPr>
          <w:p w14:paraId="21AC8939" w14:textId="45327353"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a set of procedures undertaken by the manufacturer to verify that a product does comply</w:t>
            </w:r>
            <w:r w:rsidR="004A78D2" w:rsidRPr="002378C8">
              <w:rPr>
                <w:rFonts w:asciiTheme="minorHAnsi" w:hAnsiTheme="minorHAnsi" w:cstheme="minorHAnsi"/>
                <w:szCs w:val="22"/>
              </w:rPr>
              <w:t xml:space="preserve"> consistently</w:t>
            </w:r>
            <w:r w:rsidRPr="002378C8">
              <w:rPr>
                <w:rFonts w:asciiTheme="minorHAnsi" w:hAnsiTheme="minorHAnsi" w:cstheme="minorHAnsi"/>
                <w:szCs w:val="22"/>
              </w:rPr>
              <w:t xml:space="preserve"> with set standards. This involves sample collection and testing of final product</w:t>
            </w:r>
          </w:p>
        </w:tc>
      </w:tr>
      <w:tr w:rsidR="00127373" w:rsidRPr="002378C8" w14:paraId="7BC2D37A" w14:textId="77777777" w:rsidTr="009B5C01">
        <w:trPr>
          <w:trHeight w:val="290"/>
        </w:trPr>
        <w:tc>
          <w:tcPr>
            <w:tcW w:w="1029" w:type="pct"/>
            <w:shd w:val="clear" w:color="auto" w:fill="auto"/>
            <w:noWrap/>
            <w:hideMark/>
          </w:tcPr>
          <w:p w14:paraId="2281E967" w14:textId="589F2855" w:rsidR="00127373" w:rsidRPr="002378C8" w:rsidRDefault="00127373" w:rsidP="00DB4C3F">
            <w:pPr>
              <w:rPr>
                <w:rFonts w:asciiTheme="minorHAnsi" w:hAnsiTheme="minorHAnsi" w:cstheme="minorHAnsi"/>
                <w:szCs w:val="22"/>
              </w:rPr>
            </w:pPr>
            <w:r w:rsidRPr="002378C8">
              <w:rPr>
                <w:rFonts w:asciiTheme="minorHAnsi" w:hAnsiTheme="minorHAnsi" w:cstheme="minorHAnsi"/>
                <w:szCs w:val="22"/>
              </w:rPr>
              <w:t xml:space="preserve">Refined </w:t>
            </w:r>
            <w:r w:rsidR="000D217D" w:rsidRPr="002378C8">
              <w:rPr>
                <w:rFonts w:asciiTheme="minorHAnsi" w:hAnsiTheme="minorHAnsi" w:cstheme="minorHAnsi"/>
                <w:szCs w:val="22"/>
              </w:rPr>
              <w:t>W</w:t>
            </w:r>
            <w:r w:rsidRPr="002378C8">
              <w:rPr>
                <w:rFonts w:asciiTheme="minorHAnsi" w:hAnsiTheme="minorHAnsi" w:cstheme="minorHAnsi"/>
                <w:szCs w:val="22"/>
              </w:rPr>
              <w:t>heat Flour</w:t>
            </w:r>
          </w:p>
        </w:tc>
        <w:tc>
          <w:tcPr>
            <w:tcW w:w="3971" w:type="pct"/>
            <w:shd w:val="clear" w:color="auto" w:fill="auto"/>
            <w:noWrap/>
            <w:vAlign w:val="bottom"/>
            <w:hideMark/>
          </w:tcPr>
          <w:p w14:paraId="6CE3D72D" w14:textId="11179BF4" w:rsidR="00127373" w:rsidRPr="002378C8" w:rsidRDefault="0068563A" w:rsidP="00777206">
            <w:pPr>
              <w:rPr>
                <w:rFonts w:asciiTheme="minorHAnsi" w:hAnsiTheme="minorHAnsi" w:cstheme="minorHAnsi"/>
                <w:szCs w:val="22"/>
              </w:rPr>
            </w:pPr>
            <w:r w:rsidRPr="002378C8">
              <w:rPr>
                <w:rFonts w:asciiTheme="minorHAnsi" w:hAnsiTheme="minorHAnsi" w:cstheme="minorHAnsi"/>
                <w:szCs w:val="22"/>
              </w:rPr>
              <w:t>Wheat</w:t>
            </w:r>
            <w:r w:rsidR="00127373" w:rsidRPr="002378C8">
              <w:rPr>
                <w:rFonts w:asciiTheme="minorHAnsi" w:hAnsiTheme="minorHAnsi" w:cstheme="minorHAnsi"/>
                <w:szCs w:val="22"/>
              </w:rPr>
              <w:t xml:space="preserve"> </w:t>
            </w:r>
            <w:r w:rsidRPr="002378C8">
              <w:rPr>
                <w:rFonts w:asciiTheme="minorHAnsi" w:hAnsiTheme="minorHAnsi" w:cstheme="minorHAnsi"/>
                <w:szCs w:val="22"/>
              </w:rPr>
              <w:t>flour from</w:t>
            </w:r>
            <w:r w:rsidR="00777206" w:rsidRPr="002378C8">
              <w:rPr>
                <w:rFonts w:asciiTheme="minorHAnsi" w:hAnsiTheme="minorHAnsi" w:cstheme="minorHAnsi"/>
                <w:szCs w:val="22"/>
              </w:rPr>
              <w:t xml:space="preserve"> which husks have been removed </w:t>
            </w:r>
            <w:r w:rsidR="00453E6C" w:rsidRPr="002378C8">
              <w:rPr>
                <w:rFonts w:asciiTheme="minorHAnsi" w:hAnsiTheme="minorHAnsi" w:cstheme="minorHAnsi"/>
                <w:szCs w:val="22"/>
              </w:rPr>
              <w:t>a</w:t>
            </w:r>
            <w:r w:rsidR="00777206" w:rsidRPr="002378C8">
              <w:rPr>
                <w:rFonts w:asciiTheme="minorHAnsi" w:hAnsiTheme="minorHAnsi" w:cstheme="minorHAnsi"/>
                <w:szCs w:val="22"/>
              </w:rPr>
              <w:t>nd the flour yield is below 83%</w:t>
            </w:r>
            <w:r w:rsidR="00291E5B" w:rsidRPr="002378C8">
              <w:rPr>
                <w:rFonts w:asciiTheme="minorHAnsi" w:hAnsiTheme="minorHAnsi" w:cstheme="minorHAnsi"/>
                <w:szCs w:val="22"/>
              </w:rPr>
              <w:t>. This flour usually is referred to as low extraction flour</w:t>
            </w:r>
          </w:p>
        </w:tc>
      </w:tr>
      <w:tr w:rsidR="00A754DC" w:rsidRPr="002378C8" w14:paraId="57650929" w14:textId="77777777" w:rsidTr="009B5C01">
        <w:trPr>
          <w:trHeight w:val="290"/>
        </w:trPr>
        <w:tc>
          <w:tcPr>
            <w:tcW w:w="1029" w:type="pct"/>
            <w:shd w:val="clear" w:color="auto" w:fill="auto"/>
            <w:noWrap/>
          </w:tcPr>
          <w:p w14:paraId="377B47C7" w14:textId="5A1D4D06" w:rsidR="00A754DC" w:rsidRPr="002378C8" w:rsidRDefault="00A754DC" w:rsidP="00DB4C3F">
            <w:pPr>
              <w:rPr>
                <w:rFonts w:asciiTheme="minorHAnsi" w:hAnsiTheme="minorHAnsi" w:cstheme="minorHAnsi"/>
                <w:szCs w:val="22"/>
              </w:rPr>
            </w:pPr>
            <w:r w:rsidRPr="002378C8">
              <w:rPr>
                <w:rFonts w:asciiTheme="minorHAnsi" w:hAnsiTheme="minorHAnsi" w:cstheme="minorHAnsi"/>
                <w:szCs w:val="22"/>
              </w:rPr>
              <w:lastRenderedPageBreak/>
              <w:t>Regulatory Monitoring</w:t>
            </w:r>
          </w:p>
        </w:tc>
        <w:tc>
          <w:tcPr>
            <w:tcW w:w="3971" w:type="pct"/>
            <w:shd w:val="clear" w:color="auto" w:fill="auto"/>
            <w:noWrap/>
            <w:vAlign w:val="bottom"/>
          </w:tcPr>
          <w:p w14:paraId="0F7D5CFD" w14:textId="4391D00C" w:rsidR="00A754DC" w:rsidRPr="002378C8" w:rsidDel="00291E5B" w:rsidRDefault="00A754DC" w:rsidP="00777206">
            <w:pPr>
              <w:rPr>
                <w:rFonts w:asciiTheme="minorHAnsi" w:hAnsiTheme="minorHAnsi" w:cstheme="minorHAnsi"/>
                <w:szCs w:val="22"/>
              </w:rPr>
            </w:pPr>
            <w:r w:rsidRPr="002378C8">
              <w:rPr>
                <w:rFonts w:asciiTheme="minorHAnsi" w:hAnsiTheme="minorHAnsi" w:cstheme="minorHAnsi"/>
                <w:szCs w:val="22"/>
              </w:rPr>
              <w:t>the monitoring of fortified foods comprising internal monitoring, external monitoring, import and commercial monitoring</w:t>
            </w:r>
          </w:p>
        </w:tc>
      </w:tr>
      <w:tr w:rsidR="00127373" w:rsidRPr="002378C8" w14:paraId="3792F6A8" w14:textId="77777777" w:rsidTr="009B5C01">
        <w:trPr>
          <w:trHeight w:val="290"/>
        </w:trPr>
        <w:tc>
          <w:tcPr>
            <w:tcW w:w="1029" w:type="pct"/>
            <w:shd w:val="clear" w:color="auto" w:fill="auto"/>
            <w:noWrap/>
            <w:hideMark/>
          </w:tcPr>
          <w:p w14:paraId="7C37F284" w14:textId="354DDCC9" w:rsidR="00127373" w:rsidRPr="002378C8" w:rsidRDefault="00777206" w:rsidP="00DB4C3F">
            <w:pPr>
              <w:rPr>
                <w:rFonts w:asciiTheme="minorHAnsi" w:hAnsiTheme="minorHAnsi" w:cstheme="minorHAnsi"/>
                <w:szCs w:val="22"/>
              </w:rPr>
            </w:pPr>
            <w:r w:rsidRPr="002378C8">
              <w:rPr>
                <w:rFonts w:asciiTheme="minorHAnsi" w:hAnsiTheme="minorHAnsi" w:cstheme="minorHAnsi"/>
                <w:szCs w:val="22"/>
              </w:rPr>
              <w:t xml:space="preserve">National </w:t>
            </w:r>
            <w:r w:rsidR="00127373" w:rsidRPr="002378C8">
              <w:rPr>
                <w:rFonts w:asciiTheme="minorHAnsi" w:hAnsiTheme="minorHAnsi" w:cstheme="minorHAnsi"/>
                <w:szCs w:val="22"/>
              </w:rPr>
              <w:t>Standard</w:t>
            </w:r>
          </w:p>
        </w:tc>
        <w:tc>
          <w:tcPr>
            <w:tcW w:w="3971" w:type="pct"/>
            <w:shd w:val="clear" w:color="auto" w:fill="auto"/>
            <w:noWrap/>
            <w:vAlign w:val="bottom"/>
            <w:hideMark/>
          </w:tcPr>
          <w:p w14:paraId="095FB442" w14:textId="347B9BAE" w:rsidR="00127373" w:rsidRPr="002378C8" w:rsidRDefault="00127373" w:rsidP="009266A9">
            <w:pPr>
              <w:rPr>
                <w:rFonts w:asciiTheme="minorHAnsi" w:hAnsiTheme="minorHAnsi" w:cstheme="minorHAnsi"/>
                <w:szCs w:val="22"/>
              </w:rPr>
            </w:pPr>
            <w:r w:rsidRPr="002378C8">
              <w:rPr>
                <w:rFonts w:asciiTheme="minorHAnsi" w:hAnsiTheme="minorHAnsi" w:cstheme="minorHAnsi"/>
                <w:szCs w:val="22"/>
              </w:rPr>
              <w:t xml:space="preserve">a food standard produced or adopted by </w:t>
            </w:r>
            <w:r w:rsidR="00BE3517" w:rsidRPr="002378C8">
              <w:rPr>
                <w:rFonts w:asciiTheme="minorHAnsi" w:hAnsiTheme="minorHAnsi" w:cstheme="minorHAnsi"/>
                <w:szCs w:val="22"/>
              </w:rPr>
              <w:t xml:space="preserve">a </w:t>
            </w:r>
            <w:r w:rsidRPr="002378C8">
              <w:rPr>
                <w:rFonts w:asciiTheme="minorHAnsi" w:hAnsiTheme="minorHAnsi" w:cstheme="minorHAnsi"/>
                <w:szCs w:val="22"/>
              </w:rPr>
              <w:t xml:space="preserve">Member State for the </w:t>
            </w:r>
            <w:r w:rsidR="00777206" w:rsidRPr="002378C8">
              <w:rPr>
                <w:rFonts w:asciiTheme="minorHAnsi" w:hAnsiTheme="minorHAnsi" w:cstheme="minorHAnsi"/>
                <w:szCs w:val="22"/>
              </w:rPr>
              <w:t>production of fortified foods of interest</w:t>
            </w:r>
            <w:r w:rsidR="00BE3517" w:rsidRPr="002378C8">
              <w:rPr>
                <w:rFonts w:asciiTheme="minorHAnsi" w:hAnsiTheme="minorHAnsi" w:cstheme="minorHAnsi"/>
                <w:szCs w:val="22"/>
              </w:rPr>
              <w:t xml:space="preserve"> in the country</w:t>
            </w:r>
          </w:p>
        </w:tc>
      </w:tr>
      <w:tr w:rsidR="00A754DC" w:rsidRPr="002378C8" w14:paraId="402DF0D2" w14:textId="77777777" w:rsidTr="009B5C01">
        <w:trPr>
          <w:trHeight w:val="290"/>
        </w:trPr>
        <w:tc>
          <w:tcPr>
            <w:tcW w:w="1029" w:type="pct"/>
            <w:shd w:val="clear" w:color="auto" w:fill="auto"/>
            <w:noWrap/>
          </w:tcPr>
          <w:p w14:paraId="2F84F4AE" w14:textId="3D7C85A6" w:rsidR="00A754DC" w:rsidRPr="002378C8" w:rsidDel="00777206" w:rsidRDefault="00A754DC" w:rsidP="00DB4C3F">
            <w:pPr>
              <w:rPr>
                <w:rFonts w:asciiTheme="minorHAnsi" w:hAnsiTheme="minorHAnsi" w:cstheme="minorHAnsi"/>
                <w:szCs w:val="22"/>
              </w:rPr>
            </w:pPr>
            <w:r w:rsidRPr="002378C8">
              <w:rPr>
                <w:rFonts w:asciiTheme="minorHAnsi" w:hAnsiTheme="minorHAnsi" w:cstheme="minorHAnsi"/>
                <w:szCs w:val="22"/>
              </w:rPr>
              <w:t>Technical Regulations</w:t>
            </w:r>
          </w:p>
        </w:tc>
        <w:tc>
          <w:tcPr>
            <w:tcW w:w="3971" w:type="pct"/>
            <w:shd w:val="clear" w:color="auto" w:fill="auto"/>
            <w:noWrap/>
            <w:vAlign w:val="bottom"/>
          </w:tcPr>
          <w:p w14:paraId="70735810" w14:textId="5293D9BC" w:rsidR="00117C8B" w:rsidRPr="002378C8" w:rsidRDefault="00117C8B" w:rsidP="00A165BF">
            <w:pPr>
              <w:contextualSpacing/>
              <w:rPr>
                <w:rFonts w:asciiTheme="minorHAnsi" w:hAnsiTheme="minorHAnsi" w:cstheme="minorHAnsi"/>
                <w:szCs w:val="22"/>
              </w:rPr>
            </w:pPr>
            <w:commentRangeStart w:id="64"/>
            <w:r w:rsidRPr="002378C8">
              <w:rPr>
                <w:rFonts w:asciiTheme="minorHAnsi" w:eastAsia="+mn-ea" w:hAnsiTheme="minorHAnsi" w:cstheme="minorHAnsi"/>
                <w:color w:val="000000"/>
                <w:szCs w:val="22"/>
              </w:rPr>
              <w:t>audit and Inspection procedures for local and imported fortified foods</w:t>
            </w:r>
            <w:commentRangeEnd w:id="64"/>
            <w:r w:rsidR="00B90599">
              <w:rPr>
                <w:rStyle w:val="CommentReference"/>
                <w:rFonts w:asciiTheme="minorHAnsi" w:eastAsiaTheme="minorHAnsi" w:hAnsiTheme="minorHAnsi" w:cstheme="minorBidi"/>
              </w:rPr>
              <w:commentReference w:id="64"/>
            </w:r>
          </w:p>
          <w:p w14:paraId="1AAB7ED8" w14:textId="77777777" w:rsidR="00A754DC" w:rsidRPr="002378C8" w:rsidRDefault="00A754DC" w:rsidP="00777206">
            <w:pPr>
              <w:rPr>
                <w:rFonts w:asciiTheme="minorHAnsi" w:hAnsiTheme="minorHAnsi" w:cstheme="minorHAnsi"/>
                <w:szCs w:val="22"/>
              </w:rPr>
            </w:pPr>
          </w:p>
        </w:tc>
      </w:tr>
    </w:tbl>
    <w:p w14:paraId="49D225F3" w14:textId="1F27F621" w:rsidR="00127373" w:rsidRPr="009B5C01" w:rsidRDefault="00127373" w:rsidP="009266A9">
      <w:pPr>
        <w:pStyle w:val="Heading1"/>
        <w:numPr>
          <w:ilvl w:val="0"/>
          <w:numId w:val="1"/>
        </w:numPr>
      </w:pPr>
      <w:r w:rsidRPr="009B5C01">
        <w:br w:type="page"/>
      </w:r>
      <w:bookmarkStart w:id="65" w:name="_Toc48491603"/>
      <w:r w:rsidRPr="009B5C01">
        <w:rPr>
          <w:rFonts w:asciiTheme="minorHAnsi" w:hAnsiTheme="minorHAnsi" w:cstheme="minorHAnsi"/>
          <w:sz w:val="28"/>
          <w:szCs w:val="28"/>
        </w:rPr>
        <w:lastRenderedPageBreak/>
        <w:t>Background</w:t>
      </w:r>
      <w:bookmarkEnd w:id="65"/>
    </w:p>
    <w:p w14:paraId="3CFE6D04" w14:textId="77777777" w:rsidR="00C769B8" w:rsidRPr="009B5C01" w:rsidRDefault="00C769B8" w:rsidP="00DB4C3F">
      <w:pPr>
        <w:pStyle w:val="Standard"/>
        <w:jc w:val="both"/>
        <w:rPr>
          <w:rFonts w:asciiTheme="minorHAnsi" w:hAnsiTheme="minorHAnsi" w:cstheme="minorHAnsi"/>
        </w:rPr>
      </w:pPr>
    </w:p>
    <w:p w14:paraId="1E06B7E4" w14:textId="77777777" w:rsidR="00127373" w:rsidRPr="009B5C01" w:rsidRDefault="00127373" w:rsidP="00DB4C3F">
      <w:pPr>
        <w:pStyle w:val="Standard"/>
        <w:jc w:val="both"/>
        <w:rPr>
          <w:rFonts w:asciiTheme="minorHAnsi" w:hAnsiTheme="minorHAnsi" w:cstheme="minorHAnsi"/>
        </w:rPr>
      </w:pPr>
      <w:r w:rsidRPr="009B5C01">
        <w:rPr>
          <w:rFonts w:asciiTheme="minorHAnsi" w:hAnsiTheme="minorHAnsi" w:cstheme="minorHAnsi"/>
        </w:rPr>
        <w:t xml:space="preserve">SADC has several sectoral policies and strategies including the SADC Regional Food and Nutrition Security strategy (2015 – 2025) which was approved by SADC Council in 2014. This Food and Nutrition Security Strategy recognizes that micronutrient deficiencies contribute substantially to the global burden of disease. </w:t>
      </w:r>
    </w:p>
    <w:p w14:paraId="02C96CCA" w14:textId="77777777" w:rsidR="00127373" w:rsidRPr="009B5C01" w:rsidRDefault="00127373" w:rsidP="00DB4C3F">
      <w:pPr>
        <w:pStyle w:val="Standard"/>
        <w:jc w:val="both"/>
        <w:rPr>
          <w:rFonts w:asciiTheme="minorHAnsi" w:hAnsiTheme="minorHAnsi" w:cstheme="minorHAnsi"/>
        </w:rPr>
      </w:pPr>
    </w:p>
    <w:p w14:paraId="4EAC75D6" w14:textId="6E15EFB8" w:rsidR="00127373" w:rsidRPr="009B5C01" w:rsidRDefault="00127373" w:rsidP="00DB4C3F">
      <w:pPr>
        <w:pStyle w:val="Standard"/>
        <w:jc w:val="both"/>
        <w:rPr>
          <w:rFonts w:asciiTheme="minorHAnsi" w:hAnsiTheme="minorHAnsi" w:cstheme="minorHAnsi"/>
          <w:b/>
          <w:bCs/>
        </w:rPr>
      </w:pPr>
      <w:r w:rsidRPr="009B5C01">
        <w:rPr>
          <w:rFonts w:asciiTheme="minorHAnsi" w:hAnsiTheme="minorHAnsi" w:cstheme="minorHAnsi"/>
        </w:rPr>
        <w:t>The control of vitamin and mineral deficiencies is an essential part of the overall</w:t>
      </w:r>
      <w:r w:rsidR="00C769B8" w:rsidRPr="009B5C01">
        <w:rPr>
          <w:rFonts w:asciiTheme="minorHAnsi" w:hAnsiTheme="minorHAnsi" w:cstheme="minorHAnsi"/>
        </w:rPr>
        <w:t xml:space="preserve"> </w:t>
      </w:r>
      <w:r w:rsidRPr="009B5C01">
        <w:rPr>
          <w:rFonts w:asciiTheme="minorHAnsi" w:hAnsiTheme="minorHAnsi" w:cstheme="minorHAnsi"/>
        </w:rPr>
        <w:t>effort to fight malnutrition. Member States need to adopt and support a comprehensive approach that addresses the causes of malnutrition and the often associated “</w:t>
      </w:r>
      <w:r w:rsidRPr="009B5C01">
        <w:rPr>
          <w:rFonts w:asciiTheme="minorHAnsi" w:hAnsiTheme="minorHAnsi" w:cstheme="minorHAnsi"/>
          <w:i/>
          <w:iCs/>
        </w:rPr>
        <w:t>hidden hunger</w:t>
      </w:r>
      <w:r w:rsidRPr="009B5C01">
        <w:rPr>
          <w:rFonts w:asciiTheme="minorHAnsi" w:hAnsiTheme="minorHAnsi" w:cstheme="minorHAnsi"/>
        </w:rPr>
        <w:t xml:space="preserve">” which rest intrinsic to poverty and unsustainable livelihoods. Actions that promote an increase in the supply, access, consumption and utilization of an adequate quantity, quality and variety of foods for all population groups should be supported. The aim is for all people to be able to obtain from their diet all the energy, macro- and micronutrients they need to enjoy a healthy and productive life. Policy and programme responses include food-based strategies such as dietary diversification and food fortification, </w:t>
      </w:r>
      <w:r w:rsidR="00946C32" w:rsidRPr="009B5C01">
        <w:rPr>
          <w:rFonts w:asciiTheme="minorHAnsi" w:hAnsiTheme="minorHAnsi" w:cstheme="minorHAnsi"/>
        </w:rPr>
        <w:t xml:space="preserve">supplementation as </w:t>
      </w:r>
      <w:r w:rsidRPr="009B5C01">
        <w:rPr>
          <w:rFonts w:asciiTheme="minorHAnsi" w:hAnsiTheme="minorHAnsi" w:cstheme="minorHAnsi"/>
        </w:rPr>
        <w:t>well as nutrition education</w:t>
      </w:r>
      <w:r w:rsidR="00946C32" w:rsidRPr="009B5C01">
        <w:rPr>
          <w:rFonts w:asciiTheme="minorHAnsi" w:hAnsiTheme="minorHAnsi" w:cstheme="minorHAnsi"/>
        </w:rPr>
        <w:t>.</w:t>
      </w:r>
      <w:r w:rsidRPr="009B5C01">
        <w:rPr>
          <w:rFonts w:asciiTheme="minorHAnsi" w:hAnsiTheme="minorHAnsi" w:cstheme="minorHAnsi"/>
        </w:rPr>
        <w:t xml:space="preserve"> These approaches should be regarded as complementary</w:t>
      </w:r>
      <w:r w:rsidR="00BE3517" w:rsidRPr="009B5C01">
        <w:rPr>
          <w:rFonts w:asciiTheme="minorHAnsi" w:hAnsiTheme="minorHAnsi" w:cstheme="minorHAnsi"/>
        </w:rPr>
        <w:t xml:space="preserve"> and</w:t>
      </w:r>
      <w:r w:rsidRPr="009B5C01">
        <w:rPr>
          <w:rFonts w:asciiTheme="minorHAnsi" w:hAnsiTheme="minorHAnsi" w:cstheme="minorHAnsi"/>
        </w:rPr>
        <w:t xml:space="preserve"> their relative importance</w:t>
      </w:r>
      <w:r w:rsidR="00D0275C" w:rsidRPr="009B5C01">
        <w:rPr>
          <w:rFonts w:asciiTheme="minorHAnsi" w:hAnsiTheme="minorHAnsi" w:cstheme="minorHAnsi"/>
        </w:rPr>
        <w:t xml:space="preserve"> </w:t>
      </w:r>
      <w:r w:rsidR="00BE3517" w:rsidRPr="009B5C01">
        <w:rPr>
          <w:rFonts w:asciiTheme="minorHAnsi" w:hAnsiTheme="minorHAnsi" w:cstheme="minorHAnsi"/>
        </w:rPr>
        <w:t xml:space="preserve">depends </w:t>
      </w:r>
      <w:r w:rsidRPr="009B5C01">
        <w:rPr>
          <w:rFonts w:asciiTheme="minorHAnsi" w:hAnsiTheme="minorHAnsi" w:cstheme="minorHAnsi"/>
        </w:rPr>
        <w:t>on local conditions and the specific needs</w:t>
      </w:r>
      <w:r w:rsidRPr="009B5C01">
        <w:rPr>
          <w:rFonts w:asciiTheme="minorHAnsi" w:hAnsiTheme="minorHAnsi" w:cstheme="minorHAnsi"/>
          <w:b/>
          <w:bCs/>
        </w:rPr>
        <w:t>.</w:t>
      </w:r>
    </w:p>
    <w:p w14:paraId="4931719A" w14:textId="77777777" w:rsidR="00127373" w:rsidRPr="009B5C01" w:rsidRDefault="00127373" w:rsidP="00DB4C3F">
      <w:pPr>
        <w:pStyle w:val="Standard"/>
        <w:jc w:val="both"/>
        <w:rPr>
          <w:rFonts w:asciiTheme="minorHAnsi" w:hAnsiTheme="minorHAnsi" w:cstheme="minorHAnsi"/>
        </w:rPr>
      </w:pPr>
    </w:p>
    <w:p w14:paraId="08DFF924" w14:textId="7364F82F" w:rsidR="00127373" w:rsidRPr="009B5C01" w:rsidRDefault="00127373" w:rsidP="00DB4C3F">
      <w:pPr>
        <w:pStyle w:val="Standard"/>
        <w:jc w:val="both"/>
        <w:rPr>
          <w:rFonts w:asciiTheme="minorHAnsi" w:hAnsiTheme="minorHAnsi" w:cstheme="minorHAnsi"/>
        </w:rPr>
      </w:pPr>
      <w:r w:rsidRPr="009B5C01">
        <w:rPr>
          <w:rFonts w:asciiTheme="minorHAnsi" w:hAnsiTheme="minorHAnsi" w:cstheme="minorHAnsi"/>
        </w:rPr>
        <w:t>Food Fortification is one</w:t>
      </w:r>
      <w:r w:rsidR="00DF13D8" w:rsidRPr="009B5C01">
        <w:rPr>
          <w:rFonts w:asciiTheme="minorHAnsi" w:hAnsiTheme="minorHAnsi" w:cstheme="minorHAnsi"/>
        </w:rPr>
        <w:t xml:space="preserve"> of the</w:t>
      </w:r>
      <w:r w:rsidRPr="009B5C01">
        <w:rPr>
          <w:rFonts w:asciiTheme="minorHAnsi" w:hAnsiTheme="minorHAnsi" w:cstheme="minorHAnsi"/>
        </w:rPr>
        <w:t xml:space="preserve"> </w:t>
      </w:r>
      <w:del w:id="66" w:author="karen codling" w:date="2020-08-17T12:00:00Z">
        <w:r w:rsidRPr="009B5C01" w:rsidDel="00B90599">
          <w:rPr>
            <w:rFonts w:asciiTheme="minorHAnsi" w:hAnsiTheme="minorHAnsi" w:cstheme="minorHAnsi"/>
          </w:rPr>
          <w:delText>cost effective</w:delText>
        </w:r>
      </w:del>
      <w:ins w:id="67" w:author="karen codling" w:date="2020-08-17T12:00:00Z">
        <w:r w:rsidR="00B90599" w:rsidRPr="009B5C01">
          <w:rPr>
            <w:rFonts w:asciiTheme="minorHAnsi" w:hAnsiTheme="minorHAnsi" w:cstheme="minorHAnsi"/>
          </w:rPr>
          <w:t>cost-effective</w:t>
        </w:r>
      </w:ins>
      <w:r w:rsidRPr="009B5C01">
        <w:rPr>
          <w:rFonts w:asciiTheme="minorHAnsi" w:hAnsiTheme="minorHAnsi" w:cstheme="minorHAnsi"/>
        </w:rPr>
        <w:t xml:space="preserve"> strategies for the </w:t>
      </w:r>
      <w:r w:rsidR="00BE3517" w:rsidRPr="009B5C01">
        <w:rPr>
          <w:rFonts w:asciiTheme="minorHAnsi" w:hAnsiTheme="minorHAnsi" w:cstheme="minorHAnsi"/>
        </w:rPr>
        <w:t xml:space="preserve">prevention and control </w:t>
      </w:r>
      <w:r w:rsidRPr="009B5C01">
        <w:rPr>
          <w:rFonts w:asciiTheme="minorHAnsi" w:hAnsiTheme="minorHAnsi" w:cstheme="minorHAnsi"/>
        </w:rPr>
        <w:t xml:space="preserve">of micronutrient deficiencies in countries. In the SADC region, a number of countries have adopted mandatory fortification of staples foods for </w:t>
      </w:r>
      <w:r w:rsidR="0052317A" w:rsidRPr="009B5C01">
        <w:rPr>
          <w:rFonts w:asciiTheme="minorHAnsi" w:hAnsiTheme="minorHAnsi" w:cstheme="minorHAnsi"/>
        </w:rPr>
        <w:t>the reduction and control</w:t>
      </w:r>
      <w:r w:rsidRPr="009B5C01">
        <w:rPr>
          <w:rFonts w:asciiTheme="minorHAnsi" w:hAnsiTheme="minorHAnsi" w:cstheme="minorHAnsi"/>
        </w:rPr>
        <w:t xml:space="preserve"> of existing micronutrient deficiencies. Th</w:t>
      </w:r>
      <w:r w:rsidR="00946C32" w:rsidRPr="009B5C01">
        <w:rPr>
          <w:rFonts w:asciiTheme="minorHAnsi" w:hAnsiTheme="minorHAnsi" w:cstheme="minorHAnsi"/>
        </w:rPr>
        <w:t xml:space="preserve">e </w:t>
      </w:r>
      <w:r w:rsidR="0052317A" w:rsidRPr="009B5C01">
        <w:rPr>
          <w:rFonts w:asciiTheme="minorHAnsi" w:hAnsiTheme="minorHAnsi" w:cstheme="minorHAnsi"/>
        </w:rPr>
        <w:t xml:space="preserve">addition of </w:t>
      </w:r>
      <w:r w:rsidR="005C78C2" w:rsidRPr="009B5C01">
        <w:rPr>
          <w:rFonts w:asciiTheme="minorHAnsi" w:hAnsiTheme="minorHAnsi" w:cstheme="minorHAnsi"/>
        </w:rPr>
        <w:t>micronutrients</w:t>
      </w:r>
      <w:r w:rsidR="0052317A" w:rsidRPr="009B5C01">
        <w:rPr>
          <w:rFonts w:asciiTheme="minorHAnsi" w:hAnsiTheme="minorHAnsi" w:cstheme="minorHAnsi"/>
        </w:rPr>
        <w:t xml:space="preserve"> </w:t>
      </w:r>
      <w:r w:rsidRPr="009B5C01">
        <w:rPr>
          <w:rFonts w:asciiTheme="minorHAnsi" w:hAnsiTheme="minorHAnsi" w:cstheme="minorHAnsi"/>
        </w:rPr>
        <w:t>is aimed at providing consumers with equal access to nutritious fortified foods</w:t>
      </w:r>
      <w:r w:rsidR="0052317A" w:rsidRPr="009B5C01">
        <w:rPr>
          <w:rFonts w:asciiTheme="minorHAnsi" w:hAnsiTheme="minorHAnsi" w:cstheme="minorHAnsi"/>
        </w:rPr>
        <w:t xml:space="preserve"> whether locally produced or imported</w:t>
      </w:r>
      <w:r w:rsidR="00BE3517" w:rsidRPr="009B5C01">
        <w:rPr>
          <w:rFonts w:asciiTheme="minorHAnsi" w:hAnsiTheme="minorHAnsi" w:cstheme="minorHAnsi"/>
        </w:rPr>
        <w:t xml:space="preserve"> from the region</w:t>
      </w:r>
      <w:r w:rsidRPr="009B5C01">
        <w:rPr>
          <w:rFonts w:asciiTheme="minorHAnsi" w:hAnsiTheme="minorHAnsi" w:cstheme="minorHAnsi"/>
        </w:rPr>
        <w:t xml:space="preserve">. </w:t>
      </w:r>
      <w:r w:rsidR="0052317A" w:rsidRPr="009B5C01">
        <w:rPr>
          <w:rFonts w:asciiTheme="minorHAnsi" w:hAnsiTheme="minorHAnsi" w:cstheme="minorHAnsi"/>
        </w:rPr>
        <w:t xml:space="preserve"> The SADC regional standards will also facilitate intra-regional trade and advance wide distribution and access to high quality fortified foods.</w:t>
      </w:r>
    </w:p>
    <w:p w14:paraId="1365858A" w14:textId="77777777" w:rsidR="00127373" w:rsidRPr="009B5C01" w:rsidRDefault="00127373" w:rsidP="00DB4C3F">
      <w:pPr>
        <w:pStyle w:val="Standard"/>
        <w:jc w:val="both"/>
        <w:rPr>
          <w:rFonts w:asciiTheme="minorHAnsi" w:hAnsiTheme="minorHAnsi" w:cstheme="minorHAnsi"/>
        </w:rPr>
      </w:pPr>
    </w:p>
    <w:p w14:paraId="38C0C019" w14:textId="2D78678B" w:rsidR="00127373" w:rsidRPr="009B5C01" w:rsidRDefault="00127373" w:rsidP="00DB4C3F">
      <w:pPr>
        <w:pStyle w:val="Standard"/>
        <w:jc w:val="both"/>
        <w:rPr>
          <w:rFonts w:asciiTheme="minorHAnsi" w:hAnsiTheme="minorHAnsi" w:cstheme="minorHAnsi"/>
        </w:rPr>
      </w:pPr>
      <w:r w:rsidRPr="009B5C01">
        <w:rPr>
          <w:rFonts w:asciiTheme="minorHAnsi" w:hAnsiTheme="minorHAnsi" w:cstheme="minorHAnsi"/>
        </w:rPr>
        <w:t xml:space="preserve">A first step in this process of establishing regional </w:t>
      </w:r>
      <w:r w:rsidR="00BE3517" w:rsidRPr="009B5C01">
        <w:rPr>
          <w:rFonts w:asciiTheme="minorHAnsi" w:hAnsiTheme="minorHAnsi" w:cstheme="minorHAnsi"/>
        </w:rPr>
        <w:t xml:space="preserve">minimum </w:t>
      </w:r>
      <w:r w:rsidRPr="009B5C01">
        <w:rPr>
          <w:rFonts w:asciiTheme="minorHAnsi" w:hAnsiTheme="minorHAnsi" w:cstheme="minorHAnsi"/>
        </w:rPr>
        <w:t>standards was to map out existing legislation in the SADC member states to inform the process of developing the regional minimum standards.  The landscape analysis looked at standards for fortifying five common</w:t>
      </w:r>
      <w:r w:rsidR="00BE3517" w:rsidRPr="009B5C01">
        <w:rPr>
          <w:rFonts w:asciiTheme="minorHAnsi" w:hAnsiTheme="minorHAnsi" w:cstheme="minorHAnsi"/>
        </w:rPr>
        <w:t>ly consumed</w:t>
      </w:r>
      <w:r w:rsidRPr="009B5C01">
        <w:rPr>
          <w:rFonts w:asciiTheme="minorHAnsi" w:hAnsiTheme="minorHAnsi" w:cstheme="minorHAnsi"/>
        </w:rPr>
        <w:t xml:space="preserve"> foods, namely sugar, cooking oil, salt, wheat flour and maize flour.</w:t>
      </w:r>
      <w:r w:rsidRPr="009B5C01" w:rsidDel="00A63FB8">
        <w:rPr>
          <w:rFonts w:asciiTheme="minorHAnsi" w:hAnsiTheme="minorHAnsi" w:cstheme="minorHAnsi"/>
        </w:rPr>
        <w:t xml:space="preserve"> </w:t>
      </w:r>
      <w:r w:rsidRPr="009B5C01">
        <w:rPr>
          <w:rFonts w:asciiTheme="minorHAnsi" w:hAnsiTheme="minorHAnsi" w:cstheme="minorHAnsi"/>
        </w:rPr>
        <w:t xml:space="preserve">The exercise further reviewed existing micronutrient deficiencies prevalent in the Member States and the consumption patterns of the populations with respect to these specified foods. This was to inform the minimum micronutrients to be considered and levels to be added for health impact. A comparison with nutrient levels suggested by the </w:t>
      </w:r>
      <w:r w:rsidR="00453E6C" w:rsidRPr="009B5C01">
        <w:rPr>
          <w:rFonts w:asciiTheme="minorHAnsi" w:hAnsiTheme="minorHAnsi" w:cstheme="minorHAnsi"/>
        </w:rPr>
        <w:t>W</w:t>
      </w:r>
      <w:r w:rsidRPr="009B5C01">
        <w:rPr>
          <w:rFonts w:asciiTheme="minorHAnsi" w:hAnsiTheme="minorHAnsi" w:cstheme="minorHAnsi"/>
        </w:rPr>
        <w:t xml:space="preserve">orld Health Organisation (WHO) and regional East Central and Southern Africa (ECSA) standards was made during this data review exercise. The work endeavored to determine any technical, sensory and cost implications that countries face during implementation of their national fortification programs. </w:t>
      </w:r>
      <w:r w:rsidR="008F3292" w:rsidRPr="009B5C01">
        <w:rPr>
          <w:rFonts w:asciiTheme="minorHAnsi" w:hAnsiTheme="minorHAnsi" w:cstheme="minorHAnsi"/>
        </w:rPr>
        <w:t xml:space="preserve">South Africa, for example, highlighted the need to keep of iron and zinc low since high levels would cause </w:t>
      </w:r>
      <w:r w:rsidR="00464F39" w:rsidRPr="009B5C01">
        <w:rPr>
          <w:rFonts w:asciiTheme="minorHAnsi" w:hAnsiTheme="minorHAnsi" w:cstheme="minorHAnsi"/>
        </w:rPr>
        <w:t xml:space="preserve">off </w:t>
      </w:r>
      <w:r w:rsidR="009266A9" w:rsidRPr="009B5C01">
        <w:rPr>
          <w:rFonts w:asciiTheme="minorHAnsi" w:hAnsiTheme="minorHAnsi" w:cstheme="minorHAnsi"/>
        </w:rPr>
        <w:t>flavor and</w:t>
      </w:r>
      <w:r w:rsidR="008F3292" w:rsidRPr="009B5C01">
        <w:rPr>
          <w:rFonts w:asciiTheme="minorHAnsi" w:hAnsiTheme="minorHAnsi" w:cstheme="minorHAnsi"/>
        </w:rPr>
        <w:t xml:space="preserve"> discoloration in fortified flour based on the</w:t>
      </w:r>
      <w:r w:rsidR="00464F39" w:rsidRPr="009B5C01">
        <w:rPr>
          <w:rFonts w:asciiTheme="minorHAnsi" w:hAnsiTheme="minorHAnsi" w:cstheme="minorHAnsi"/>
        </w:rPr>
        <w:t>ir</w:t>
      </w:r>
      <w:r w:rsidR="008F3292" w:rsidRPr="009B5C01">
        <w:rPr>
          <w:rFonts w:asciiTheme="minorHAnsi" w:hAnsiTheme="minorHAnsi" w:cstheme="minorHAnsi"/>
        </w:rPr>
        <w:t xml:space="preserve"> experience.</w:t>
      </w:r>
    </w:p>
    <w:p w14:paraId="55964510" w14:textId="77777777" w:rsidR="00127373" w:rsidRPr="009B5C01" w:rsidRDefault="00127373" w:rsidP="00DB4C3F">
      <w:pPr>
        <w:pStyle w:val="Standard"/>
        <w:jc w:val="both"/>
        <w:rPr>
          <w:rFonts w:asciiTheme="minorHAnsi" w:hAnsiTheme="minorHAnsi" w:cstheme="minorHAnsi"/>
        </w:rPr>
      </w:pPr>
    </w:p>
    <w:p w14:paraId="00E469AF" w14:textId="08BC3987" w:rsidR="00127373" w:rsidRPr="009B5C01" w:rsidRDefault="00127373" w:rsidP="00DB4C3F">
      <w:pPr>
        <w:pStyle w:val="Standard"/>
        <w:jc w:val="both"/>
        <w:rPr>
          <w:rFonts w:asciiTheme="minorHAnsi" w:hAnsiTheme="minorHAnsi" w:cstheme="minorHAnsi"/>
        </w:rPr>
      </w:pPr>
      <w:r w:rsidRPr="009B5C01">
        <w:rPr>
          <w:rFonts w:asciiTheme="minorHAnsi" w:hAnsiTheme="minorHAnsi" w:cstheme="minorHAnsi"/>
        </w:rPr>
        <w:t xml:space="preserve">The analysis looked at existing legislations available for food fortification, recommended compounds used in food fortification, and levels suggested. It also assessed cost implications in terms of premix procurement.  A validation exercise of the report from this mapping exercise was organized in March 2019.  Furthermore, it was recommended that the process of developing the minimum standards should be done in close collaboration with Ministry Health Senior management and nutritionists who are custodians of the food fortification programs in their countries and the private sector. </w:t>
      </w:r>
      <w:r w:rsidR="003E49E9" w:rsidRPr="009B5C01">
        <w:rPr>
          <w:rFonts w:asciiTheme="minorHAnsi" w:hAnsiTheme="minorHAnsi" w:cstheme="minorHAnsi"/>
        </w:rPr>
        <w:t>The major concern emanating from the consultation is the use foods that are known for contributing to non</w:t>
      </w:r>
      <w:r w:rsidR="00A0205B" w:rsidRPr="009B5C01">
        <w:rPr>
          <w:rFonts w:asciiTheme="minorHAnsi" w:hAnsiTheme="minorHAnsi" w:cstheme="minorHAnsi"/>
        </w:rPr>
        <w:t>-</w:t>
      </w:r>
      <w:r w:rsidR="003E49E9" w:rsidRPr="009B5C01">
        <w:rPr>
          <w:rFonts w:asciiTheme="minorHAnsi" w:hAnsiTheme="minorHAnsi" w:cstheme="minorHAnsi"/>
        </w:rPr>
        <w:t xml:space="preserve"> communicable diseases and need to ensure that universal fortification of various foods does not provide excess micronutrients to the population. Sugar and oil are associated with obesity and </w:t>
      </w:r>
      <w:r w:rsidR="003E49E9" w:rsidRPr="009B5C01">
        <w:rPr>
          <w:rFonts w:asciiTheme="minorHAnsi" w:hAnsiTheme="minorHAnsi" w:cstheme="minorHAnsi"/>
        </w:rPr>
        <w:lastRenderedPageBreak/>
        <w:t>promotion of these foods as healthy foods would be against efforts to promote reduced consumption of these foods.</w:t>
      </w:r>
    </w:p>
    <w:p w14:paraId="55B6FD25" w14:textId="77777777" w:rsidR="00127373" w:rsidRPr="009B5C01" w:rsidRDefault="00127373" w:rsidP="00DB4C3F">
      <w:pPr>
        <w:pStyle w:val="Standard"/>
        <w:jc w:val="both"/>
        <w:rPr>
          <w:rFonts w:asciiTheme="minorHAnsi" w:hAnsiTheme="minorHAnsi" w:cstheme="minorHAnsi"/>
        </w:rPr>
      </w:pPr>
    </w:p>
    <w:p w14:paraId="681A527A" w14:textId="1DD875C1" w:rsidR="00127373" w:rsidRPr="009B5C01" w:rsidRDefault="00127373" w:rsidP="00DB4C3F">
      <w:pPr>
        <w:pStyle w:val="Standard"/>
        <w:jc w:val="both"/>
        <w:rPr>
          <w:rFonts w:asciiTheme="minorHAnsi" w:hAnsiTheme="minorHAnsi" w:cstheme="minorHAnsi"/>
        </w:rPr>
      </w:pPr>
      <w:r w:rsidRPr="009B5C01">
        <w:rPr>
          <w:rFonts w:asciiTheme="minorHAnsi" w:hAnsiTheme="minorHAnsi" w:cstheme="minorHAnsi"/>
        </w:rPr>
        <w:t xml:space="preserve">Moving on from these findings and recommendations, the SADC Secretariat commenced with </w:t>
      </w:r>
      <w:r w:rsidR="001B1DA1" w:rsidRPr="009B5C01">
        <w:rPr>
          <w:rFonts w:asciiTheme="minorHAnsi" w:hAnsiTheme="minorHAnsi" w:cstheme="minorHAnsi"/>
        </w:rPr>
        <w:t>the second phase</w:t>
      </w:r>
      <w:r w:rsidRPr="009B5C01">
        <w:rPr>
          <w:rFonts w:asciiTheme="minorHAnsi" w:hAnsiTheme="minorHAnsi" w:cstheme="minorHAnsi"/>
        </w:rPr>
        <w:t xml:space="preserve"> of the development of minimum standards for the fortification of the identified foods within the region taking into consideration any further information from the Member States.</w:t>
      </w:r>
    </w:p>
    <w:p w14:paraId="7B8FB133" w14:textId="3BCC110E" w:rsidR="007266B4" w:rsidRPr="009B5C01" w:rsidRDefault="007266B4" w:rsidP="009266A9">
      <w:pPr>
        <w:pStyle w:val="Heading1"/>
        <w:numPr>
          <w:ilvl w:val="0"/>
          <w:numId w:val="1"/>
        </w:numPr>
        <w:rPr>
          <w:rFonts w:asciiTheme="minorHAnsi" w:hAnsiTheme="minorHAnsi" w:cstheme="minorHAnsi"/>
          <w:sz w:val="28"/>
          <w:szCs w:val="28"/>
        </w:rPr>
      </w:pPr>
      <w:bookmarkStart w:id="68" w:name="_Toc43186198"/>
      <w:bookmarkStart w:id="69" w:name="_Toc43186339"/>
      <w:bookmarkStart w:id="70" w:name="_Toc48491604"/>
      <w:bookmarkEnd w:id="68"/>
      <w:bookmarkEnd w:id="69"/>
      <w:r w:rsidRPr="009B5C01">
        <w:rPr>
          <w:rFonts w:asciiTheme="minorHAnsi" w:hAnsiTheme="minorHAnsi" w:cstheme="minorHAnsi"/>
          <w:sz w:val="28"/>
          <w:szCs w:val="28"/>
        </w:rPr>
        <w:t xml:space="preserve">SADC </w:t>
      </w:r>
      <w:r w:rsidR="00D0275C" w:rsidRPr="009B5C01">
        <w:rPr>
          <w:rFonts w:asciiTheme="minorHAnsi" w:hAnsiTheme="minorHAnsi" w:cstheme="minorHAnsi"/>
          <w:sz w:val="28"/>
          <w:szCs w:val="28"/>
        </w:rPr>
        <w:t>Context</w:t>
      </w:r>
      <w:bookmarkEnd w:id="70"/>
    </w:p>
    <w:p w14:paraId="4BCE2D6B" w14:textId="77777777" w:rsidR="000A5452" w:rsidRPr="009B5C01" w:rsidRDefault="000A5452" w:rsidP="008D1DFA">
      <w:pPr>
        <w:jc w:val="both"/>
        <w:rPr>
          <w:rFonts w:cstheme="minorHAnsi"/>
        </w:rPr>
      </w:pPr>
    </w:p>
    <w:p w14:paraId="1099E316" w14:textId="782C9EB7" w:rsidR="008028CA" w:rsidRPr="009B5C01" w:rsidRDefault="00127373" w:rsidP="008D1DFA">
      <w:pPr>
        <w:jc w:val="both"/>
        <w:rPr>
          <w:rFonts w:asciiTheme="minorHAnsi" w:hAnsiTheme="minorHAnsi" w:cstheme="minorHAnsi"/>
          <w:bCs/>
        </w:rPr>
      </w:pPr>
      <w:r w:rsidRPr="009B5C01">
        <w:rPr>
          <w:rFonts w:asciiTheme="minorHAnsi" w:hAnsiTheme="minorHAnsi" w:cstheme="minorHAnsi"/>
        </w:rPr>
        <w:t>In SADC</w:t>
      </w:r>
      <w:r w:rsidR="005C78C2" w:rsidRPr="009B5C01">
        <w:rPr>
          <w:rFonts w:asciiTheme="minorHAnsi" w:hAnsiTheme="minorHAnsi" w:cstheme="minorHAnsi"/>
        </w:rPr>
        <w:t>, a</w:t>
      </w:r>
      <w:r w:rsidR="000A5452" w:rsidRPr="009B5C01">
        <w:rPr>
          <w:rFonts w:asciiTheme="minorHAnsi" w:hAnsiTheme="minorHAnsi" w:cstheme="minorHAnsi"/>
        </w:rPr>
        <w:t xml:space="preserve"> number of micronutrient </w:t>
      </w:r>
      <w:r w:rsidR="005C78C2" w:rsidRPr="009B5C01">
        <w:rPr>
          <w:rFonts w:asciiTheme="minorHAnsi" w:hAnsiTheme="minorHAnsi" w:cstheme="minorHAnsi"/>
        </w:rPr>
        <w:t>deficiencies</w:t>
      </w:r>
      <w:r w:rsidR="000A5452" w:rsidRPr="009B5C01">
        <w:rPr>
          <w:rFonts w:asciiTheme="minorHAnsi" w:hAnsiTheme="minorHAnsi" w:cstheme="minorHAnsi"/>
        </w:rPr>
        <w:t xml:space="preserve"> are a public </w:t>
      </w:r>
      <w:r w:rsidR="005C78C2" w:rsidRPr="009B5C01">
        <w:rPr>
          <w:rFonts w:asciiTheme="minorHAnsi" w:hAnsiTheme="minorHAnsi" w:cstheme="minorHAnsi"/>
        </w:rPr>
        <w:t>health</w:t>
      </w:r>
      <w:r w:rsidR="000A5452" w:rsidRPr="009B5C01">
        <w:rPr>
          <w:rFonts w:asciiTheme="minorHAnsi" w:hAnsiTheme="minorHAnsi" w:cstheme="minorHAnsi"/>
        </w:rPr>
        <w:t xml:space="preserve"> concern with prevalence ranging from moderate to severe. Micronutrient Deficiencies of concern include vitamin A Deficiencies, Iron </w:t>
      </w:r>
      <w:r w:rsidR="005C78C2" w:rsidRPr="009B5C01">
        <w:rPr>
          <w:rFonts w:asciiTheme="minorHAnsi" w:hAnsiTheme="minorHAnsi" w:cstheme="minorHAnsi"/>
        </w:rPr>
        <w:t>Deficiency Anemia</w:t>
      </w:r>
      <w:r w:rsidR="000A5452" w:rsidRPr="009B5C01">
        <w:rPr>
          <w:rFonts w:asciiTheme="minorHAnsi" w:hAnsiTheme="minorHAnsi" w:cstheme="minorHAnsi"/>
        </w:rPr>
        <w:t>, Iodine Disorders, Zinc Deficiencies and folic acid deficiency. Vitamin A deficiency in the region ranges from mild to severe in other countries. T</w:t>
      </w:r>
      <w:r w:rsidRPr="009B5C01">
        <w:rPr>
          <w:rFonts w:asciiTheme="minorHAnsi" w:hAnsiTheme="minorHAnsi" w:cstheme="minorHAnsi"/>
        </w:rPr>
        <w:t xml:space="preserve">he prevalence of (iron deficiency) </w:t>
      </w:r>
      <w:r w:rsidR="0068563A" w:rsidRPr="009B5C01">
        <w:rPr>
          <w:rFonts w:asciiTheme="minorHAnsi" w:hAnsiTheme="minorHAnsi" w:cstheme="minorHAnsi"/>
        </w:rPr>
        <w:t>anemia</w:t>
      </w:r>
      <w:r w:rsidRPr="009B5C01">
        <w:rPr>
          <w:rFonts w:asciiTheme="minorHAnsi" w:hAnsiTheme="minorHAnsi" w:cstheme="minorHAnsi"/>
        </w:rPr>
        <w:t xml:space="preserve"> in women of reproductive age ranges between </w:t>
      </w:r>
      <w:r w:rsidR="00E50105" w:rsidRPr="009B5C01">
        <w:rPr>
          <w:rFonts w:asciiTheme="minorHAnsi" w:hAnsiTheme="minorHAnsi" w:cstheme="minorHAnsi"/>
          <w:bCs/>
        </w:rPr>
        <w:t>20 percent</w:t>
      </w:r>
      <w:r w:rsidRPr="009B5C01">
        <w:rPr>
          <w:rFonts w:asciiTheme="minorHAnsi" w:hAnsiTheme="minorHAnsi" w:cstheme="minorHAnsi"/>
          <w:bCs/>
        </w:rPr>
        <w:t xml:space="preserve"> in Namibia to 54 percent in Mozambique</w:t>
      </w:r>
      <w:r w:rsidR="008028CA" w:rsidRPr="009B5C01">
        <w:rPr>
          <w:rFonts w:asciiTheme="minorHAnsi" w:hAnsiTheme="minorHAnsi" w:cstheme="minorHAnsi"/>
          <w:bCs/>
        </w:rPr>
        <w:t xml:space="preserve"> </w:t>
      </w:r>
      <w:r w:rsidR="005C78C2" w:rsidRPr="009B5C01">
        <w:rPr>
          <w:rFonts w:asciiTheme="minorHAnsi" w:hAnsiTheme="minorHAnsi" w:cstheme="minorHAnsi"/>
          <w:bCs/>
        </w:rPr>
        <w:t>indicating</w:t>
      </w:r>
      <w:r w:rsidR="008028CA" w:rsidRPr="009B5C01">
        <w:rPr>
          <w:rFonts w:asciiTheme="minorHAnsi" w:hAnsiTheme="minorHAnsi" w:cstheme="minorHAnsi"/>
          <w:bCs/>
        </w:rPr>
        <w:t xml:space="preserve"> moderate to severe deficiencies in the </w:t>
      </w:r>
      <w:r w:rsidR="00ED1060">
        <w:rPr>
          <w:rFonts w:asciiTheme="minorHAnsi" w:hAnsiTheme="minorHAnsi" w:cstheme="minorHAnsi"/>
          <w:bCs/>
        </w:rPr>
        <w:t>M</w:t>
      </w:r>
      <w:r w:rsidR="008028CA" w:rsidRPr="009B5C01">
        <w:rPr>
          <w:rFonts w:asciiTheme="minorHAnsi" w:hAnsiTheme="minorHAnsi" w:cstheme="minorHAnsi"/>
          <w:bCs/>
        </w:rPr>
        <w:t xml:space="preserve">ember </w:t>
      </w:r>
      <w:r w:rsidR="00ED1060">
        <w:rPr>
          <w:rFonts w:asciiTheme="minorHAnsi" w:hAnsiTheme="minorHAnsi" w:cstheme="minorHAnsi"/>
          <w:bCs/>
        </w:rPr>
        <w:t>S</w:t>
      </w:r>
      <w:r w:rsidR="008028CA" w:rsidRPr="009B5C01">
        <w:rPr>
          <w:rFonts w:asciiTheme="minorHAnsi" w:hAnsiTheme="minorHAnsi" w:cstheme="minorHAnsi"/>
          <w:bCs/>
        </w:rPr>
        <w:t>tates</w:t>
      </w:r>
      <w:r w:rsidR="002310D1" w:rsidRPr="009B5C01">
        <w:rPr>
          <w:rStyle w:val="FootnoteReference"/>
          <w:rFonts w:asciiTheme="minorHAnsi" w:hAnsiTheme="minorHAnsi" w:cstheme="minorHAnsi"/>
          <w:bCs/>
        </w:rPr>
        <w:footnoteReference w:id="2"/>
      </w:r>
      <w:r w:rsidRPr="009B5C01">
        <w:rPr>
          <w:rFonts w:asciiTheme="minorHAnsi" w:hAnsiTheme="minorHAnsi" w:cstheme="minorHAnsi"/>
          <w:bCs/>
        </w:rPr>
        <w:t xml:space="preserve">. </w:t>
      </w:r>
      <w:commentRangeStart w:id="71"/>
      <w:r w:rsidR="000A5452" w:rsidRPr="009B5C01">
        <w:rPr>
          <w:rFonts w:asciiTheme="minorHAnsi" w:hAnsiTheme="minorHAnsi" w:cstheme="minorHAnsi"/>
          <w:bCs/>
        </w:rPr>
        <w:t xml:space="preserve">Iodine disorders have relatively been managed in a number of countries with median Urinary Iodine Concentration ranging from 46 to 287 indicating the fact that some countries have </w:t>
      </w:r>
      <w:r w:rsidR="00ED1060">
        <w:rPr>
          <w:rFonts w:asciiTheme="minorHAnsi" w:hAnsiTheme="minorHAnsi" w:cstheme="minorHAnsi"/>
          <w:bCs/>
        </w:rPr>
        <w:t xml:space="preserve">either </w:t>
      </w:r>
      <w:r w:rsidR="000A5452" w:rsidRPr="009B5C01">
        <w:rPr>
          <w:rFonts w:asciiTheme="minorHAnsi" w:hAnsiTheme="minorHAnsi" w:cstheme="minorHAnsi"/>
          <w:bCs/>
        </w:rPr>
        <w:t>insufficient iodine nutrition</w:t>
      </w:r>
      <w:r w:rsidR="00ED1060">
        <w:rPr>
          <w:rFonts w:asciiTheme="minorHAnsi" w:hAnsiTheme="minorHAnsi" w:cstheme="minorHAnsi"/>
          <w:bCs/>
        </w:rPr>
        <w:t xml:space="preserve">, whilst </w:t>
      </w:r>
      <w:r w:rsidR="000A5452" w:rsidRPr="009B5C01">
        <w:rPr>
          <w:rFonts w:asciiTheme="minorHAnsi" w:hAnsiTheme="minorHAnsi" w:cstheme="minorHAnsi"/>
          <w:bCs/>
        </w:rPr>
        <w:t>most of the countries are sufficient</w:t>
      </w:r>
      <w:r w:rsidR="00016B6A" w:rsidRPr="009B5C01">
        <w:rPr>
          <w:rStyle w:val="FootnoteReference"/>
          <w:rFonts w:asciiTheme="minorHAnsi" w:hAnsiTheme="minorHAnsi" w:cstheme="minorHAnsi"/>
          <w:bCs/>
        </w:rPr>
        <w:footnoteReference w:id="3"/>
      </w:r>
      <w:r w:rsidR="000A5452" w:rsidRPr="009B5C01">
        <w:rPr>
          <w:rFonts w:asciiTheme="minorHAnsi" w:hAnsiTheme="minorHAnsi" w:cstheme="minorHAnsi"/>
          <w:bCs/>
        </w:rPr>
        <w:t xml:space="preserve">. Out of 12 </w:t>
      </w:r>
      <w:ins w:id="72" w:author="karen codling" w:date="2020-08-17T12:25:00Z">
        <w:r w:rsidR="009E6078">
          <w:rPr>
            <w:rFonts w:asciiTheme="minorHAnsi" w:hAnsiTheme="minorHAnsi" w:cstheme="minorHAnsi"/>
            <w:bCs/>
          </w:rPr>
          <w:t xml:space="preserve">SADC </w:t>
        </w:r>
      </w:ins>
      <w:r w:rsidR="000A5452" w:rsidRPr="009B5C01">
        <w:rPr>
          <w:rFonts w:asciiTheme="minorHAnsi" w:hAnsiTheme="minorHAnsi" w:cstheme="minorHAnsi"/>
          <w:bCs/>
        </w:rPr>
        <w:t xml:space="preserve">countries with data, only 2 were insufficient and theses are Mozambique and Madagascar. </w:t>
      </w:r>
      <w:commentRangeEnd w:id="71"/>
      <w:r w:rsidR="009E6078">
        <w:rPr>
          <w:rStyle w:val="CommentReference"/>
          <w:rFonts w:asciiTheme="minorHAnsi" w:eastAsiaTheme="minorHAnsi" w:hAnsiTheme="minorHAnsi" w:cstheme="minorBidi"/>
        </w:rPr>
        <w:commentReference w:id="71"/>
      </w:r>
      <w:r w:rsidR="000A5452" w:rsidRPr="009B5C01">
        <w:rPr>
          <w:rFonts w:asciiTheme="minorHAnsi" w:hAnsiTheme="minorHAnsi" w:cstheme="minorHAnsi"/>
          <w:bCs/>
        </w:rPr>
        <w:t xml:space="preserve">The population at risk of Zinc deficiency </w:t>
      </w:r>
      <w:r w:rsidR="00ED1060">
        <w:rPr>
          <w:rFonts w:asciiTheme="minorHAnsi" w:hAnsiTheme="minorHAnsi" w:cstheme="minorHAnsi"/>
          <w:bCs/>
        </w:rPr>
        <w:t xml:space="preserve">is 30% in </w:t>
      </w:r>
      <w:r w:rsidR="000A5452" w:rsidRPr="009B5C01">
        <w:rPr>
          <w:rFonts w:asciiTheme="minorHAnsi" w:hAnsiTheme="minorHAnsi" w:cstheme="minorHAnsi"/>
          <w:bCs/>
        </w:rPr>
        <w:t>the region</w:t>
      </w:r>
      <w:r w:rsidR="00ED1060">
        <w:rPr>
          <w:rFonts w:asciiTheme="minorHAnsi" w:hAnsiTheme="minorHAnsi" w:cstheme="minorHAnsi"/>
          <w:bCs/>
        </w:rPr>
        <w:t>.</w:t>
      </w:r>
      <w:r w:rsidR="000F2D35" w:rsidRPr="009B5C01">
        <w:rPr>
          <w:rStyle w:val="FootnoteReference"/>
          <w:rFonts w:asciiTheme="minorHAnsi" w:hAnsiTheme="minorHAnsi" w:cstheme="minorHAnsi"/>
          <w:bCs/>
        </w:rPr>
        <w:footnoteReference w:id="4"/>
      </w:r>
    </w:p>
    <w:p w14:paraId="52D0CFA7" w14:textId="77777777" w:rsidR="008028CA" w:rsidRPr="009B5C01" w:rsidRDefault="008028CA" w:rsidP="008D1DFA">
      <w:pPr>
        <w:jc w:val="both"/>
        <w:rPr>
          <w:rFonts w:asciiTheme="minorHAnsi" w:hAnsiTheme="minorHAnsi" w:cstheme="minorHAnsi"/>
          <w:bCs/>
        </w:rPr>
      </w:pPr>
    </w:p>
    <w:p w14:paraId="4B1D2EAC" w14:textId="6C409012" w:rsidR="00751F0B" w:rsidRDefault="008028CA" w:rsidP="003A2E28">
      <w:pPr>
        <w:jc w:val="both"/>
        <w:rPr>
          <w:rFonts w:asciiTheme="minorHAnsi" w:hAnsiTheme="minorHAnsi" w:cstheme="minorHAnsi"/>
        </w:rPr>
      </w:pPr>
      <w:r w:rsidRPr="009B5C01">
        <w:rPr>
          <w:rFonts w:asciiTheme="minorHAnsi" w:hAnsiTheme="minorHAnsi" w:cstheme="minorHAnsi"/>
        </w:rPr>
        <w:t xml:space="preserve">Vitamin A deficiency is linked to blindness prevention and immunity whereas iodine </w:t>
      </w:r>
      <w:r w:rsidR="005C78C2" w:rsidRPr="009B5C01">
        <w:rPr>
          <w:rFonts w:asciiTheme="minorHAnsi" w:hAnsiTheme="minorHAnsi" w:cstheme="minorHAnsi"/>
        </w:rPr>
        <w:t>deficiency contributes</w:t>
      </w:r>
      <w:r w:rsidRPr="009B5C01">
        <w:rPr>
          <w:rFonts w:asciiTheme="minorHAnsi" w:hAnsiTheme="minorHAnsi" w:cstheme="minorHAnsi"/>
        </w:rPr>
        <w:t xml:space="preserve"> to </w:t>
      </w:r>
      <w:r w:rsidR="005C78C2" w:rsidRPr="009B5C01">
        <w:rPr>
          <w:rFonts w:asciiTheme="minorHAnsi" w:hAnsiTheme="minorHAnsi" w:cstheme="minorHAnsi"/>
        </w:rPr>
        <w:t>incidences</w:t>
      </w:r>
      <w:r w:rsidRPr="009B5C01">
        <w:rPr>
          <w:rFonts w:asciiTheme="minorHAnsi" w:hAnsiTheme="minorHAnsi" w:cstheme="minorHAnsi"/>
        </w:rPr>
        <w:t xml:space="preserve"> </w:t>
      </w:r>
      <w:r w:rsidR="005C78C2" w:rsidRPr="009B5C01">
        <w:rPr>
          <w:rFonts w:asciiTheme="minorHAnsi" w:hAnsiTheme="minorHAnsi" w:cstheme="minorHAnsi"/>
        </w:rPr>
        <w:t>of cretinism</w:t>
      </w:r>
      <w:r w:rsidRPr="009B5C01">
        <w:rPr>
          <w:rFonts w:asciiTheme="minorHAnsi" w:hAnsiTheme="minorHAnsi" w:cstheme="minorHAnsi"/>
        </w:rPr>
        <w:t xml:space="preserve"> and low IQ. Folate deficiency is associated with high </w:t>
      </w:r>
      <w:r w:rsidR="005C78C2" w:rsidRPr="009B5C01">
        <w:rPr>
          <w:rFonts w:asciiTheme="minorHAnsi" w:hAnsiTheme="minorHAnsi" w:cstheme="minorHAnsi"/>
        </w:rPr>
        <w:t>prevalence</w:t>
      </w:r>
      <w:r w:rsidRPr="009B5C01">
        <w:rPr>
          <w:rFonts w:asciiTheme="minorHAnsi" w:hAnsiTheme="minorHAnsi" w:cstheme="minorHAnsi"/>
        </w:rPr>
        <w:t xml:space="preserve"> of neural tube defects and encephalopathy</w:t>
      </w:r>
      <w:r w:rsidR="005C78C2" w:rsidRPr="009B5C01">
        <w:rPr>
          <w:rFonts w:asciiTheme="minorHAnsi" w:hAnsiTheme="minorHAnsi" w:cstheme="minorHAnsi"/>
        </w:rPr>
        <w:t xml:space="preserve"> in the population. </w:t>
      </w:r>
      <w:r w:rsidR="009851F2" w:rsidRPr="009B5C01">
        <w:rPr>
          <w:rFonts w:asciiTheme="minorHAnsi" w:hAnsiTheme="minorHAnsi" w:cstheme="minorHAnsi"/>
        </w:rPr>
        <w:t xml:space="preserve">The deficiency of iron is a result of a </w:t>
      </w:r>
      <w:proofErr w:type="gramStart"/>
      <w:r w:rsidR="009851F2" w:rsidRPr="009B5C01">
        <w:rPr>
          <w:rFonts w:asciiTheme="minorHAnsi" w:hAnsiTheme="minorHAnsi" w:cstheme="minorHAnsi"/>
        </w:rPr>
        <w:t>long term</w:t>
      </w:r>
      <w:proofErr w:type="gramEnd"/>
      <w:r w:rsidR="009851F2" w:rsidRPr="009B5C01">
        <w:rPr>
          <w:rFonts w:asciiTheme="minorHAnsi" w:hAnsiTheme="minorHAnsi" w:cstheme="minorHAnsi"/>
        </w:rPr>
        <w:t xml:space="preserve"> shortage of iron intake and in its most severe cases it causes anemia which is defined as a low blood hemoglobin concentration. Symptoms of iron deficiency include fatigue, poor concentration, dizziness, and shortness of breath. Zinc deficiency is a serious public health problem causing restricted linear growth, increased infections and diarrhea, and mortality. </w:t>
      </w:r>
      <w:bookmarkStart w:id="73" w:name="_Toc43186200"/>
      <w:bookmarkStart w:id="74" w:name="_Toc43186341"/>
      <w:bookmarkStart w:id="75" w:name="_Toc43186201"/>
      <w:bookmarkStart w:id="76" w:name="_Toc43186342"/>
      <w:bookmarkEnd w:id="73"/>
      <w:bookmarkEnd w:id="74"/>
      <w:bookmarkEnd w:id="75"/>
      <w:bookmarkEnd w:id="76"/>
    </w:p>
    <w:p w14:paraId="734DADCE" w14:textId="77777777" w:rsidR="00ED1060" w:rsidRPr="009B5C01" w:rsidRDefault="00ED1060" w:rsidP="003A2E28">
      <w:pPr>
        <w:jc w:val="both"/>
      </w:pPr>
    </w:p>
    <w:p w14:paraId="2410F0E1" w14:textId="5379B4B4" w:rsidR="00127373" w:rsidRPr="009B5C01" w:rsidRDefault="00127373" w:rsidP="009B5C01">
      <w:pPr>
        <w:pStyle w:val="ListParagraph"/>
        <w:spacing w:line="240" w:lineRule="auto"/>
        <w:ind w:left="0"/>
        <w:jc w:val="both"/>
        <w:rPr>
          <w:rFonts w:cstheme="minorHAnsi"/>
          <w:sz w:val="24"/>
          <w:szCs w:val="24"/>
        </w:rPr>
      </w:pPr>
      <w:r w:rsidRPr="009B5C01">
        <w:rPr>
          <w:rFonts w:cstheme="minorHAnsi"/>
          <w:sz w:val="24"/>
          <w:szCs w:val="24"/>
        </w:rPr>
        <w:t xml:space="preserve">The SADC Minimum Standards for food fortification are intended to </w:t>
      </w:r>
      <w:r w:rsidR="00E50105" w:rsidRPr="009B5C01">
        <w:rPr>
          <w:rFonts w:cstheme="minorHAnsi"/>
          <w:sz w:val="24"/>
          <w:szCs w:val="24"/>
        </w:rPr>
        <w:t>accelerate the</w:t>
      </w:r>
      <w:r w:rsidRPr="009B5C01">
        <w:rPr>
          <w:rFonts w:cstheme="minorHAnsi"/>
          <w:sz w:val="24"/>
          <w:szCs w:val="24"/>
        </w:rPr>
        <w:t xml:space="preserve"> implementation of </w:t>
      </w:r>
      <w:r w:rsidR="00751F0B" w:rsidRPr="009B5C01">
        <w:rPr>
          <w:rFonts w:cstheme="minorHAnsi"/>
          <w:sz w:val="24"/>
          <w:szCs w:val="24"/>
        </w:rPr>
        <w:t xml:space="preserve">sound </w:t>
      </w:r>
      <w:r w:rsidRPr="009B5C01">
        <w:rPr>
          <w:rFonts w:cstheme="minorHAnsi"/>
          <w:sz w:val="24"/>
          <w:szCs w:val="24"/>
        </w:rPr>
        <w:t xml:space="preserve">food fortification programmes in the SADC Region </w:t>
      </w:r>
      <w:r w:rsidR="00751F0B" w:rsidRPr="009B5C01">
        <w:rPr>
          <w:rFonts w:cstheme="minorHAnsi"/>
          <w:sz w:val="24"/>
          <w:szCs w:val="24"/>
        </w:rPr>
        <w:t>and</w:t>
      </w:r>
      <w:r w:rsidR="008028CA" w:rsidRPr="009B5C01">
        <w:rPr>
          <w:rFonts w:cstheme="minorHAnsi"/>
          <w:sz w:val="24"/>
          <w:szCs w:val="24"/>
        </w:rPr>
        <w:t xml:space="preserve"> </w:t>
      </w:r>
      <w:r w:rsidR="005C78C2" w:rsidRPr="009B5C01">
        <w:rPr>
          <w:rFonts w:cstheme="minorHAnsi"/>
          <w:sz w:val="24"/>
          <w:szCs w:val="24"/>
        </w:rPr>
        <w:t>facilitate</w:t>
      </w:r>
      <w:r w:rsidR="008028CA" w:rsidRPr="009B5C01">
        <w:rPr>
          <w:rFonts w:cstheme="minorHAnsi"/>
          <w:sz w:val="24"/>
          <w:szCs w:val="24"/>
        </w:rPr>
        <w:t xml:space="preserve"> intra-regional trade in fortified f</w:t>
      </w:r>
      <w:r w:rsidR="00346090" w:rsidRPr="009B5C01">
        <w:rPr>
          <w:rFonts w:cstheme="minorHAnsi"/>
          <w:sz w:val="24"/>
          <w:szCs w:val="24"/>
        </w:rPr>
        <w:t>oods</w:t>
      </w:r>
      <w:r w:rsidR="00751F0B" w:rsidRPr="009B5C01">
        <w:rPr>
          <w:rFonts w:cstheme="minorHAnsi"/>
          <w:sz w:val="24"/>
          <w:szCs w:val="24"/>
        </w:rPr>
        <w:t>. It is hoped the standards will support</w:t>
      </w:r>
      <w:r w:rsidR="00346090" w:rsidRPr="009B5C01">
        <w:rPr>
          <w:rFonts w:cstheme="minorHAnsi"/>
          <w:sz w:val="24"/>
          <w:szCs w:val="24"/>
        </w:rPr>
        <w:t xml:space="preserve"> </w:t>
      </w:r>
      <w:r w:rsidR="005C78C2" w:rsidRPr="009B5C01">
        <w:rPr>
          <w:rFonts w:cstheme="minorHAnsi"/>
          <w:sz w:val="24"/>
          <w:szCs w:val="24"/>
        </w:rPr>
        <w:t>increase</w:t>
      </w:r>
      <w:r w:rsidR="00751F0B" w:rsidRPr="009B5C01">
        <w:rPr>
          <w:rFonts w:cstheme="minorHAnsi"/>
          <w:sz w:val="24"/>
          <w:szCs w:val="24"/>
        </w:rPr>
        <w:t>d</w:t>
      </w:r>
      <w:r w:rsidR="00346090" w:rsidRPr="009B5C01">
        <w:rPr>
          <w:rFonts w:cstheme="minorHAnsi"/>
          <w:sz w:val="24"/>
          <w:szCs w:val="24"/>
        </w:rPr>
        <w:t xml:space="preserve"> </w:t>
      </w:r>
      <w:r w:rsidR="005C78C2" w:rsidRPr="009B5C01">
        <w:rPr>
          <w:rFonts w:cstheme="minorHAnsi"/>
          <w:sz w:val="24"/>
          <w:szCs w:val="24"/>
        </w:rPr>
        <w:t>coverage</w:t>
      </w:r>
      <w:r w:rsidR="00346090" w:rsidRPr="009B5C01">
        <w:rPr>
          <w:rFonts w:cstheme="minorHAnsi"/>
          <w:sz w:val="24"/>
          <w:szCs w:val="24"/>
        </w:rPr>
        <w:t xml:space="preserve"> of</w:t>
      </w:r>
      <w:r w:rsidR="008028CA" w:rsidRPr="009B5C01">
        <w:rPr>
          <w:rFonts w:cstheme="minorHAnsi"/>
          <w:sz w:val="24"/>
          <w:szCs w:val="24"/>
        </w:rPr>
        <w:t xml:space="preserve"> </w:t>
      </w:r>
      <w:r w:rsidR="005C78C2" w:rsidRPr="009B5C01">
        <w:rPr>
          <w:rFonts w:cstheme="minorHAnsi"/>
          <w:sz w:val="24"/>
          <w:szCs w:val="24"/>
        </w:rPr>
        <w:t>adequately</w:t>
      </w:r>
      <w:r w:rsidR="008028CA" w:rsidRPr="009B5C01">
        <w:rPr>
          <w:rFonts w:cstheme="minorHAnsi"/>
          <w:sz w:val="24"/>
          <w:szCs w:val="24"/>
        </w:rPr>
        <w:t xml:space="preserve"> fortified foods in the region especially for countries that import fortified foods and have low levels of industrial fortification for their local needs</w:t>
      </w:r>
      <w:r w:rsidR="00ED1060">
        <w:rPr>
          <w:rFonts w:cstheme="minorHAnsi"/>
          <w:sz w:val="24"/>
          <w:szCs w:val="24"/>
        </w:rPr>
        <w:t>.</w:t>
      </w:r>
    </w:p>
    <w:p w14:paraId="129A9533" w14:textId="5D486861" w:rsidR="007266B4" w:rsidRPr="009B5C01" w:rsidRDefault="007266B4" w:rsidP="009266A9">
      <w:pPr>
        <w:pStyle w:val="Heading1"/>
        <w:numPr>
          <w:ilvl w:val="0"/>
          <w:numId w:val="1"/>
        </w:numPr>
        <w:rPr>
          <w:rFonts w:asciiTheme="minorHAnsi" w:hAnsiTheme="minorHAnsi" w:cstheme="minorHAnsi"/>
          <w:sz w:val="28"/>
          <w:szCs w:val="28"/>
        </w:rPr>
      </w:pPr>
      <w:bookmarkStart w:id="77" w:name="_Toc43186203"/>
      <w:bookmarkStart w:id="78" w:name="_Toc43186344"/>
      <w:bookmarkStart w:id="79" w:name="_Toc48491605"/>
      <w:bookmarkEnd w:id="77"/>
      <w:bookmarkEnd w:id="78"/>
      <w:r w:rsidRPr="009B5C01">
        <w:rPr>
          <w:rFonts w:asciiTheme="minorHAnsi" w:hAnsiTheme="minorHAnsi" w:cstheme="minorHAnsi"/>
          <w:sz w:val="28"/>
          <w:szCs w:val="28"/>
        </w:rPr>
        <w:t>Purpose and Objectives</w:t>
      </w:r>
      <w:bookmarkEnd w:id="79"/>
    </w:p>
    <w:p w14:paraId="2602BA6E" w14:textId="77777777" w:rsidR="007266B4" w:rsidRPr="009B5C01" w:rsidRDefault="007266B4" w:rsidP="007266B4">
      <w:pPr>
        <w:ind w:left="360"/>
        <w:jc w:val="both"/>
        <w:rPr>
          <w:rFonts w:cstheme="minorHAnsi"/>
        </w:rPr>
      </w:pPr>
    </w:p>
    <w:p w14:paraId="254F4BD2" w14:textId="7969F092" w:rsidR="00127373" w:rsidRPr="009B5C01" w:rsidRDefault="00127373" w:rsidP="008D1DFA">
      <w:pPr>
        <w:jc w:val="both"/>
        <w:rPr>
          <w:rFonts w:asciiTheme="minorHAnsi" w:hAnsiTheme="minorHAnsi" w:cstheme="minorHAnsi"/>
        </w:rPr>
      </w:pPr>
      <w:commentRangeStart w:id="80"/>
      <w:r w:rsidRPr="009B5C01">
        <w:rPr>
          <w:rFonts w:asciiTheme="minorHAnsi" w:hAnsiTheme="minorHAnsi" w:cstheme="minorHAnsi"/>
        </w:rPr>
        <w:t xml:space="preserve">The purpose </w:t>
      </w:r>
      <w:r w:rsidR="002709DA" w:rsidRPr="009B5C01">
        <w:rPr>
          <w:rFonts w:asciiTheme="minorHAnsi" w:hAnsiTheme="minorHAnsi" w:cstheme="minorHAnsi"/>
        </w:rPr>
        <w:t>of the</w:t>
      </w:r>
      <w:r w:rsidRPr="009B5C01">
        <w:rPr>
          <w:rFonts w:asciiTheme="minorHAnsi" w:hAnsiTheme="minorHAnsi" w:cstheme="minorHAnsi"/>
        </w:rPr>
        <w:t xml:space="preserve"> minimum standards for food fortification is to provide guidance to SADC Member States on mandatory prescripts for mass fortification of staple foods. These </w:t>
      </w:r>
      <w:r w:rsidR="00751F0B" w:rsidRPr="009B5C01">
        <w:rPr>
          <w:rFonts w:asciiTheme="minorHAnsi" w:hAnsiTheme="minorHAnsi" w:cstheme="minorHAnsi"/>
        </w:rPr>
        <w:t xml:space="preserve">standards provide the minimal number of </w:t>
      </w:r>
      <w:r w:rsidR="002709DA" w:rsidRPr="009B5C01">
        <w:rPr>
          <w:rFonts w:asciiTheme="minorHAnsi" w:hAnsiTheme="minorHAnsi" w:cstheme="minorHAnsi"/>
        </w:rPr>
        <w:t>micronutrients</w:t>
      </w:r>
      <w:r w:rsidR="00751F0B" w:rsidRPr="009B5C01">
        <w:rPr>
          <w:rFonts w:asciiTheme="minorHAnsi" w:hAnsiTheme="minorHAnsi" w:cstheme="minorHAnsi"/>
        </w:rPr>
        <w:t xml:space="preserve"> and minimum target addition levels of the specified micronutrients</w:t>
      </w:r>
      <w:r w:rsidRPr="009B5C01">
        <w:rPr>
          <w:rFonts w:asciiTheme="minorHAnsi" w:hAnsiTheme="minorHAnsi" w:cstheme="minorHAnsi"/>
        </w:rPr>
        <w:t xml:space="preserve"> to be added to the staple foods</w:t>
      </w:r>
      <w:r w:rsidR="00A32EA3" w:rsidRPr="009B5C01">
        <w:rPr>
          <w:rFonts w:asciiTheme="minorHAnsi" w:hAnsiTheme="minorHAnsi" w:cstheme="minorHAnsi"/>
        </w:rPr>
        <w:t xml:space="preserve"> and condiments</w:t>
      </w:r>
      <w:r w:rsidRPr="009B5C01">
        <w:rPr>
          <w:rFonts w:asciiTheme="minorHAnsi" w:hAnsiTheme="minorHAnsi" w:cstheme="minorHAnsi"/>
        </w:rPr>
        <w:t xml:space="preserve">. </w:t>
      </w:r>
      <w:commentRangeEnd w:id="80"/>
      <w:r w:rsidR="005D2F95">
        <w:rPr>
          <w:rStyle w:val="CommentReference"/>
          <w:rFonts w:asciiTheme="minorHAnsi" w:eastAsiaTheme="minorHAnsi" w:hAnsiTheme="minorHAnsi" w:cstheme="minorBidi"/>
        </w:rPr>
        <w:commentReference w:id="80"/>
      </w:r>
    </w:p>
    <w:p w14:paraId="6E1C6C56" w14:textId="77777777" w:rsidR="00127373" w:rsidRPr="009B5C01" w:rsidRDefault="00127373" w:rsidP="008D1DFA">
      <w:pPr>
        <w:jc w:val="both"/>
        <w:rPr>
          <w:rFonts w:asciiTheme="minorHAnsi" w:hAnsiTheme="minorHAnsi" w:cstheme="minorHAnsi"/>
        </w:rPr>
      </w:pPr>
    </w:p>
    <w:p w14:paraId="53751029" w14:textId="1798C4B4" w:rsidR="00127373" w:rsidRPr="009B5C01" w:rsidRDefault="00127373" w:rsidP="008D1DFA">
      <w:pPr>
        <w:jc w:val="both"/>
        <w:rPr>
          <w:rFonts w:asciiTheme="minorHAnsi" w:hAnsiTheme="minorHAnsi" w:cstheme="minorHAnsi"/>
        </w:rPr>
      </w:pPr>
      <w:r w:rsidRPr="009B5C01">
        <w:rPr>
          <w:rFonts w:asciiTheme="minorHAnsi" w:hAnsiTheme="minorHAnsi" w:cstheme="minorHAnsi"/>
        </w:rPr>
        <w:t xml:space="preserve"> The objectives of the </w:t>
      </w:r>
      <w:r w:rsidR="005C78C2" w:rsidRPr="009B5C01">
        <w:rPr>
          <w:rFonts w:asciiTheme="minorHAnsi" w:hAnsiTheme="minorHAnsi" w:cstheme="minorHAnsi"/>
        </w:rPr>
        <w:t>harmonized</w:t>
      </w:r>
      <w:r w:rsidRPr="009B5C01">
        <w:rPr>
          <w:rFonts w:asciiTheme="minorHAnsi" w:hAnsiTheme="minorHAnsi" w:cstheme="minorHAnsi"/>
        </w:rPr>
        <w:t xml:space="preserve"> minimum standards for food fortification </w:t>
      </w:r>
      <w:r w:rsidR="00751F0B" w:rsidRPr="009B5C01">
        <w:rPr>
          <w:rFonts w:asciiTheme="minorHAnsi" w:hAnsiTheme="minorHAnsi" w:cstheme="minorHAnsi"/>
        </w:rPr>
        <w:t>are as follows</w:t>
      </w:r>
      <w:r w:rsidRPr="009B5C01">
        <w:rPr>
          <w:rFonts w:asciiTheme="minorHAnsi" w:hAnsiTheme="minorHAnsi" w:cstheme="minorHAnsi"/>
        </w:rPr>
        <w:t>:</w:t>
      </w:r>
    </w:p>
    <w:p w14:paraId="4CF9C48B" w14:textId="51B6CDB9" w:rsidR="00127373" w:rsidRPr="009B5C01" w:rsidRDefault="007266B4" w:rsidP="008D1DFA">
      <w:pPr>
        <w:jc w:val="both"/>
        <w:rPr>
          <w:rFonts w:asciiTheme="minorHAnsi" w:hAnsiTheme="minorHAnsi" w:cstheme="minorHAnsi"/>
        </w:rPr>
      </w:pPr>
      <w:r w:rsidRPr="009B5C01">
        <w:rPr>
          <w:rFonts w:asciiTheme="minorHAnsi" w:hAnsiTheme="minorHAnsi" w:cstheme="minorHAnsi"/>
        </w:rPr>
        <w:tab/>
      </w:r>
    </w:p>
    <w:p w14:paraId="24F5E58F" w14:textId="5ABED89F" w:rsidR="00127373" w:rsidRPr="009B5C01" w:rsidRDefault="00127373" w:rsidP="008D1DFA">
      <w:pPr>
        <w:pStyle w:val="ListParagraph"/>
        <w:numPr>
          <w:ilvl w:val="0"/>
          <w:numId w:val="12"/>
        </w:numPr>
        <w:spacing w:after="0" w:line="240" w:lineRule="auto"/>
        <w:ind w:left="540" w:hanging="540"/>
        <w:jc w:val="both"/>
        <w:rPr>
          <w:rFonts w:cstheme="minorHAnsi"/>
          <w:sz w:val="24"/>
          <w:szCs w:val="24"/>
        </w:rPr>
      </w:pPr>
      <w:r w:rsidRPr="009B5C01">
        <w:rPr>
          <w:rFonts w:cstheme="minorHAnsi"/>
          <w:sz w:val="24"/>
          <w:szCs w:val="24"/>
        </w:rPr>
        <w:lastRenderedPageBreak/>
        <w:t xml:space="preserve">To present to SADC Member States </w:t>
      </w:r>
      <w:r w:rsidR="00117C8B" w:rsidRPr="009B5C01">
        <w:rPr>
          <w:rFonts w:cstheme="minorHAnsi"/>
          <w:sz w:val="24"/>
          <w:szCs w:val="24"/>
        </w:rPr>
        <w:t>specified target</w:t>
      </w:r>
      <w:del w:id="81" w:author="karen codling" w:date="2020-08-17T13:45:00Z">
        <w:r w:rsidR="00117C8B" w:rsidRPr="009B5C01" w:rsidDel="00067150">
          <w:rPr>
            <w:rFonts w:cstheme="minorHAnsi"/>
            <w:sz w:val="24"/>
            <w:szCs w:val="24"/>
          </w:rPr>
          <w:delText xml:space="preserve"> </w:delText>
        </w:r>
      </w:del>
      <w:r w:rsidRPr="009B5C01">
        <w:rPr>
          <w:rFonts w:cstheme="minorHAnsi"/>
          <w:sz w:val="24"/>
          <w:szCs w:val="24"/>
        </w:rPr>
        <w:t xml:space="preserve"> micronutrient levels to be added to staple foods</w:t>
      </w:r>
      <w:r w:rsidR="00346090" w:rsidRPr="009B5C01">
        <w:rPr>
          <w:rFonts w:cstheme="minorHAnsi"/>
          <w:sz w:val="24"/>
          <w:szCs w:val="24"/>
        </w:rPr>
        <w:t xml:space="preserve"> </w:t>
      </w:r>
      <w:r w:rsidR="00117C8B" w:rsidRPr="009B5C01">
        <w:rPr>
          <w:rFonts w:cstheme="minorHAnsi"/>
          <w:sz w:val="24"/>
          <w:szCs w:val="24"/>
        </w:rPr>
        <w:t xml:space="preserve">as a minimum for </w:t>
      </w:r>
      <w:r w:rsidR="00751F0B" w:rsidRPr="009B5C01">
        <w:rPr>
          <w:rFonts w:cstheme="minorHAnsi"/>
          <w:sz w:val="24"/>
          <w:szCs w:val="24"/>
        </w:rPr>
        <w:t xml:space="preserve">fortified </w:t>
      </w:r>
      <w:commentRangeStart w:id="82"/>
      <w:r w:rsidR="00117C8B" w:rsidRPr="009B5C01">
        <w:rPr>
          <w:rFonts w:cstheme="minorHAnsi"/>
          <w:sz w:val="24"/>
          <w:szCs w:val="24"/>
        </w:rPr>
        <w:t xml:space="preserve">foods </w:t>
      </w:r>
      <w:r w:rsidR="00346090" w:rsidRPr="009B5C01">
        <w:rPr>
          <w:rFonts w:cstheme="minorHAnsi"/>
          <w:sz w:val="24"/>
          <w:szCs w:val="24"/>
        </w:rPr>
        <w:t>produced and traded within the region</w:t>
      </w:r>
      <w:commentRangeEnd w:id="82"/>
      <w:r w:rsidR="005D2F95">
        <w:rPr>
          <w:rStyle w:val="CommentReference"/>
        </w:rPr>
        <w:commentReference w:id="82"/>
      </w:r>
      <w:r w:rsidRPr="009B5C01">
        <w:rPr>
          <w:rFonts w:cstheme="minorHAnsi"/>
          <w:sz w:val="24"/>
          <w:szCs w:val="24"/>
        </w:rPr>
        <w:t xml:space="preserve">; </w:t>
      </w:r>
    </w:p>
    <w:p w14:paraId="74FA89B1" w14:textId="26286AD2" w:rsidR="00127373" w:rsidRPr="009B5C01" w:rsidRDefault="00127373" w:rsidP="008D1DFA">
      <w:pPr>
        <w:pStyle w:val="ListParagraph"/>
        <w:numPr>
          <w:ilvl w:val="0"/>
          <w:numId w:val="12"/>
        </w:numPr>
        <w:tabs>
          <w:tab w:val="left" w:pos="540"/>
        </w:tabs>
        <w:spacing w:after="0" w:line="240" w:lineRule="auto"/>
        <w:ind w:left="540" w:hanging="540"/>
        <w:jc w:val="both"/>
        <w:rPr>
          <w:rFonts w:cstheme="minorHAnsi"/>
          <w:sz w:val="24"/>
          <w:szCs w:val="24"/>
        </w:rPr>
      </w:pPr>
      <w:r w:rsidRPr="009B5C01">
        <w:rPr>
          <w:rFonts w:cstheme="minorHAnsi"/>
          <w:sz w:val="24"/>
          <w:szCs w:val="24"/>
        </w:rPr>
        <w:t xml:space="preserve">To </w:t>
      </w:r>
      <w:r w:rsidR="000F2360" w:rsidRPr="009B5C01">
        <w:rPr>
          <w:rFonts w:cstheme="minorHAnsi"/>
          <w:sz w:val="24"/>
          <w:szCs w:val="24"/>
        </w:rPr>
        <w:t>f</w:t>
      </w:r>
      <w:r w:rsidRPr="009B5C01">
        <w:rPr>
          <w:rFonts w:cstheme="minorHAnsi"/>
          <w:sz w:val="24"/>
          <w:szCs w:val="24"/>
        </w:rPr>
        <w:t>acilitate</w:t>
      </w:r>
      <w:r w:rsidR="00A32EA3" w:rsidRPr="009B5C01">
        <w:rPr>
          <w:rFonts w:cstheme="minorHAnsi"/>
          <w:sz w:val="24"/>
          <w:szCs w:val="24"/>
        </w:rPr>
        <w:t xml:space="preserve"> intra-</w:t>
      </w:r>
      <w:r w:rsidRPr="009B5C01">
        <w:rPr>
          <w:rFonts w:cstheme="minorHAnsi"/>
          <w:sz w:val="24"/>
          <w:szCs w:val="24"/>
        </w:rPr>
        <w:t xml:space="preserve">regional trade and distribution of fortified foods among the SADC Member States in compliance to the prescribed parameters as indicated in the </w:t>
      </w:r>
      <w:r w:rsidR="00751F0B" w:rsidRPr="009B5C01">
        <w:rPr>
          <w:rFonts w:cstheme="minorHAnsi"/>
          <w:sz w:val="24"/>
          <w:szCs w:val="24"/>
        </w:rPr>
        <w:t xml:space="preserve">SADC minimum </w:t>
      </w:r>
      <w:r w:rsidRPr="009B5C01">
        <w:rPr>
          <w:rFonts w:cstheme="minorHAnsi"/>
          <w:sz w:val="24"/>
          <w:szCs w:val="24"/>
        </w:rPr>
        <w:t>standards;</w:t>
      </w:r>
    </w:p>
    <w:p w14:paraId="3FF6C8B5" w14:textId="7E2B06EA" w:rsidR="007266B4" w:rsidRPr="009B5C01" w:rsidRDefault="007A7921" w:rsidP="003E4FC2">
      <w:pPr>
        <w:pStyle w:val="Heading1"/>
        <w:numPr>
          <w:ilvl w:val="0"/>
          <w:numId w:val="1"/>
        </w:numPr>
        <w:rPr>
          <w:rFonts w:asciiTheme="minorHAnsi" w:hAnsiTheme="minorHAnsi" w:cstheme="minorHAnsi"/>
          <w:sz w:val="28"/>
          <w:szCs w:val="28"/>
        </w:rPr>
      </w:pPr>
      <w:bookmarkStart w:id="83" w:name="_Toc43186205"/>
      <w:bookmarkStart w:id="84" w:name="_Toc43186346"/>
      <w:bookmarkStart w:id="85" w:name="_Toc48491606"/>
      <w:bookmarkEnd w:id="83"/>
      <w:bookmarkEnd w:id="84"/>
      <w:r w:rsidRPr="009B5C01">
        <w:rPr>
          <w:rFonts w:asciiTheme="minorHAnsi" w:hAnsiTheme="minorHAnsi" w:cstheme="minorHAnsi"/>
          <w:sz w:val="28"/>
          <w:szCs w:val="28"/>
        </w:rPr>
        <w:t xml:space="preserve">Key </w:t>
      </w:r>
      <w:r w:rsidR="001B1DA1" w:rsidRPr="009B5C01">
        <w:rPr>
          <w:rFonts w:asciiTheme="minorHAnsi" w:hAnsiTheme="minorHAnsi" w:cstheme="minorHAnsi"/>
          <w:sz w:val="28"/>
          <w:szCs w:val="28"/>
        </w:rPr>
        <w:t xml:space="preserve">Recommendations </w:t>
      </w:r>
      <w:r w:rsidRPr="009B5C01">
        <w:rPr>
          <w:rFonts w:asciiTheme="minorHAnsi" w:hAnsiTheme="minorHAnsi" w:cstheme="minorHAnsi"/>
          <w:sz w:val="28"/>
          <w:szCs w:val="28"/>
        </w:rPr>
        <w:t xml:space="preserve">in the </w:t>
      </w:r>
      <w:r w:rsidR="001B1DA1" w:rsidRPr="009B5C01">
        <w:rPr>
          <w:rFonts w:asciiTheme="minorHAnsi" w:hAnsiTheme="minorHAnsi" w:cstheme="minorHAnsi"/>
          <w:sz w:val="28"/>
          <w:szCs w:val="28"/>
        </w:rPr>
        <w:t xml:space="preserve">Minimum </w:t>
      </w:r>
      <w:r w:rsidRPr="009B5C01">
        <w:rPr>
          <w:rFonts w:asciiTheme="minorHAnsi" w:hAnsiTheme="minorHAnsi" w:cstheme="minorHAnsi"/>
          <w:sz w:val="28"/>
          <w:szCs w:val="28"/>
        </w:rPr>
        <w:t>Standards</w:t>
      </w:r>
      <w:bookmarkEnd w:id="85"/>
    </w:p>
    <w:p w14:paraId="2FE82670" w14:textId="77777777" w:rsidR="00440D60" w:rsidRPr="009B5C01" w:rsidRDefault="00440D60" w:rsidP="00E8489E"/>
    <w:p w14:paraId="3DB9C3B0" w14:textId="457388CC" w:rsidR="00D011E1" w:rsidRPr="009B5C01" w:rsidRDefault="00D011E1" w:rsidP="009266A9">
      <w:pPr>
        <w:pStyle w:val="Heading2"/>
        <w:numPr>
          <w:ilvl w:val="1"/>
          <w:numId w:val="1"/>
        </w:numPr>
        <w:tabs>
          <w:tab w:val="left" w:pos="1080"/>
        </w:tabs>
        <w:ind w:left="720" w:hanging="360"/>
        <w:rPr>
          <w:b w:val="0"/>
          <w:bCs/>
          <w:sz w:val="24"/>
          <w:szCs w:val="24"/>
        </w:rPr>
      </w:pPr>
      <w:bookmarkStart w:id="86" w:name="_Toc48163094"/>
      <w:bookmarkStart w:id="87" w:name="_Toc48163095"/>
      <w:bookmarkStart w:id="88" w:name="_Toc48491607"/>
      <w:bookmarkEnd w:id="86"/>
      <w:bookmarkEnd w:id="87"/>
      <w:r w:rsidRPr="009B5C01">
        <w:rPr>
          <w:b w:val="0"/>
          <w:bCs/>
          <w:sz w:val="24"/>
          <w:szCs w:val="24"/>
        </w:rPr>
        <w:t>Food and Micronutrients</w:t>
      </w:r>
      <w:bookmarkEnd w:id="88"/>
    </w:p>
    <w:p w14:paraId="5BCAFD0E" w14:textId="332616EA" w:rsidR="00127373" w:rsidRPr="009B5C01" w:rsidRDefault="00127373" w:rsidP="0099211D">
      <w:pPr>
        <w:ind w:left="720"/>
        <w:jc w:val="both"/>
        <w:rPr>
          <w:rFonts w:asciiTheme="minorHAnsi" w:hAnsiTheme="minorHAnsi" w:cstheme="minorHAnsi"/>
        </w:rPr>
      </w:pPr>
      <w:r w:rsidRPr="009B5C01">
        <w:rPr>
          <w:rFonts w:asciiTheme="minorHAnsi" w:hAnsiTheme="minorHAnsi" w:cstheme="minorHAnsi"/>
        </w:rPr>
        <w:t xml:space="preserve">Staple foods listed below </w:t>
      </w:r>
      <w:r w:rsidR="009266A9" w:rsidRPr="009B5C01">
        <w:rPr>
          <w:rFonts w:asciiTheme="minorHAnsi" w:hAnsiTheme="minorHAnsi" w:cstheme="minorHAnsi"/>
        </w:rPr>
        <w:t>were recommended</w:t>
      </w:r>
      <w:r w:rsidRPr="009B5C01">
        <w:rPr>
          <w:rFonts w:asciiTheme="minorHAnsi" w:hAnsiTheme="minorHAnsi" w:cstheme="minorHAnsi"/>
        </w:rPr>
        <w:t xml:space="preserve"> by SADC </w:t>
      </w:r>
      <w:r w:rsidR="009266A9" w:rsidRPr="009B5C01">
        <w:rPr>
          <w:rFonts w:asciiTheme="minorHAnsi" w:hAnsiTheme="minorHAnsi" w:cstheme="minorHAnsi"/>
        </w:rPr>
        <w:t xml:space="preserve">Member States </w:t>
      </w:r>
      <w:r w:rsidRPr="009B5C01">
        <w:rPr>
          <w:rFonts w:asciiTheme="minorHAnsi" w:hAnsiTheme="minorHAnsi" w:cstheme="minorHAnsi"/>
        </w:rPr>
        <w:t xml:space="preserve">for fortification and they </w:t>
      </w:r>
      <w:r w:rsidR="0068563A" w:rsidRPr="009B5C01">
        <w:rPr>
          <w:rFonts w:asciiTheme="minorHAnsi" w:hAnsiTheme="minorHAnsi" w:cstheme="minorHAnsi"/>
        </w:rPr>
        <w:t>are to</w:t>
      </w:r>
      <w:r w:rsidR="00D011E1" w:rsidRPr="009B5C01">
        <w:rPr>
          <w:rFonts w:asciiTheme="minorHAnsi" w:hAnsiTheme="minorHAnsi" w:cstheme="minorHAnsi"/>
        </w:rPr>
        <w:t xml:space="preserve"> be fortified</w:t>
      </w:r>
      <w:r w:rsidRPr="009B5C01">
        <w:rPr>
          <w:rFonts w:asciiTheme="minorHAnsi" w:hAnsiTheme="minorHAnsi" w:cstheme="minorHAnsi"/>
        </w:rPr>
        <w:t xml:space="preserve"> with the following</w:t>
      </w:r>
      <w:r w:rsidR="00D011E1" w:rsidRPr="009B5C01">
        <w:rPr>
          <w:rFonts w:asciiTheme="minorHAnsi" w:hAnsiTheme="minorHAnsi" w:cstheme="minorHAnsi"/>
        </w:rPr>
        <w:t xml:space="preserve"> as a minimum</w:t>
      </w:r>
      <w:r w:rsidR="000F2360" w:rsidRPr="009B5C01">
        <w:rPr>
          <w:rFonts w:asciiTheme="minorHAnsi" w:hAnsiTheme="minorHAnsi" w:cstheme="minorHAnsi"/>
        </w:rPr>
        <w:t>:</w:t>
      </w:r>
    </w:p>
    <w:p w14:paraId="155AEDE9" w14:textId="7F2906E6" w:rsidR="00127373" w:rsidRPr="009B5C01" w:rsidRDefault="000F723A" w:rsidP="00976302">
      <w:pPr>
        <w:pStyle w:val="ListParagraph"/>
        <w:numPr>
          <w:ilvl w:val="0"/>
          <w:numId w:val="5"/>
        </w:numPr>
        <w:spacing w:line="240" w:lineRule="auto"/>
        <w:ind w:left="1260" w:hanging="450"/>
        <w:jc w:val="both"/>
        <w:rPr>
          <w:rFonts w:cstheme="minorHAnsi"/>
          <w:sz w:val="24"/>
          <w:szCs w:val="24"/>
        </w:rPr>
      </w:pPr>
      <w:r w:rsidRPr="009B5C01">
        <w:rPr>
          <w:rFonts w:cstheme="minorHAnsi"/>
          <w:sz w:val="24"/>
          <w:szCs w:val="24"/>
        </w:rPr>
        <w:t xml:space="preserve">Edible </w:t>
      </w:r>
      <w:r w:rsidR="00127373" w:rsidRPr="009B5C01">
        <w:rPr>
          <w:rFonts w:cstheme="minorHAnsi"/>
          <w:sz w:val="24"/>
          <w:szCs w:val="24"/>
        </w:rPr>
        <w:t>Salt (</w:t>
      </w:r>
      <w:r w:rsidR="007105AC" w:rsidRPr="009B5C01">
        <w:rPr>
          <w:rFonts w:cstheme="minorHAnsi"/>
          <w:sz w:val="24"/>
          <w:szCs w:val="24"/>
        </w:rPr>
        <w:t>I</w:t>
      </w:r>
      <w:r w:rsidR="00127373" w:rsidRPr="009B5C01">
        <w:rPr>
          <w:rFonts w:cstheme="minorHAnsi"/>
          <w:sz w:val="24"/>
          <w:szCs w:val="24"/>
        </w:rPr>
        <w:t>odine)</w:t>
      </w:r>
      <w:r w:rsidRPr="009B5C01">
        <w:rPr>
          <w:rStyle w:val="FootnoteReference"/>
          <w:rFonts w:cstheme="minorHAnsi"/>
          <w:sz w:val="24"/>
          <w:szCs w:val="24"/>
        </w:rPr>
        <w:footnoteReference w:id="5"/>
      </w:r>
    </w:p>
    <w:p w14:paraId="5C65C5BB" w14:textId="0FC601AB" w:rsidR="00127373" w:rsidRPr="009B5C01" w:rsidRDefault="00127373" w:rsidP="00976302">
      <w:pPr>
        <w:pStyle w:val="ListParagraph"/>
        <w:numPr>
          <w:ilvl w:val="0"/>
          <w:numId w:val="5"/>
        </w:numPr>
        <w:spacing w:line="240" w:lineRule="auto"/>
        <w:ind w:left="1260" w:hanging="450"/>
        <w:jc w:val="both"/>
        <w:rPr>
          <w:rFonts w:cstheme="minorHAnsi"/>
          <w:sz w:val="24"/>
          <w:szCs w:val="24"/>
        </w:rPr>
      </w:pPr>
      <w:r w:rsidRPr="009B5C01">
        <w:rPr>
          <w:rFonts w:cstheme="minorHAnsi"/>
          <w:sz w:val="24"/>
          <w:szCs w:val="24"/>
        </w:rPr>
        <w:t>Wheat flour</w:t>
      </w:r>
      <w:r w:rsidR="000F723A" w:rsidRPr="009B5C01">
        <w:rPr>
          <w:rStyle w:val="FootnoteReference"/>
          <w:rFonts w:cstheme="minorHAnsi"/>
          <w:sz w:val="24"/>
          <w:szCs w:val="24"/>
        </w:rPr>
        <w:footnoteReference w:id="6"/>
      </w:r>
      <w:r w:rsidRPr="009B5C01">
        <w:rPr>
          <w:rFonts w:cstheme="minorHAnsi"/>
          <w:sz w:val="24"/>
          <w:szCs w:val="24"/>
        </w:rPr>
        <w:t xml:space="preserve"> (</w:t>
      </w:r>
      <w:r w:rsidR="00B45563" w:rsidRPr="009B5C01">
        <w:rPr>
          <w:rFonts w:cstheme="minorHAnsi"/>
          <w:sz w:val="24"/>
          <w:szCs w:val="24"/>
        </w:rPr>
        <w:t>Vitamin A, Iron, Zinc, Folic Acid</w:t>
      </w:r>
      <w:r w:rsidR="000F2D35" w:rsidRPr="009B5C01">
        <w:rPr>
          <w:rFonts w:cstheme="minorHAnsi"/>
          <w:sz w:val="24"/>
          <w:szCs w:val="24"/>
        </w:rPr>
        <w:t>, B12</w:t>
      </w:r>
      <w:r w:rsidRPr="009B5C01">
        <w:rPr>
          <w:rFonts w:cstheme="minorHAnsi"/>
          <w:sz w:val="24"/>
          <w:szCs w:val="24"/>
        </w:rPr>
        <w:t xml:space="preserve">), </w:t>
      </w:r>
    </w:p>
    <w:p w14:paraId="475F78B7" w14:textId="3A3AA97B" w:rsidR="00127373" w:rsidRPr="009B5C01" w:rsidRDefault="00127373" w:rsidP="00976302">
      <w:pPr>
        <w:pStyle w:val="ListParagraph"/>
        <w:numPr>
          <w:ilvl w:val="0"/>
          <w:numId w:val="5"/>
        </w:numPr>
        <w:spacing w:line="240" w:lineRule="auto"/>
        <w:ind w:left="1260" w:hanging="450"/>
        <w:jc w:val="both"/>
        <w:rPr>
          <w:rFonts w:cstheme="minorHAnsi"/>
          <w:sz w:val="24"/>
          <w:szCs w:val="24"/>
        </w:rPr>
      </w:pPr>
      <w:r w:rsidRPr="009B5C01">
        <w:rPr>
          <w:rFonts w:cstheme="minorHAnsi"/>
          <w:sz w:val="24"/>
          <w:szCs w:val="24"/>
        </w:rPr>
        <w:t>Maize flour (</w:t>
      </w:r>
      <w:r w:rsidR="00B45563" w:rsidRPr="009B5C01">
        <w:rPr>
          <w:rFonts w:cstheme="minorHAnsi"/>
          <w:sz w:val="24"/>
          <w:szCs w:val="24"/>
        </w:rPr>
        <w:t>Vitamin A, Iron, Zinc, Folic Acid</w:t>
      </w:r>
      <w:r w:rsidR="000F2D35" w:rsidRPr="009B5C01">
        <w:rPr>
          <w:rFonts w:cstheme="minorHAnsi"/>
          <w:sz w:val="24"/>
          <w:szCs w:val="24"/>
        </w:rPr>
        <w:t>, B12</w:t>
      </w:r>
      <w:r w:rsidRPr="009B5C01">
        <w:rPr>
          <w:rFonts w:cstheme="minorHAnsi"/>
          <w:sz w:val="24"/>
          <w:szCs w:val="24"/>
        </w:rPr>
        <w:t xml:space="preserve">), </w:t>
      </w:r>
    </w:p>
    <w:p w14:paraId="34A6DFE5" w14:textId="03AADD02" w:rsidR="00127373" w:rsidRPr="009B5C01" w:rsidRDefault="001B1DA1" w:rsidP="00976302">
      <w:pPr>
        <w:pStyle w:val="ListParagraph"/>
        <w:numPr>
          <w:ilvl w:val="0"/>
          <w:numId w:val="5"/>
        </w:numPr>
        <w:spacing w:line="240" w:lineRule="auto"/>
        <w:ind w:left="1260" w:hanging="450"/>
        <w:jc w:val="both"/>
        <w:rPr>
          <w:rFonts w:cstheme="minorHAnsi"/>
          <w:sz w:val="24"/>
          <w:szCs w:val="24"/>
        </w:rPr>
      </w:pPr>
      <w:r w:rsidRPr="009B5C01">
        <w:rPr>
          <w:rFonts w:cstheme="minorHAnsi"/>
          <w:sz w:val="24"/>
          <w:szCs w:val="24"/>
        </w:rPr>
        <w:t xml:space="preserve">Edible </w:t>
      </w:r>
      <w:r w:rsidR="00127373" w:rsidRPr="009B5C01">
        <w:rPr>
          <w:rFonts w:cstheme="minorHAnsi"/>
          <w:sz w:val="24"/>
          <w:szCs w:val="24"/>
        </w:rPr>
        <w:t xml:space="preserve">oil </w:t>
      </w:r>
      <w:proofErr w:type="gramStart"/>
      <w:r w:rsidR="00127373" w:rsidRPr="009B5C01">
        <w:rPr>
          <w:rFonts w:cstheme="minorHAnsi"/>
          <w:sz w:val="24"/>
          <w:szCs w:val="24"/>
        </w:rPr>
        <w:t>( vitamin</w:t>
      </w:r>
      <w:proofErr w:type="gramEnd"/>
      <w:r w:rsidR="00127373" w:rsidRPr="009B5C01">
        <w:rPr>
          <w:rFonts w:cstheme="minorHAnsi"/>
          <w:sz w:val="24"/>
          <w:szCs w:val="24"/>
        </w:rPr>
        <w:t xml:space="preserve"> A)</w:t>
      </w:r>
    </w:p>
    <w:p w14:paraId="00E81EC0" w14:textId="073F38EF" w:rsidR="00127373" w:rsidRPr="009B5C01" w:rsidRDefault="00127373" w:rsidP="00976302">
      <w:pPr>
        <w:pStyle w:val="ListParagraph"/>
        <w:numPr>
          <w:ilvl w:val="0"/>
          <w:numId w:val="5"/>
        </w:numPr>
        <w:spacing w:line="240" w:lineRule="auto"/>
        <w:ind w:left="1260" w:hanging="450"/>
        <w:jc w:val="both"/>
        <w:rPr>
          <w:rFonts w:cstheme="minorHAnsi"/>
          <w:sz w:val="24"/>
          <w:szCs w:val="24"/>
        </w:rPr>
      </w:pPr>
      <w:r w:rsidRPr="009B5C01">
        <w:rPr>
          <w:rFonts w:cstheme="minorHAnsi"/>
          <w:sz w:val="24"/>
          <w:szCs w:val="24"/>
        </w:rPr>
        <w:t xml:space="preserve">Sugar </w:t>
      </w:r>
      <w:proofErr w:type="gramStart"/>
      <w:r w:rsidRPr="009B5C01">
        <w:rPr>
          <w:rFonts w:cstheme="minorHAnsi"/>
          <w:sz w:val="24"/>
          <w:szCs w:val="24"/>
        </w:rPr>
        <w:t>( vitamin</w:t>
      </w:r>
      <w:proofErr w:type="gramEnd"/>
      <w:r w:rsidRPr="009B5C01">
        <w:rPr>
          <w:rFonts w:cstheme="minorHAnsi"/>
          <w:sz w:val="24"/>
          <w:szCs w:val="24"/>
        </w:rPr>
        <w:t xml:space="preserve"> A) </w:t>
      </w:r>
    </w:p>
    <w:p w14:paraId="63D0CF12" w14:textId="27B93B6F" w:rsidR="001B1DA1" w:rsidRPr="009B5C01" w:rsidRDefault="001B1DA1" w:rsidP="00976302">
      <w:pPr>
        <w:ind w:left="810"/>
        <w:jc w:val="both"/>
        <w:rPr>
          <w:rFonts w:asciiTheme="minorHAnsi" w:hAnsiTheme="minorHAnsi" w:cstheme="minorHAnsi"/>
        </w:rPr>
      </w:pPr>
    </w:p>
    <w:p w14:paraId="49C8B091" w14:textId="6869A2E0" w:rsidR="001B1DA1" w:rsidRPr="009B5C01" w:rsidRDefault="001B1DA1" w:rsidP="001B1DA1">
      <w:pPr>
        <w:ind w:left="810"/>
        <w:jc w:val="both"/>
        <w:rPr>
          <w:rFonts w:asciiTheme="minorHAnsi" w:hAnsiTheme="minorHAnsi" w:cstheme="minorHAnsi"/>
        </w:rPr>
      </w:pPr>
      <w:r w:rsidRPr="009B5C01">
        <w:rPr>
          <w:rFonts w:asciiTheme="minorHAnsi" w:hAnsiTheme="minorHAnsi" w:cstheme="minorHAnsi"/>
        </w:rPr>
        <w:t xml:space="preserve">The foods chosen here </w:t>
      </w:r>
      <w:r w:rsidR="002378C8">
        <w:rPr>
          <w:rFonts w:asciiTheme="minorHAnsi" w:hAnsiTheme="minorHAnsi" w:cstheme="minorHAnsi"/>
        </w:rPr>
        <w:t>are</w:t>
      </w:r>
      <w:r w:rsidRPr="009B5C01">
        <w:rPr>
          <w:rFonts w:asciiTheme="minorHAnsi" w:hAnsiTheme="minorHAnsi" w:cstheme="minorHAnsi"/>
        </w:rPr>
        <w:t xml:space="preserve"> associated with other health concerns such as obesity and high blood pressure. However, advocating for their fortification </w:t>
      </w:r>
      <w:r w:rsidR="007C0AD1">
        <w:rPr>
          <w:rFonts w:asciiTheme="minorHAnsi" w:hAnsiTheme="minorHAnsi" w:cstheme="minorHAnsi"/>
        </w:rPr>
        <w:t xml:space="preserve">should </w:t>
      </w:r>
      <w:r w:rsidR="007C0AD1" w:rsidRPr="009B5C01">
        <w:rPr>
          <w:rFonts w:asciiTheme="minorHAnsi" w:hAnsiTheme="minorHAnsi" w:cstheme="minorHAnsi"/>
        </w:rPr>
        <w:t>not</w:t>
      </w:r>
      <w:r w:rsidRPr="009B5C01">
        <w:rPr>
          <w:rFonts w:asciiTheme="minorHAnsi" w:hAnsiTheme="minorHAnsi" w:cstheme="minorHAnsi"/>
        </w:rPr>
        <w:t xml:space="preserve"> imply an endorsement</w:t>
      </w:r>
      <w:r w:rsidR="002378C8">
        <w:rPr>
          <w:rFonts w:asciiTheme="minorHAnsi" w:hAnsiTheme="minorHAnsi" w:cstheme="minorHAnsi"/>
        </w:rPr>
        <w:t xml:space="preserve"> by </w:t>
      </w:r>
      <w:r w:rsidR="007C0AD1">
        <w:rPr>
          <w:rFonts w:asciiTheme="minorHAnsi" w:hAnsiTheme="minorHAnsi" w:cstheme="minorHAnsi"/>
        </w:rPr>
        <w:t xml:space="preserve">Member States </w:t>
      </w:r>
      <w:r w:rsidR="007C0AD1" w:rsidRPr="009B5C01">
        <w:rPr>
          <w:rFonts w:asciiTheme="minorHAnsi" w:hAnsiTheme="minorHAnsi" w:cstheme="minorHAnsi"/>
        </w:rPr>
        <w:t>for</w:t>
      </w:r>
      <w:r w:rsidRPr="009B5C01">
        <w:rPr>
          <w:rFonts w:asciiTheme="minorHAnsi" w:hAnsiTheme="minorHAnsi" w:cstheme="minorHAnsi"/>
        </w:rPr>
        <w:t xml:space="preserve"> increased consumption. Countries must ensure that messages for promoting consumption of fortified foods are not mistaken as a promotion for over consumption of specific </w:t>
      </w:r>
      <w:del w:id="90" w:author="karen codling" w:date="2020-08-18T15:09:00Z">
        <w:r w:rsidRPr="009B5C01" w:rsidDel="00E72371">
          <w:rPr>
            <w:rFonts w:asciiTheme="minorHAnsi" w:hAnsiTheme="minorHAnsi" w:cstheme="minorHAnsi"/>
          </w:rPr>
          <w:delText>foods, and</w:delText>
        </w:r>
      </w:del>
      <w:ins w:id="91" w:author="karen codling" w:date="2020-08-18T15:09:00Z">
        <w:r w:rsidR="00E72371" w:rsidRPr="009B5C01">
          <w:rPr>
            <w:rFonts w:asciiTheme="minorHAnsi" w:hAnsiTheme="minorHAnsi" w:cstheme="minorHAnsi"/>
          </w:rPr>
          <w:t>foods and</w:t>
        </w:r>
      </w:ins>
      <w:r w:rsidRPr="009B5C01">
        <w:rPr>
          <w:rFonts w:asciiTheme="minorHAnsi" w:hAnsiTheme="minorHAnsi" w:cstheme="minorHAnsi"/>
        </w:rPr>
        <w:t xml:space="preserve"> must not be in contradiction with other health promotion messages. These foods are chosen because they are widely consumed among the people and</w:t>
      </w:r>
      <w:r w:rsidR="009B5C01">
        <w:rPr>
          <w:rFonts w:asciiTheme="minorHAnsi" w:hAnsiTheme="minorHAnsi" w:cstheme="minorHAnsi"/>
        </w:rPr>
        <w:t>,</w:t>
      </w:r>
      <w:r w:rsidRPr="009B5C01">
        <w:rPr>
          <w:rFonts w:asciiTheme="minorHAnsi" w:hAnsiTheme="minorHAnsi" w:cstheme="minorHAnsi"/>
        </w:rPr>
        <w:t xml:space="preserve"> as such</w:t>
      </w:r>
      <w:r w:rsidR="002378C8">
        <w:rPr>
          <w:rFonts w:asciiTheme="minorHAnsi" w:hAnsiTheme="minorHAnsi" w:cstheme="minorHAnsi"/>
        </w:rPr>
        <w:t>,</w:t>
      </w:r>
      <w:r w:rsidRPr="009B5C01">
        <w:rPr>
          <w:rFonts w:asciiTheme="minorHAnsi" w:hAnsiTheme="minorHAnsi" w:cstheme="minorHAnsi"/>
        </w:rPr>
        <w:t xml:space="preserve"> are ideal vehicles for increasing micronutrient intake widely in the community. </w:t>
      </w:r>
    </w:p>
    <w:p w14:paraId="02416116" w14:textId="77777777" w:rsidR="001B1DA1" w:rsidRPr="009B5C01" w:rsidRDefault="001B1DA1" w:rsidP="001B1DA1">
      <w:pPr>
        <w:ind w:left="810"/>
        <w:jc w:val="both"/>
        <w:rPr>
          <w:rFonts w:asciiTheme="minorHAnsi" w:hAnsiTheme="minorHAnsi" w:cstheme="minorHAnsi"/>
        </w:rPr>
      </w:pPr>
    </w:p>
    <w:p w14:paraId="18454B0D" w14:textId="0305BA79" w:rsidR="001B1DA1" w:rsidRPr="009B5C01" w:rsidRDefault="001B1DA1" w:rsidP="001B1DA1">
      <w:pPr>
        <w:ind w:left="810"/>
        <w:jc w:val="both"/>
        <w:rPr>
          <w:rFonts w:asciiTheme="minorHAnsi" w:hAnsiTheme="minorHAnsi" w:cstheme="minorHAnsi"/>
        </w:rPr>
      </w:pPr>
      <w:r w:rsidRPr="009B5C01">
        <w:rPr>
          <w:rFonts w:asciiTheme="minorHAnsi" w:hAnsiTheme="minorHAnsi" w:cstheme="minorHAnsi"/>
        </w:rPr>
        <w:t xml:space="preserve">It should be noted that Member States are not mandated to fortify all food vehicles; </w:t>
      </w:r>
      <w:del w:id="92" w:author="karen codling" w:date="2020-08-18T15:09:00Z">
        <w:r w:rsidRPr="009B5C01" w:rsidDel="00E72371">
          <w:rPr>
            <w:rFonts w:asciiTheme="minorHAnsi" w:hAnsiTheme="minorHAnsi" w:cstheme="minorHAnsi"/>
          </w:rPr>
          <w:delText>however</w:delText>
        </w:r>
      </w:del>
      <w:ins w:id="93" w:author="karen codling" w:date="2020-08-18T15:09:00Z">
        <w:r w:rsidR="00E72371" w:rsidRPr="009B5C01">
          <w:rPr>
            <w:rFonts w:asciiTheme="minorHAnsi" w:hAnsiTheme="minorHAnsi" w:cstheme="minorHAnsi"/>
          </w:rPr>
          <w:t>however,</w:t>
        </w:r>
      </w:ins>
      <w:r w:rsidRPr="009B5C01">
        <w:rPr>
          <w:rFonts w:asciiTheme="minorHAnsi" w:hAnsiTheme="minorHAnsi" w:cstheme="minorHAnsi"/>
        </w:rPr>
        <w:t xml:space="preserve"> the choice of food vehicle should be informed by national levels of deficiencies, </w:t>
      </w:r>
      <w:del w:id="94" w:author="karen codling" w:date="2020-08-17T13:46:00Z">
        <w:r w:rsidRPr="009B5C01" w:rsidDel="00067150">
          <w:rPr>
            <w:rFonts w:asciiTheme="minorHAnsi" w:hAnsiTheme="minorHAnsi" w:cstheme="minorHAnsi"/>
          </w:rPr>
          <w:delText xml:space="preserve"> </w:delText>
        </w:r>
      </w:del>
      <w:r w:rsidRPr="009B5C01">
        <w:rPr>
          <w:rFonts w:asciiTheme="minorHAnsi" w:hAnsiTheme="minorHAnsi" w:cstheme="minorHAnsi"/>
        </w:rPr>
        <w:t>the food consumption per capita data at national level and the proportion of the population that consume the specific food vehicles.</w:t>
      </w:r>
    </w:p>
    <w:p w14:paraId="5CA4D33C" w14:textId="116B51D5" w:rsidR="001B1DA1" w:rsidRPr="009B5C01" w:rsidRDefault="001B1DA1" w:rsidP="00976302">
      <w:pPr>
        <w:ind w:left="810"/>
        <w:jc w:val="both"/>
        <w:rPr>
          <w:rFonts w:asciiTheme="minorHAnsi" w:hAnsiTheme="minorHAnsi" w:cstheme="minorHAnsi"/>
        </w:rPr>
      </w:pPr>
    </w:p>
    <w:p w14:paraId="045D4D68" w14:textId="77777777" w:rsidR="0099211D" w:rsidRPr="009B5C01" w:rsidRDefault="0099211D" w:rsidP="00976302">
      <w:pPr>
        <w:ind w:left="810"/>
        <w:jc w:val="both"/>
        <w:rPr>
          <w:rFonts w:asciiTheme="minorHAnsi" w:hAnsiTheme="minorHAnsi" w:cstheme="minorHAnsi"/>
        </w:rPr>
      </w:pPr>
    </w:p>
    <w:p w14:paraId="02443089" w14:textId="7CE62D56" w:rsidR="0089614D" w:rsidRPr="009B5C01" w:rsidRDefault="003E4FC2" w:rsidP="00976302">
      <w:pPr>
        <w:pStyle w:val="Heading2"/>
        <w:numPr>
          <w:ilvl w:val="1"/>
          <w:numId w:val="1"/>
        </w:numPr>
        <w:jc w:val="both"/>
        <w:rPr>
          <w:rFonts w:asciiTheme="minorHAnsi" w:hAnsiTheme="minorHAnsi" w:cstheme="minorHAnsi"/>
          <w:b w:val="0"/>
          <w:bCs/>
          <w:sz w:val="24"/>
          <w:szCs w:val="24"/>
        </w:rPr>
      </w:pPr>
      <w:bookmarkStart w:id="95" w:name="_Toc43186207"/>
      <w:bookmarkStart w:id="96" w:name="_Toc43186348"/>
      <w:bookmarkStart w:id="97" w:name="_Toc43186209"/>
      <w:bookmarkStart w:id="98" w:name="_Toc43186350"/>
      <w:bookmarkStart w:id="99" w:name="_Toc48491608"/>
      <w:bookmarkEnd w:id="95"/>
      <w:bookmarkEnd w:id="96"/>
      <w:bookmarkEnd w:id="97"/>
      <w:bookmarkEnd w:id="98"/>
      <w:r w:rsidRPr="009B5C01">
        <w:rPr>
          <w:rFonts w:asciiTheme="minorHAnsi" w:hAnsiTheme="minorHAnsi" w:cstheme="minorHAnsi"/>
          <w:b w:val="0"/>
          <w:bCs/>
          <w:sz w:val="24"/>
          <w:szCs w:val="24"/>
        </w:rPr>
        <w:t>F</w:t>
      </w:r>
      <w:r w:rsidR="002709DA" w:rsidRPr="009B5C01">
        <w:rPr>
          <w:rFonts w:asciiTheme="minorHAnsi" w:hAnsiTheme="minorHAnsi" w:cstheme="minorHAnsi"/>
          <w:b w:val="0"/>
          <w:bCs/>
          <w:sz w:val="24"/>
          <w:szCs w:val="24"/>
        </w:rPr>
        <w:t>ortificants</w:t>
      </w:r>
      <w:bookmarkEnd w:id="99"/>
    </w:p>
    <w:p w14:paraId="2534245D" w14:textId="77777777" w:rsidR="001B1DA1" w:rsidRPr="009B5C01" w:rsidRDefault="001B1DA1" w:rsidP="0099211D">
      <w:pPr>
        <w:ind w:left="720"/>
        <w:jc w:val="both"/>
        <w:rPr>
          <w:rFonts w:asciiTheme="minorHAnsi" w:hAnsiTheme="minorHAnsi" w:cstheme="minorHAnsi"/>
        </w:rPr>
      </w:pPr>
    </w:p>
    <w:p w14:paraId="3F69753B" w14:textId="5AE86421" w:rsidR="00127373" w:rsidRPr="009B5C01" w:rsidRDefault="001B1DA1" w:rsidP="0099211D">
      <w:pPr>
        <w:ind w:left="720"/>
        <w:jc w:val="both"/>
        <w:rPr>
          <w:rFonts w:asciiTheme="minorHAnsi" w:hAnsiTheme="minorHAnsi" w:cstheme="minorHAnsi"/>
        </w:rPr>
      </w:pPr>
      <w:r w:rsidRPr="009B5C01">
        <w:rPr>
          <w:rFonts w:asciiTheme="minorHAnsi" w:hAnsiTheme="minorHAnsi" w:cstheme="minorHAnsi"/>
        </w:rPr>
        <w:t xml:space="preserve">Producers of </w:t>
      </w:r>
      <w:r w:rsidR="009B5C01">
        <w:rPr>
          <w:rFonts w:asciiTheme="minorHAnsi" w:hAnsiTheme="minorHAnsi" w:cstheme="minorHAnsi"/>
        </w:rPr>
        <w:t>fortified</w:t>
      </w:r>
      <w:r w:rsidR="009B5C01" w:rsidRPr="009B5C01">
        <w:rPr>
          <w:rFonts w:asciiTheme="minorHAnsi" w:hAnsiTheme="minorHAnsi" w:cstheme="minorHAnsi"/>
        </w:rPr>
        <w:t xml:space="preserve"> </w:t>
      </w:r>
      <w:r w:rsidR="006E61B6" w:rsidRPr="009B5C01">
        <w:rPr>
          <w:rFonts w:asciiTheme="minorHAnsi" w:hAnsiTheme="minorHAnsi" w:cstheme="minorHAnsi"/>
        </w:rPr>
        <w:t>foods shall</w:t>
      </w:r>
      <w:r w:rsidR="00127373" w:rsidRPr="009B5C01">
        <w:rPr>
          <w:rFonts w:asciiTheme="minorHAnsi" w:hAnsiTheme="minorHAnsi" w:cstheme="minorHAnsi"/>
        </w:rPr>
        <w:t xml:space="preserve"> ensure </w:t>
      </w:r>
      <w:r w:rsidR="00A165BF" w:rsidRPr="009B5C01">
        <w:rPr>
          <w:rFonts w:asciiTheme="minorHAnsi" w:hAnsiTheme="minorHAnsi" w:cstheme="minorHAnsi"/>
        </w:rPr>
        <w:t>that the</w:t>
      </w:r>
      <w:r w:rsidR="00B36198" w:rsidRPr="009B5C01">
        <w:rPr>
          <w:rFonts w:asciiTheme="minorHAnsi" w:hAnsiTheme="minorHAnsi" w:cstheme="minorHAnsi"/>
        </w:rPr>
        <w:t xml:space="preserve"> micronutrient</w:t>
      </w:r>
      <w:r w:rsidR="00127373" w:rsidRPr="009B5C01">
        <w:rPr>
          <w:rFonts w:asciiTheme="minorHAnsi" w:hAnsiTheme="minorHAnsi" w:cstheme="minorHAnsi"/>
        </w:rPr>
        <w:t xml:space="preserve"> premixes used are </w:t>
      </w:r>
      <w:r w:rsidRPr="009B5C01">
        <w:rPr>
          <w:rFonts w:asciiTheme="minorHAnsi" w:hAnsiTheme="minorHAnsi" w:cstheme="minorHAnsi"/>
        </w:rPr>
        <w:t xml:space="preserve">from reputable sources whose quality standards can be validated. </w:t>
      </w:r>
      <w:r w:rsidR="009B5C01" w:rsidRPr="009B5C01">
        <w:rPr>
          <w:rFonts w:asciiTheme="minorHAnsi" w:hAnsiTheme="minorHAnsi" w:cstheme="minorHAnsi"/>
        </w:rPr>
        <w:t>In some</w:t>
      </w:r>
      <w:r w:rsidR="006E61B6" w:rsidRPr="009B5C01">
        <w:rPr>
          <w:rFonts w:asciiTheme="minorHAnsi" w:hAnsiTheme="minorHAnsi" w:cstheme="minorHAnsi"/>
        </w:rPr>
        <w:t xml:space="preserve"> countries a list of pre-</w:t>
      </w:r>
      <w:r w:rsidR="00127373" w:rsidRPr="009B5C01">
        <w:rPr>
          <w:rFonts w:asciiTheme="minorHAnsi" w:hAnsiTheme="minorHAnsi" w:cstheme="minorHAnsi"/>
        </w:rPr>
        <w:t xml:space="preserve">approved suppliers </w:t>
      </w:r>
      <w:r w:rsidR="006E61B6" w:rsidRPr="009B5C01">
        <w:rPr>
          <w:rFonts w:asciiTheme="minorHAnsi" w:hAnsiTheme="minorHAnsi" w:cstheme="minorHAnsi"/>
        </w:rPr>
        <w:t xml:space="preserve">is compiled </w:t>
      </w:r>
      <w:r w:rsidR="009B5C01" w:rsidRPr="009B5C01">
        <w:rPr>
          <w:rFonts w:asciiTheme="minorHAnsi" w:hAnsiTheme="minorHAnsi" w:cstheme="minorHAnsi"/>
        </w:rPr>
        <w:t>and endorsed</w:t>
      </w:r>
      <w:r w:rsidR="00127373" w:rsidRPr="009B5C01">
        <w:rPr>
          <w:rFonts w:asciiTheme="minorHAnsi" w:hAnsiTheme="minorHAnsi" w:cstheme="minorHAnsi"/>
        </w:rPr>
        <w:t xml:space="preserve"> by the </w:t>
      </w:r>
      <w:r w:rsidR="005C564F" w:rsidRPr="009B5C01">
        <w:rPr>
          <w:rFonts w:asciiTheme="minorHAnsi" w:hAnsiTheme="minorHAnsi" w:cstheme="minorHAnsi"/>
        </w:rPr>
        <w:t xml:space="preserve">national </w:t>
      </w:r>
      <w:r w:rsidR="006E61B6" w:rsidRPr="009B5C01">
        <w:rPr>
          <w:rFonts w:asciiTheme="minorHAnsi" w:hAnsiTheme="minorHAnsi" w:cstheme="minorHAnsi"/>
        </w:rPr>
        <w:t xml:space="preserve">food fortification authorities to </w:t>
      </w:r>
      <w:r w:rsidR="009B5C01" w:rsidRPr="009B5C01">
        <w:rPr>
          <w:rFonts w:asciiTheme="minorHAnsi" w:hAnsiTheme="minorHAnsi" w:cstheme="minorHAnsi"/>
        </w:rPr>
        <w:t>safeguard</w:t>
      </w:r>
      <w:r w:rsidR="006E61B6" w:rsidRPr="009B5C01">
        <w:rPr>
          <w:rFonts w:asciiTheme="minorHAnsi" w:hAnsiTheme="minorHAnsi" w:cstheme="minorHAnsi"/>
        </w:rPr>
        <w:t xml:space="preserve"> local producers form substandard premixes.  Producers</w:t>
      </w:r>
      <w:r w:rsidR="00127373" w:rsidRPr="009B5C01">
        <w:rPr>
          <w:rFonts w:asciiTheme="minorHAnsi" w:hAnsiTheme="minorHAnsi" w:cstheme="minorHAnsi"/>
        </w:rPr>
        <w:t xml:space="preserve"> shall review and keep the Certificate of </w:t>
      </w:r>
      <w:r w:rsidR="00B36198" w:rsidRPr="009B5C01">
        <w:rPr>
          <w:rFonts w:asciiTheme="minorHAnsi" w:hAnsiTheme="minorHAnsi" w:cstheme="minorHAnsi"/>
        </w:rPr>
        <w:t xml:space="preserve">Analysis </w:t>
      </w:r>
      <w:r w:rsidR="00127373" w:rsidRPr="009B5C01">
        <w:rPr>
          <w:rFonts w:asciiTheme="minorHAnsi" w:hAnsiTheme="minorHAnsi" w:cstheme="minorHAnsi"/>
        </w:rPr>
        <w:t>for every batch</w:t>
      </w:r>
      <w:ins w:id="100" w:author="karen codling" w:date="2020-08-17T12:36:00Z">
        <w:r w:rsidR="0055499D">
          <w:rPr>
            <w:rFonts w:asciiTheme="minorHAnsi" w:hAnsiTheme="minorHAnsi" w:cstheme="minorHAnsi"/>
          </w:rPr>
          <w:t xml:space="preserve"> of</w:t>
        </w:r>
      </w:ins>
      <w:r w:rsidR="00127373" w:rsidRPr="009B5C01">
        <w:rPr>
          <w:rFonts w:asciiTheme="minorHAnsi" w:hAnsiTheme="minorHAnsi" w:cstheme="minorHAnsi"/>
        </w:rPr>
        <w:t xml:space="preserve"> imported </w:t>
      </w:r>
      <w:r w:rsidR="006E61B6" w:rsidRPr="009B5C01">
        <w:rPr>
          <w:rFonts w:asciiTheme="minorHAnsi" w:hAnsiTheme="minorHAnsi" w:cstheme="minorHAnsi"/>
        </w:rPr>
        <w:t xml:space="preserve">premixes </w:t>
      </w:r>
      <w:r w:rsidR="00127373" w:rsidRPr="009B5C01">
        <w:rPr>
          <w:rFonts w:asciiTheme="minorHAnsi" w:hAnsiTheme="minorHAnsi" w:cstheme="minorHAnsi"/>
        </w:rPr>
        <w:t xml:space="preserve">for reference and review by inspectors. </w:t>
      </w:r>
    </w:p>
    <w:p w14:paraId="6AF0FD5F" w14:textId="77777777" w:rsidR="0099211D" w:rsidRPr="009B5C01" w:rsidRDefault="0099211D" w:rsidP="00976302">
      <w:pPr>
        <w:ind w:left="720"/>
        <w:jc w:val="both"/>
        <w:rPr>
          <w:rFonts w:asciiTheme="minorHAnsi" w:hAnsiTheme="minorHAnsi" w:cstheme="minorHAnsi"/>
        </w:rPr>
      </w:pPr>
    </w:p>
    <w:p w14:paraId="1A191CDB" w14:textId="481BB2DC" w:rsidR="00127373" w:rsidRPr="009B5C01" w:rsidRDefault="00127373" w:rsidP="00976302">
      <w:pPr>
        <w:pStyle w:val="Heading2"/>
        <w:numPr>
          <w:ilvl w:val="1"/>
          <w:numId w:val="1"/>
        </w:numPr>
        <w:jc w:val="both"/>
        <w:rPr>
          <w:rFonts w:asciiTheme="minorHAnsi" w:hAnsiTheme="minorHAnsi" w:cstheme="minorHAnsi"/>
          <w:b w:val="0"/>
          <w:bCs/>
          <w:sz w:val="24"/>
          <w:szCs w:val="24"/>
        </w:rPr>
      </w:pPr>
      <w:bookmarkStart w:id="101" w:name="_Toc41382654"/>
      <w:bookmarkStart w:id="102" w:name="_Toc43186211"/>
      <w:bookmarkStart w:id="103" w:name="_Toc43186352"/>
      <w:bookmarkStart w:id="104" w:name="_Toc43186978"/>
      <w:bookmarkStart w:id="105" w:name="_Toc48491609"/>
      <w:r w:rsidRPr="009B5C01">
        <w:rPr>
          <w:rFonts w:asciiTheme="minorHAnsi" w:hAnsiTheme="minorHAnsi" w:cstheme="minorHAnsi"/>
          <w:b w:val="0"/>
          <w:bCs/>
          <w:sz w:val="24"/>
          <w:szCs w:val="24"/>
        </w:rPr>
        <w:t xml:space="preserve">Amendments of </w:t>
      </w:r>
      <w:bookmarkEnd w:id="101"/>
      <w:bookmarkEnd w:id="102"/>
      <w:bookmarkEnd w:id="103"/>
      <w:bookmarkEnd w:id="104"/>
      <w:r w:rsidR="005C564F" w:rsidRPr="009B5C01">
        <w:rPr>
          <w:rFonts w:asciiTheme="minorHAnsi" w:hAnsiTheme="minorHAnsi" w:cstheme="minorHAnsi"/>
          <w:b w:val="0"/>
          <w:bCs/>
          <w:sz w:val="24"/>
          <w:szCs w:val="24"/>
        </w:rPr>
        <w:t>Minimum Standards</w:t>
      </w:r>
      <w:bookmarkEnd w:id="105"/>
    </w:p>
    <w:p w14:paraId="5074B501" w14:textId="67CD886B" w:rsidR="00127373" w:rsidRPr="009B5C01" w:rsidRDefault="00127373" w:rsidP="00976302">
      <w:pPr>
        <w:ind w:left="720"/>
        <w:jc w:val="both"/>
        <w:rPr>
          <w:rFonts w:asciiTheme="minorHAnsi" w:hAnsiTheme="minorHAnsi" w:cstheme="minorHAnsi"/>
        </w:rPr>
      </w:pPr>
      <w:r w:rsidRPr="009B5C01">
        <w:rPr>
          <w:rFonts w:asciiTheme="minorHAnsi" w:hAnsiTheme="minorHAnsi" w:cstheme="minorHAnsi"/>
        </w:rPr>
        <w:t xml:space="preserve">SADC Ministers of Health may at any time </w:t>
      </w:r>
      <w:r w:rsidR="009B5C01" w:rsidRPr="009B5C01">
        <w:rPr>
          <w:rFonts w:asciiTheme="minorHAnsi" w:hAnsiTheme="minorHAnsi" w:cstheme="minorHAnsi"/>
        </w:rPr>
        <w:t>recommend amendment</w:t>
      </w:r>
      <w:r w:rsidR="006E61B6" w:rsidRPr="009B5C01">
        <w:rPr>
          <w:rFonts w:asciiTheme="minorHAnsi" w:hAnsiTheme="minorHAnsi" w:cstheme="minorHAnsi"/>
        </w:rPr>
        <w:t xml:space="preserve"> to any part of </w:t>
      </w:r>
      <w:r w:rsidR="009B5C01" w:rsidRPr="009B5C01">
        <w:rPr>
          <w:rFonts w:asciiTheme="minorHAnsi" w:hAnsiTheme="minorHAnsi" w:cstheme="minorHAnsi"/>
        </w:rPr>
        <w:t>these</w:t>
      </w:r>
      <w:r w:rsidR="006E61B6" w:rsidRPr="009B5C01">
        <w:rPr>
          <w:rFonts w:asciiTheme="minorHAnsi" w:hAnsiTheme="minorHAnsi" w:cstheme="minorHAnsi"/>
        </w:rPr>
        <w:t xml:space="preserve"> SADC Minimum Standards</w:t>
      </w:r>
      <w:r w:rsidR="00EC4509" w:rsidRPr="009B5C01">
        <w:rPr>
          <w:rFonts w:asciiTheme="minorHAnsi" w:hAnsiTheme="minorHAnsi" w:cstheme="minorHAnsi"/>
        </w:rPr>
        <w:t xml:space="preserve"> based on emerging information</w:t>
      </w:r>
      <w:r w:rsidRPr="009B5C01">
        <w:rPr>
          <w:rFonts w:asciiTheme="minorHAnsi" w:hAnsiTheme="minorHAnsi" w:cstheme="minorHAnsi"/>
        </w:rPr>
        <w:t>.</w:t>
      </w:r>
      <w:r w:rsidR="00A14DAF" w:rsidRPr="009B5C01">
        <w:rPr>
          <w:rFonts w:asciiTheme="minorHAnsi" w:hAnsiTheme="minorHAnsi" w:cstheme="minorHAnsi"/>
        </w:rPr>
        <w:t xml:space="preserve"> </w:t>
      </w:r>
    </w:p>
    <w:p w14:paraId="07C35E01" w14:textId="77777777" w:rsidR="0099211D" w:rsidRPr="009B5C01" w:rsidRDefault="0099211D" w:rsidP="00976302">
      <w:pPr>
        <w:ind w:left="720"/>
        <w:jc w:val="both"/>
        <w:rPr>
          <w:rFonts w:asciiTheme="minorHAnsi" w:hAnsiTheme="minorHAnsi" w:cstheme="minorHAnsi"/>
        </w:rPr>
      </w:pPr>
    </w:p>
    <w:p w14:paraId="6CFA0CB9" w14:textId="77777777" w:rsidR="0099211D" w:rsidRPr="009B5C01" w:rsidRDefault="0099211D" w:rsidP="00976302">
      <w:pPr>
        <w:ind w:left="720"/>
        <w:jc w:val="both"/>
        <w:rPr>
          <w:rFonts w:asciiTheme="minorHAnsi" w:hAnsiTheme="minorHAnsi" w:cstheme="minorHAnsi"/>
        </w:rPr>
      </w:pPr>
    </w:p>
    <w:p w14:paraId="12028B9E" w14:textId="6F5F32CE" w:rsidR="0089614D" w:rsidRPr="009B5C01" w:rsidRDefault="00127373" w:rsidP="00976302">
      <w:pPr>
        <w:pStyle w:val="Heading2"/>
        <w:numPr>
          <w:ilvl w:val="1"/>
          <w:numId w:val="1"/>
        </w:numPr>
        <w:jc w:val="both"/>
        <w:rPr>
          <w:rFonts w:asciiTheme="minorHAnsi" w:hAnsiTheme="minorHAnsi" w:cstheme="minorHAnsi"/>
          <w:b w:val="0"/>
          <w:bCs/>
          <w:sz w:val="24"/>
          <w:szCs w:val="24"/>
        </w:rPr>
      </w:pPr>
      <w:bookmarkStart w:id="106" w:name="_Toc41382656"/>
      <w:bookmarkStart w:id="107" w:name="_Toc43186213"/>
      <w:bookmarkStart w:id="108" w:name="_Toc43186354"/>
      <w:bookmarkStart w:id="109" w:name="_Toc43186980"/>
      <w:bookmarkStart w:id="110" w:name="_Toc48491610"/>
      <w:r w:rsidRPr="009B5C01">
        <w:rPr>
          <w:rFonts w:asciiTheme="minorHAnsi" w:hAnsiTheme="minorHAnsi" w:cstheme="minorHAnsi"/>
          <w:b w:val="0"/>
          <w:bCs/>
          <w:sz w:val="24"/>
          <w:szCs w:val="24"/>
        </w:rPr>
        <w:t xml:space="preserve">Quality Assurance, </w:t>
      </w:r>
      <w:r w:rsidR="00E57E68" w:rsidRPr="009B5C01">
        <w:rPr>
          <w:rFonts w:asciiTheme="minorHAnsi" w:hAnsiTheme="minorHAnsi" w:cstheme="minorHAnsi"/>
          <w:b w:val="0"/>
          <w:bCs/>
          <w:sz w:val="24"/>
          <w:szCs w:val="24"/>
        </w:rPr>
        <w:t>M</w:t>
      </w:r>
      <w:r w:rsidRPr="009B5C01">
        <w:rPr>
          <w:rFonts w:asciiTheme="minorHAnsi" w:hAnsiTheme="minorHAnsi" w:cstheme="minorHAnsi"/>
          <w:b w:val="0"/>
          <w:bCs/>
          <w:sz w:val="24"/>
          <w:szCs w:val="24"/>
        </w:rPr>
        <w:t xml:space="preserve">onitoring and </w:t>
      </w:r>
      <w:r w:rsidR="00E57E68" w:rsidRPr="009B5C01">
        <w:rPr>
          <w:rFonts w:asciiTheme="minorHAnsi" w:hAnsiTheme="minorHAnsi" w:cstheme="minorHAnsi"/>
          <w:b w:val="0"/>
          <w:bCs/>
          <w:sz w:val="24"/>
          <w:szCs w:val="24"/>
        </w:rPr>
        <w:t>E</w:t>
      </w:r>
      <w:r w:rsidRPr="009B5C01">
        <w:rPr>
          <w:rFonts w:asciiTheme="minorHAnsi" w:hAnsiTheme="minorHAnsi" w:cstheme="minorHAnsi"/>
          <w:b w:val="0"/>
          <w:bCs/>
          <w:sz w:val="24"/>
          <w:szCs w:val="24"/>
        </w:rPr>
        <w:t xml:space="preserve">nforcement </w:t>
      </w:r>
      <w:r w:rsidR="00E57E68" w:rsidRPr="009B5C01">
        <w:rPr>
          <w:rFonts w:asciiTheme="minorHAnsi" w:hAnsiTheme="minorHAnsi" w:cstheme="minorHAnsi"/>
          <w:b w:val="0"/>
          <w:bCs/>
          <w:sz w:val="24"/>
          <w:szCs w:val="24"/>
        </w:rPr>
        <w:t>A</w:t>
      </w:r>
      <w:r w:rsidRPr="009B5C01">
        <w:rPr>
          <w:rFonts w:asciiTheme="minorHAnsi" w:hAnsiTheme="minorHAnsi" w:cstheme="minorHAnsi"/>
          <w:b w:val="0"/>
          <w:bCs/>
          <w:sz w:val="24"/>
          <w:szCs w:val="24"/>
        </w:rPr>
        <w:t>ctivities</w:t>
      </w:r>
      <w:bookmarkEnd w:id="106"/>
      <w:bookmarkEnd w:id="107"/>
      <w:bookmarkEnd w:id="108"/>
      <w:bookmarkEnd w:id="109"/>
      <w:bookmarkEnd w:id="110"/>
      <w:r w:rsidRPr="009B5C01">
        <w:rPr>
          <w:rFonts w:asciiTheme="minorHAnsi" w:hAnsiTheme="minorHAnsi" w:cstheme="minorHAnsi"/>
          <w:b w:val="0"/>
          <w:bCs/>
          <w:sz w:val="24"/>
          <w:szCs w:val="24"/>
        </w:rPr>
        <w:t xml:space="preserve"> </w:t>
      </w:r>
    </w:p>
    <w:p w14:paraId="71856154" w14:textId="0C9EBC6F" w:rsidR="00D14C40" w:rsidRPr="009B5C01" w:rsidRDefault="00D14C40" w:rsidP="00976302">
      <w:pPr>
        <w:ind w:left="720"/>
        <w:jc w:val="both"/>
        <w:rPr>
          <w:rFonts w:asciiTheme="minorHAnsi" w:hAnsiTheme="minorHAnsi" w:cstheme="minorHAnsi"/>
        </w:rPr>
      </w:pPr>
      <w:r w:rsidRPr="009B5C01">
        <w:rPr>
          <w:rFonts w:asciiTheme="minorHAnsi" w:hAnsiTheme="minorHAnsi" w:cstheme="minorHAnsi"/>
        </w:rPr>
        <w:t>Monitoring of fortified foods will be conducted by producers as internal monitoring, validate</w:t>
      </w:r>
      <w:r w:rsidR="00D011E1" w:rsidRPr="009B5C01">
        <w:rPr>
          <w:rFonts w:asciiTheme="minorHAnsi" w:hAnsiTheme="minorHAnsi" w:cstheme="minorHAnsi"/>
        </w:rPr>
        <w:t>d</w:t>
      </w:r>
      <w:r w:rsidRPr="009B5C01">
        <w:rPr>
          <w:rFonts w:asciiTheme="minorHAnsi" w:hAnsiTheme="minorHAnsi" w:cstheme="minorHAnsi"/>
        </w:rPr>
        <w:t xml:space="preserve"> by external inspectors as part of external monitoring at production.  </w:t>
      </w:r>
      <w:r w:rsidR="00BD207D" w:rsidRPr="009B5C01">
        <w:rPr>
          <w:rFonts w:asciiTheme="minorHAnsi" w:hAnsiTheme="minorHAnsi" w:cstheme="minorHAnsi"/>
        </w:rPr>
        <w:t>The c</w:t>
      </w:r>
      <w:r w:rsidRPr="009B5C01">
        <w:rPr>
          <w:rFonts w:asciiTheme="minorHAnsi" w:hAnsiTheme="minorHAnsi" w:cstheme="minorHAnsi"/>
        </w:rPr>
        <w:t xml:space="preserve">riteria for </w:t>
      </w:r>
      <w:r w:rsidR="006E61B6" w:rsidRPr="009B5C01">
        <w:rPr>
          <w:rFonts w:asciiTheme="minorHAnsi" w:hAnsiTheme="minorHAnsi" w:cstheme="minorHAnsi"/>
        </w:rPr>
        <w:t xml:space="preserve">nutrient </w:t>
      </w:r>
      <w:r w:rsidRPr="009B5C01">
        <w:rPr>
          <w:rFonts w:asciiTheme="minorHAnsi" w:hAnsiTheme="minorHAnsi" w:cstheme="minorHAnsi"/>
        </w:rPr>
        <w:t xml:space="preserve">compliance at production level shall be used </w:t>
      </w:r>
      <w:r w:rsidR="006E61B6" w:rsidRPr="009B5C01">
        <w:rPr>
          <w:rFonts w:asciiTheme="minorHAnsi" w:hAnsiTheme="minorHAnsi" w:cstheme="minorHAnsi"/>
        </w:rPr>
        <w:t xml:space="preserve">for </w:t>
      </w:r>
      <w:r w:rsidR="009B5C01" w:rsidRPr="009B5C01">
        <w:rPr>
          <w:rFonts w:asciiTheme="minorHAnsi" w:hAnsiTheme="minorHAnsi" w:cstheme="minorHAnsi"/>
        </w:rPr>
        <w:t>determining</w:t>
      </w:r>
      <w:r w:rsidR="006E61B6" w:rsidRPr="009B5C01">
        <w:rPr>
          <w:rFonts w:asciiTheme="minorHAnsi" w:hAnsiTheme="minorHAnsi" w:cstheme="minorHAnsi"/>
        </w:rPr>
        <w:t xml:space="preserve"> nutrient compliance during </w:t>
      </w:r>
      <w:r w:rsidRPr="009B5C01">
        <w:rPr>
          <w:rFonts w:asciiTheme="minorHAnsi" w:hAnsiTheme="minorHAnsi" w:cstheme="minorHAnsi"/>
        </w:rPr>
        <w:t xml:space="preserve">import </w:t>
      </w:r>
      <w:r w:rsidR="006E61B6" w:rsidRPr="009B5C01">
        <w:rPr>
          <w:rFonts w:asciiTheme="minorHAnsi" w:hAnsiTheme="minorHAnsi" w:cstheme="minorHAnsi"/>
        </w:rPr>
        <w:t>certification</w:t>
      </w:r>
      <w:r w:rsidRPr="009B5C01">
        <w:rPr>
          <w:rFonts w:asciiTheme="minorHAnsi" w:hAnsiTheme="minorHAnsi" w:cstheme="minorHAnsi"/>
        </w:rPr>
        <w:t xml:space="preserve">. </w:t>
      </w:r>
      <w:r w:rsidR="006E61B6" w:rsidRPr="009B5C01">
        <w:rPr>
          <w:rFonts w:asciiTheme="minorHAnsi" w:hAnsiTheme="minorHAnsi" w:cstheme="minorHAnsi"/>
        </w:rPr>
        <w:t>Member states shall place e</w:t>
      </w:r>
      <w:r w:rsidRPr="009B5C01">
        <w:rPr>
          <w:rFonts w:asciiTheme="minorHAnsi" w:hAnsiTheme="minorHAnsi" w:cstheme="minorHAnsi"/>
        </w:rPr>
        <w:t xml:space="preserve">mphasis </w:t>
      </w:r>
      <w:r w:rsidR="00C37054" w:rsidRPr="009B5C01">
        <w:rPr>
          <w:rFonts w:asciiTheme="minorHAnsi" w:hAnsiTheme="minorHAnsi" w:cstheme="minorHAnsi"/>
        </w:rPr>
        <w:t>on</w:t>
      </w:r>
      <w:r w:rsidRPr="009B5C01">
        <w:rPr>
          <w:rFonts w:asciiTheme="minorHAnsi" w:hAnsiTheme="minorHAnsi" w:cstheme="minorHAnsi"/>
        </w:rPr>
        <w:t xml:space="preserve"> ensuring that food</w:t>
      </w:r>
      <w:r w:rsidR="00C37054" w:rsidRPr="009B5C01">
        <w:rPr>
          <w:rFonts w:asciiTheme="minorHAnsi" w:hAnsiTheme="minorHAnsi" w:cstheme="minorHAnsi"/>
        </w:rPr>
        <w:t>s</w:t>
      </w:r>
      <w:r w:rsidRPr="009B5C01">
        <w:rPr>
          <w:rFonts w:asciiTheme="minorHAnsi" w:hAnsiTheme="minorHAnsi" w:cstheme="minorHAnsi"/>
        </w:rPr>
        <w:t xml:space="preserve"> comply at production levels</w:t>
      </w:r>
      <w:r w:rsidR="006E61B6" w:rsidRPr="009B5C01">
        <w:rPr>
          <w:rFonts w:asciiTheme="minorHAnsi" w:hAnsiTheme="minorHAnsi" w:cstheme="minorHAnsi"/>
        </w:rPr>
        <w:t xml:space="preserve">. </w:t>
      </w:r>
      <w:r w:rsidR="00ED58E9" w:rsidRPr="009B5C01">
        <w:rPr>
          <w:rFonts w:asciiTheme="minorHAnsi" w:hAnsiTheme="minorHAnsi" w:cstheme="minorHAnsi"/>
        </w:rPr>
        <w:t xml:space="preserve">Monitoring </w:t>
      </w:r>
      <w:r w:rsidR="009B5C01" w:rsidRPr="009B5C01">
        <w:rPr>
          <w:rFonts w:asciiTheme="minorHAnsi" w:hAnsiTheme="minorHAnsi" w:cstheme="minorHAnsi"/>
        </w:rPr>
        <w:t>for compliance</w:t>
      </w:r>
      <w:r w:rsidRPr="009B5C01">
        <w:rPr>
          <w:rFonts w:asciiTheme="minorHAnsi" w:hAnsiTheme="minorHAnsi" w:cstheme="minorHAnsi"/>
        </w:rPr>
        <w:t xml:space="preserve"> at commercial and </w:t>
      </w:r>
      <w:r w:rsidR="009B5C01" w:rsidRPr="009B5C01">
        <w:rPr>
          <w:rFonts w:asciiTheme="minorHAnsi" w:hAnsiTheme="minorHAnsi" w:cstheme="minorHAnsi"/>
        </w:rPr>
        <w:t>household should</w:t>
      </w:r>
      <w:r w:rsidR="006E61B6" w:rsidRPr="009B5C01">
        <w:rPr>
          <w:rFonts w:asciiTheme="minorHAnsi" w:hAnsiTheme="minorHAnsi" w:cstheme="minorHAnsi"/>
        </w:rPr>
        <w:t xml:space="preserve"> complement internal and external monitoring</w:t>
      </w:r>
      <w:r w:rsidRPr="009B5C01">
        <w:rPr>
          <w:rFonts w:asciiTheme="minorHAnsi" w:hAnsiTheme="minorHAnsi" w:cstheme="minorHAnsi"/>
        </w:rPr>
        <w:t>.</w:t>
      </w:r>
      <w:r w:rsidR="00BD207D" w:rsidRPr="009B5C01">
        <w:rPr>
          <w:rFonts w:asciiTheme="minorHAnsi" w:hAnsiTheme="minorHAnsi" w:cstheme="minorHAnsi"/>
        </w:rPr>
        <w:t xml:space="preserve"> Government authorities </w:t>
      </w:r>
      <w:r w:rsidR="006E61B6" w:rsidRPr="009B5C01">
        <w:rPr>
          <w:rFonts w:asciiTheme="minorHAnsi" w:hAnsiTheme="minorHAnsi" w:cstheme="minorHAnsi"/>
        </w:rPr>
        <w:t xml:space="preserve">shall </w:t>
      </w:r>
      <w:r w:rsidR="00BD207D" w:rsidRPr="009B5C01">
        <w:rPr>
          <w:rFonts w:asciiTheme="minorHAnsi" w:hAnsiTheme="minorHAnsi" w:cstheme="minorHAnsi"/>
        </w:rPr>
        <w:t xml:space="preserve">consistently and effectively enforce national food standards, including fortification requirements, in order to ensure a safe and </w:t>
      </w:r>
      <w:r w:rsidR="006E61B6" w:rsidRPr="009B5C01">
        <w:rPr>
          <w:rFonts w:asciiTheme="minorHAnsi" w:hAnsiTheme="minorHAnsi" w:cstheme="minorHAnsi"/>
        </w:rPr>
        <w:t>adequate fortification for health impact.</w:t>
      </w:r>
    </w:p>
    <w:p w14:paraId="7021403A" w14:textId="77777777" w:rsidR="002260C8" w:rsidRPr="009B5C01" w:rsidRDefault="002260C8" w:rsidP="00976302">
      <w:pPr>
        <w:ind w:left="720"/>
        <w:jc w:val="both"/>
        <w:rPr>
          <w:rFonts w:asciiTheme="minorHAnsi" w:hAnsiTheme="minorHAnsi" w:cstheme="minorHAnsi"/>
        </w:rPr>
      </w:pPr>
    </w:p>
    <w:p w14:paraId="59E4B834" w14:textId="28DBC8B1" w:rsidR="00127373" w:rsidRPr="009B5C01" w:rsidRDefault="00127373" w:rsidP="00976302">
      <w:pPr>
        <w:pStyle w:val="Heading2"/>
        <w:numPr>
          <w:ilvl w:val="1"/>
          <w:numId w:val="1"/>
        </w:numPr>
        <w:jc w:val="both"/>
        <w:rPr>
          <w:rFonts w:asciiTheme="minorHAnsi" w:hAnsiTheme="minorHAnsi" w:cstheme="minorHAnsi"/>
          <w:b w:val="0"/>
          <w:bCs/>
        </w:rPr>
      </w:pPr>
      <w:bookmarkStart w:id="111" w:name="_Toc41382657"/>
      <w:bookmarkStart w:id="112" w:name="_Toc48491611"/>
      <w:r w:rsidRPr="009B5C01">
        <w:rPr>
          <w:rFonts w:asciiTheme="minorHAnsi" w:hAnsiTheme="minorHAnsi" w:cstheme="minorHAnsi"/>
          <w:b w:val="0"/>
          <w:bCs/>
        </w:rPr>
        <w:t>Labelling</w:t>
      </w:r>
      <w:bookmarkEnd w:id="111"/>
      <w:r w:rsidR="00A14DAF" w:rsidRPr="009B5C01">
        <w:rPr>
          <w:rFonts w:asciiTheme="minorHAnsi" w:hAnsiTheme="minorHAnsi" w:cstheme="minorHAnsi"/>
          <w:b w:val="0"/>
          <w:bCs/>
        </w:rPr>
        <w:t xml:space="preserve"> and packaging</w:t>
      </w:r>
      <w:bookmarkEnd w:id="112"/>
      <w:r w:rsidR="00A14DAF" w:rsidRPr="009B5C01">
        <w:rPr>
          <w:rFonts w:asciiTheme="minorHAnsi" w:hAnsiTheme="minorHAnsi" w:cstheme="minorHAnsi"/>
          <w:b w:val="0"/>
          <w:bCs/>
        </w:rPr>
        <w:t xml:space="preserve"> </w:t>
      </w:r>
    </w:p>
    <w:p w14:paraId="3B1F1B96" w14:textId="2C52D867" w:rsidR="00127373" w:rsidRPr="009B5C01" w:rsidRDefault="00127373" w:rsidP="00C769B8">
      <w:pPr>
        <w:autoSpaceDE w:val="0"/>
        <w:autoSpaceDN w:val="0"/>
        <w:adjustRightInd w:val="0"/>
        <w:ind w:left="540"/>
        <w:jc w:val="both"/>
        <w:rPr>
          <w:rFonts w:asciiTheme="minorHAnsi" w:hAnsiTheme="minorHAnsi" w:cstheme="minorHAnsi"/>
        </w:rPr>
      </w:pPr>
      <w:r w:rsidRPr="009B5C01">
        <w:rPr>
          <w:rFonts w:asciiTheme="minorHAnsi" w:hAnsiTheme="minorHAnsi" w:cstheme="minorHAnsi"/>
        </w:rPr>
        <w:t xml:space="preserve">The purpose of a food labelling is to identify the food inside the package and to provide the consumer with information about the food and its appropriate handling and use. In addition to the labelling requirements set by national </w:t>
      </w:r>
      <w:r w:rsidR="00BD207D" w:rsidRPr="009B5C01">
        <w:rPr>
          <w:rFonts w:asciiTheme="minorHAnsi" w:hAnsiTheme="minorHAnsi" w:cstheme="minorHAnsi"/>
        </w:rPr>
        <w:t>regulations</w:t>
      </w:r>
      <w:r w:rsidRPr="009B5C01">
        <w:rPr>
          <w:rFonts w:asciiTheme="minorHAnsi" w:hAnsiTheme="minorHAnsi" w:cstheme="minorHAnsi"/>
        </w:rPr>
        <w:t>, fortified foods shall be conspicuously labelled to provide nutrition information that satisfy the following</w:t>
      </w:r>
    </w:p>
    <w:p w14:paraId="0424192A" w14:textId="77777777" w:rsidR="00AA00B6" w:rsidRPr="009B5C01" w:rsidRDefault="00AA00B6" w:rsidP="0099211D">
      <w:pPr>
        <w:autoSpaceDE w:val="0"/>
        <w:autoSpaceDN w:val="0"/>
        <w:adjustRightInd w:val="0"/>
        <w:ind w:left="540"/>
        <w:jc w:val="both"/>
        <w:rPr>
          <w:rFonts w:asciiTheme="minorHAnsi" w:hAnsiTheme="minorHAnsi" w:cstheme="minorHAnsi"/>
        </w:rPr>
      </w:pPr>
    </w:p>
    <w:p w14:paraId="33722FEC" w14:textId="77777777" w:rsidR="00127373" w:rsidRPr="009B5C01" w:rsidRDefault="00127373" w:rsidP="0057247B">
      <w:pPr>
        <w:pStyle w:val="ListParagraph"/>
        <w:numPr>
          <w:ilvl w:val="0"/>
          <w:numId w:val="4"/>
        </w:numPr>
        <w:spacing w:line="240" w:lineRule="auto"/>
        <w:ind w:left="1080"/>
        <w:jc w:val="both"/>
        <w:rPr>
          <w:rFonts w:cstheme="minorHAnsi"/>
          <w:sz w:val="24"/>
          <w:szCs w:val="24"/>
        </w:rPr>
      </w:pPr>
      <w:r w:rsidRPr="009B5C01">
        <w:rPr>
          <w:rFonts w:cstheme="minorHAnsi"/>
          <w:sz w:val="24"/>
          <w:szCs w:val="24"/>
        </w:rPr>
        <w:t xml:space="preserve">The word </w:t>
      </w:r>
      <w:r w:rsidRPr="009B5C01">
        <w:rPr>
          <w:rFonts w:cstheme="minorHAnsi"/>
          <w:i/>
          <w:sz w:val="24"/>
          <w:szCs w:val="24"/>
        </w:rPr>
        <w:t>fortified</w:t>
      </w:r>
      <w:r w:rsidRPr="009B5C01">
        <w:rPr>
          <w:rFonts w:cstheme="minorHAnsi"/>
          <w:sz w:val="24"/>
          <w:szCs w:val="24"/>
        </w:rPr>
        <w:t xml:space="preserve"> immediately prior to or after the common name of the food;</w:t>
      </w:r>
    </w:p>
    <w:p w14:paraId="3EA52FD3" w14:textId="640BCC58" w:rsidR="00127373" w:rsidRPr="009B5C01" w:rsidRDefault="00127373" w:rsidP="0057247B">
      <w:pPr>
        <w:pStyle w:val="ListParagraph"/>
        <w:numPr>
          <w:ilvl w:val="0"/>
          <w:numId w:val="4"/>
        </w:numPr>
        <w:spacing w:line="240" w:lineRule="auto"/>
        <w:ind w:left="1080"/>
        <w:jc w:val="both"/>
        <w:rPr>
          <w:rFonts w:cstheme="minorHAnsi"/>
          <w:sz w:val="24"/>
          <w:szCs w:val="24"/>
        </w:rPr>
      </w:pPr>
      <w:r w:rsidRPr="009B5C01">
        <w:rPr>
          <w:rFonts w:cstheme="minorHAnsi"/>
          <w:sz w:val="24"/>
          <w:szCs w:val="24"/>
        </w:rPr>
        <w:t>Specific name and amount of each micronutrients added into the foods, in milligrams per 100grams in the case of solids or mg per 100mL in the case of liquids</w:t>
      </w:r>
      <w:r w:rsidR="005A6794" w:rsidRPr="009B5C01">
        <w:rPr>
          <w:rFonts w:cstheme="minorHAnsi"/>
          <w:sz w:val="24"/>
          <w:szCs w:val="24"/>
        </w:rPr>
        <w:t>. Information may also be provided “per serving” and the serving size must be defined</w:t>
      </w:r>
      <w:r w:rsidRPr="009B5C01">
        <w:rPr>
          <w:rFonts w:cstheme="minorHAnsi"/>
          <w:sz w:val="24"/>
          <w:szCs w:val="24"/>
        </w:rPr>
        <w:t>;</w:t>
      </w:r>
    </w:p>
    <w:p w14:paraId="6228893E" w14:textId="74A89625" w:rsidR="00127373" w:rsidRPr="009B5C01" w:rsidRDefault="00127373" w:rsidP="0057247B">
      <w:pPr>
        <w:pStyle w:val="ListParagraph"/>
        <w:numPr>
          <w:ilvl w:val="0"/>
          <w:numId w:val="4"/>
        </w:numPr>
        <w:spacing w:line="240" w:lineRule="auto"/>
        <w:ind w:left="1080"/>
        <w:jc w:val="both"/>
        <w:rPr>
          <w:rFonts w:cstheme="minorHAnsi"/>
          <w:sz w:val="24"/>
          <w:szCs w:val="24"/>
        </w:rPr>
      </w:pPr>
      <w:r w:rsidRPr="009B5C01">
        <w:rPr>
          <w:rFonts w:cstheme="minorHAnsi"/>
          <w:sz w:val="24"/>
          <w:szCs w:val="24"/>
        </w:rPr>
        <w:t>The label shall indicate percentage contribution</w:t>
      </w:r>
      <w:r w:rsidR="00BD207D" w:rsidRPr="009B5C01">
        <w:rPr>
          <w:rFonts w:cstheme="minorHAnsi"/>
          <w:sz w:val="24"/>
          <w:szCs w:val="24"/>
        </w:rPr>
        <w:t xml:space="preserve"> of added nutrients</w:t>
      </w:r>
      <w:r w:rsidRPr="009B5C01">
        <w:rPr>
          <w:rFonts w:cstheme="minorHAnsi"/>
          <w:sz w:val="24"/>
          <w:szCs w:val="24"/>
        </w:rPr>
        <w:t xml:space="preserve"> to daily nutrition requirement per serving;</w:t>
      </w:r>
    </w:p>
    <w:p w14:paraId="4825F653" w14:textId="77777777" w:rsidR="00127373" w:rsidRPr="009B5C01" w:rsidRDefault="00127373" w:rsidP="0057247B">
      <w:pPr>
        <w:pStyle w:val="ListParagraph"/>
        <w:numPr>
          <w:ilvl w:val="0"/>
          <w:numId w:val="4"/>
        </w:numPr>
        <w:spacing w:line="240" w:lineRule="auto"/>
        <w:ind w:left="1080"/>
        <w:jc w:val="both"/>
        <w:rPr>
          <w:rFonts w:cstheme="minorHAnsi"/>
          <w:sz w:val="24"/>
          <w:szCs w:val="24"/>
        </w:rPr>
      </w:pPr>
      <w:r w:rsidRPr="009B5C01">
        <w:rPr>
          <w:rFonts w:cstheme="minorHAnsi"/>
          <w:sz w:val="24"/>
          <w:szCs w:val="24"/>
        </w:rPr>
        <w:t>All information printed shall be legible and in indelible ink;</w:t>
      </w:r>
    </w:p>
    <w:p w14:paraId="7367B015" w14:textId="0144A324" w:rsidR="00127373" w:rsidRPr="009B5C01" w:rsidRDefault="00127373" w:rsidP="0057247B">
      <w:pPr>
        <w:pStyle w:val="ListParagraph"/>
        <w:numPr>
          <w:ilvl w:val="0"/>
          <w:numId w:val="4"/>
        </w:numPr>
        <w:spacing w:line="240" w:lineRule="auto"/>
        <w:ind w:left="1080"/>
        <w:jc w:val="both"/>
        <w:rPr>
          <w:rFonts w:cstheme="minorHAnsi"/>
          <w:sz w:val="24"/>
          <w:szCs w:val="24"/>
        </w:rPr>
      </w:pPr>
      <w:r w:rsidRPr="009B5C01">
        <w:rPr>
          <w:rFonts w:cstheme="minorHAnsi"/>
          <w:sz w:val="24"/>
          <w:szCs w:val="24"/>
        </w:rPr>
        <w:t xml:space="preserve">The label of the product shall bear the </w:t>
      </w:r>
      <w:r w:rsidR="005377FD" w:rsidRPr="009B5C01">
        <w:rPr>
          <w:rFonts w:cstheme="minorHAnsi"/>
          <w:sz w:val="24"/>
          <w:szCs w:val="24"/>
        </w:rPr>
        <w:t xml:space="preserve">national </w:t>
      </w:r>
      <w:r w:rsidRPr="009B5C01">
        <w:rPr>
          <w:rFonts w:cstheme="minorHAnsi"/>
          <w:sz w:val="24"/>
          <w:szCs w:val="24"/>
        </w:rPr>
        <w:t>food fortification logo;</w:t>
      </w:r>
    </w:p>
    <w:p w14:paraId="6BDAFEFA" w14:textId="77777777" w:rsidR="00127373" w:rsidRPr="009B5C01" w:rsidRDefault="00127373" w:rsidP="0057247B">
      <w:pPr>
        <w:pStyle w:val="ListParagraph"/>
        <w:numPr>
          <w:ilvl w:val="0"/>
          <w:numId w:val="4"/>
        </w:numPr>
        <w:spacing w:line="240" w:lineRule="auto"/>
        <w:ind w:left="990" w:hanging="270"/>
        <w:jc w:val="both"/>
        <w:rPr>
          <w:rFonts w:cstheme="minorHAnsi"/>
          <w:sz w:val="24"/>
          <w:szCs w:val="24"/>
        </w:rPr>
      </w:pPr>
      <w:r w:rsidRPr="009B5C01">
        <w:rPr>
          <w:rFonts w:cstheme="minorHAnsi"/>
          <w:sz w:val="24"/>
          <w:szCs w:val="24"/>
        </w:rPr>
        <w:t xml:space="preserve">The label shall, as a minimum, </w:t>
      </w:r>
      <w:del w:id="113" w:author="karen codling" w:date="2020-08-17T13:46:00Z">
        <w:r w:rsidRPr="009B5C01" w:rsidDel="00067150">
          <w:rPr>
            <w:rFonts w:cstheme="minorHAnsi"/>
            <w:sz w:val="24"/>
            <w:szCs w:val="24"/>
          </w:rPr>
          <w:delText xml:space="preserve"> </w:delText>
        </w:r>
      </w:del>
      <w:r w:rsidRPr="009B5C01">
        <w:rPr>
          <w:rFonts w:cstheme="minorHAnsi"/>
          <w:sz w:val="24"/>
          <w:szCs w:val="24"/>
        </w:rPr>
        <w:t xml:space="preserve">include </w:t>
      </w:r>
      <w:del w:id="114" w:author="karen codling" w:date="2020-08-17T13:46:00Z">
        <w:r w:rsidRPr="009B5C01" w:rsidDel="00067150">
          <w:rPr>
            <w:rFonts w:cstheme="minorHAnsi"/>
            <w:sz w:val="24"/>
            <w:szCs w:val="24"/>
          </w:rPr>
          <w:delText xml:space="preserve"> </w:delText>
        </w:r>
      </w:del>
      <w:r w:rsidRPr="009B5C01">
        <w:rPr>
          <w:rFonts w:cstheme="minorHAnsi"/>
          <w:sz w:val="24"/>
          <w:szCs w:val="24"/>
        </w:rPr>
        <w:t>the following:</w:t>
      </w:r>
    </w:p>
    <w:p w14:paraId="4B74A5A5" w14:textId="77777777" w:rsidR="00127373" w:rsidRPr="009B5C01" w:rsidRDefault="00127373" w:rsidP="0057247B">
      <w:pPr>
        <w:pStyle w:val="ListParagraph"/>
        <w:numPr>
          <w:ilvl w:val="1"/>
          <w:numId w:val="9"/>
        </w:numPr>
        <w:spacing w:line="240" w:lineRule="auto"/>
        <w:ind w:left="1530" w:hanging="270"/>
        <w:jc w:val="both"/>
        <w:rPr>
          <w:rFonts w:cstheme="minorHAnsi"/>
          <w:sz w:val="24"/>
          <w:szCs w:val="24"/>
        </w:rPr>
      </w:pPr>
      <w:r w:rsidRPr="009B5C01">
        <w:rPr>
          <w:rFonts w:cstheme="minorHAnsi"/>
          <w:sz w:val="24"/>
          <w:szCs w:val="24"/>
        </w:rPr>
        <w:t>Name of the food</w:t>
      </w:r>
    </w:p>
    <w:p w14:paraId="55038946" w14:textId="77777777" w:rsidR="00127373" w:rsidRPr="009B5C01" w:rsidRDefault="00127373" w:rsidP="0057247B">
      <w:pPr>
        <w:pStyle w:val="ListParagraph"/>
        <w:numPr>
          <w:ilvl w:val="1"/>
          <w:numId w:val="9"/>
        </w:numPr>
        <w:spacing w:line="240" w:lineRule="auto"/>
        <w:ind w:left="1530" w:hanging="270"/>
        <w:jc w:val="both"/>
        <w:rPr>
          <w:rFonts w:cstheme="minorHAnsi"/>
          <w:sz w:val="24"/>
          <w:szCs w:val="24"/>
        </w:rPr>
      </w:pPr>
      <w:r w:rsidRPr="009B5C01">
        <w:rPr>
          <w:rFonts w:cstheme="minorHAnsi"/>
          <w:sz w:val="24"/>
          <w:szCs w:val="24"/>
        </w:rPr>
        <w:t>Name and physical address of manufacturer or distributor, seller or exporter as is applicable</w:t>
      </w:r>
    </w:p>
    <w:p w14:paraId="03B63693" w14:textId="77777777" w:rsidR="00127373" w:rsidRPr="009B5C01" w:rsidRDefault="00127373" w:rsidP="0057247B">
      <w:pPr>
        <w:pStyle w:val="ListParagraph"/>
        <w:numPr>
          <w:ilvl w:val="1"/>
          <w:numId w:val="9"/>
        </w:numPr>
        <w:spacing w:line="240" w:lineRule="auto"/>
        <w:ind w:left="1530" w:hanging="270"/>
        <w:jc w:val="both"/>
        <w:rPr>
          <w:rFonts w:cstheme="minorHAnsi"/>
          <w:sz w:val="24"/>
          <w:szCs w:val="24"/>
        </w:rPr>
      </w:pPr>
      <w:r w:rsidRPr="009B5C01">
        <w:rPr>
          <w:rFonts w:cstheme="minorHAnsi"/>
          <w:sz w:val="24"/>
          <w:szCs w:val="24"/>
        </w:rPr>
        <w:t>Lot or batch number</w:t>
      </w:r>
    </w:p>
    <w:p w14:paraId="00584759" w14:textId="77777777" w:rsidR="00127373" w:rsidRPr="009B5C01" w:rsidRDefault="00127373" w:rsidP="0057247B">
      <w:pPr>
        <w:pStyle w:val="ListParagraph"/>
        <w:numPr>
          <w:ilvl w:val="1"/>
          <w:numId w:val="9"/>
        </w:numPr>
        <w:spacing w:line="240" w:lineRule="auto"/>
        <w:ind w:left="1530" w:hanging="270"/>
        <w:jc w:val="both"/>
        <w:rPr>
          <w:rFonts w:cstheme="minorHAnsi"/>
          <w:sz w:val="24"/>
          <w:szCs w:val="24"/>
        </w:rPr>
      </w:pPr>
      <w:r w:rsidRPr="009B5C01">
        <w:rPr>
          <w:rFonts w:cstheme="minorHAnsi"/>
          <w:sz w:val="24"/>
          <w:szCs w:val="24"/>
        </w:rPr>
        <w:t xml:space="preserve">Net Weight </w:t>
      </w:r>
    </w:p>
    <w:p w14:paraId="55B5DFAC" w14:textId="14E9CF79" w:rsidR="00127373" w:rsidRPr="009B5C01" w:rsidRDefault="00127373" w:rsidP="0057247B">
      <w:pPr>
        <w:pStyle w:val="ListParagraph"/>
        <w:numPr>
          <w:ilvl w:val="1"/>
          <w:numId w:val="9"/>
        </w:numPr>
        <w:spacing w:line="240" w:lineRule="auto"/>
        <w:ind w:left="1530" w:hanging="270"/>
        <w:jc w:val="both"/>
        <w:rPr>
          <w:rFonts w:cstheme="minorHAnsi"/>
          <w:sz w:val="24"/>
          <w:szCs w:val="24"/>
        </w:rPr>
      </w:pPr>
      <w:r w:rsidRPr="009B5C01">
        <w:rPr>
          <w:rFonts w:cstheme="minorHAnsi"/>
          <w:sz w:val="24"/>
          <w:szCs w:val="24"/>
        </w:rPr>
        <w:t xml:space="preserve">Expiry date </w:t>
      </w:r>
    </w:p>
    <w:p w14:paraId="0D06A016" w14:textId="3EA75708" w:rsidR="0089614D" w:rsidRDefault="00127373" w:rsidP="00976302">
      <w:pPr>
        <w:pStyle w:val="Heading2"/>
        <w:numPr>
          <w:ilvl w:val="1"/>
          <w:numId w:val="1"/>
        </w:numPr>
        <w:jc w:val="both"/>
        <w:rPr>
          <w:rFonts w:asciiTheme="minorHAnsi" w:hAnsiTheme="minorHAnsi" w:cstheme="minorHAnsi"/>
          <w:b w:val="0"/>
          <w:bCs/>
          <w:sz w:val="24"/>
          <w:szCs w:val="24"/>
        </w:rPr>
      </w:pPr>
      <w:bookmarkStart w:id="115" w:name="_Toc41382658"/>
      <w:bookmarkStart w:id="116" w:name="_Toc48491612"/>
      <w:r w:rsidRPr="009B5C01">
        <w:rPr>
          <w:rFonts w:asciiTheme="minorHAnsi" w:hAnsiTheme="minorHAnsi" w:cstheme="minorHAnsi"/>
          <w:b w:val="0"/>
          <w:bCs/>
          <w:sz w:val="24"/>
          <w:szCs w:val="24"/>
        </w:rPr>
        <w:t>Use of the Fortification Logo</w:t>
      </w:r>
      <w:bookmarkEnd w:id="115"/>
      <w:bookmarkEnd w:id="116"/>
    </w:p>
    <w:p w14:paraId="53830289" w14:textId="77777777" w:rsidR="001510F2" w:rsidRPr="00314770" w:rsidRDefault="001510F2" w:rsidP="00314770"/>
    <w:p w14:paraId="0BFA7038" w14:textId="0CC4D174" w:rsidR="00127373" w:rsidRPr="009B5C01" w:rsidRDefault="00127373" w:rsidP="0099211D">
      <w:pPr>
        <w:pStyle w:val="ListParagraph"/>
        <w:numPr>
          <w:ilvl w:val="0"/>
          <w:numId w:val="10"/>
        </w:numPr>
        <w:spacing w:line="240" w:lineRule="auto"/>
        <w:ind w:left="810" w:hanging="270"/>
        <w:jc w:val="both"/>
        <w:rPr>
          <w:rFonts w:cstheme="minorHAnsi"/>
          <w:sz w:val="24"/>
          <w:szCs w:val="24"/>
        </w:rPr>
      </w:pPr>
      <w:r w:rsidRPr="009B5C01">
        <w:rPr>
          <w:rFonts w:cstheme="minorHAnsi"/>
          <w:sz w:val="24"/>
          <w:szCs w:val="24"/>
        </w:rPr>
        <w:t>Where the use of the fortification logo is adopted in a country, the logo shall be printed in a prominent position on the main panel, in bold print</w:t>
      </w:r>
      <w:r w:rsidR="005377FD" w:rsidRPr="009B5C01">
        <w:rPr>
          <w:rFonts w:cstheme="minorHAnsi"/>
          <w:sz w:val="24"/>
          <w:szCs w:val="24"/>
        </w:rPr>
        <w:t>,</w:t>
      </w:r>
      <w:r w:rsidRPr="009B5C01">
        <w:rPr>
          <w:rFonts w:cstheme="minorHAnsi"/>
          <w:sz w:val="24"/>
          <w:szCs w:val="24"/>
        </w:rPr>
        <w:t xml:space="preserve"> against a contrasting or clear background on all types of packaging materials</w:t>
      </w:r>
    </w:p>
    <w:p w14:paraId="21AFBC35" w14:textId="77777777" w:rsidR="00127373" w:rsidRPr="009B5C01" w:rsidRDefault="00127373" w:rsidP="00976302">
      <w:pPr>
        <w:pStyle w:val="ListParagraph"/>
        <w:numPr>
          <w:ilvl w:val="0"/>
          <w:numId w:val="10"/>
        </w:numPr>
        <w:spacing w:line="240" w:lineRule="auto"/>
        <w:ind w:left="810" w:hanging="270"/>
        <w:jc w:val="both"/>
        <w:rPr>
          <w:rFonts w:cstheme="minorHAnsi"/>
          <w:sz w:val="24"/>
          <w:szCs w:val="24"/>
        </w:rPr>
      </w:pPr>
      <w:r w:rsidRPr="009B5C01">
        <w:rPr>
          <w:rFonts w:cstheme="minorHAnsi"/>
          <w:sz w:val="24"/>
          <w:szCs w:val="24"/>
        </w:rPr>
        <w:t>The logo may be printed in colour or black and white.</w:t>
      </w:r>
    </w:p>
    <w:p w14:paraId="6DD40901" w14:textId="512E67A8" w:rsidR="00127373" w:rsidRDefault="00127373" w:rsidP="00976302">
      <w:pPr>
        <w:pStyle w:val="ListParagraph"/>
        <w:numPr>
          <w:ilvl w:val="0"/>
          <w:numId w:val="10"/>
        </w:numPr>
        <w:spacing w:line="240" w:lineRule="auto"/>
        <w:ind w:left="810" w:hanging="270"/>
        <w:jc w:val="both"/>
        <w:rPr>
          <w:rFonts w:cstheme="minorHAnsi"/>
          <w:sz w:val="24"/>
          <w:szCs w:val="24"/>
        </w:rPr>
      </w:pPr>
      <w:r w:rsidRPr="009B5C01">
        <w:rPr>
          <w:rFonts w:cstheme="minorHAnsi"/>
          <w:sz w:val="24"/>
          <w:szCs w:val="24"/>
        </w:rPr>
        <w:t xml:space="preserve">The </w:t>
      </w:r>
      <w:r w:rsidR="005377FD" w:rsidRPr="009B5C01">
        <w:rPr>
          <w:rFonts w:cstheme="minorHAnsi"/>
          <w:sz w:val="24"/>
          <w:szCs w:val="24"/>
        </w:rPr>
        <w:t xml:space="preserve">National Food </w:t>
      </w:r>
      <w:ins w:id="117" w:author="karen codling" w:date="2020-08-17T13:46:00Z">
        <w:r w:rsidR="00067150">
          <w:rPr>
            <w:rFonts w:cstheme="minorHAnsi"/>
            <w:sz w:val="24"/>
            <w:szCs w:val="24"/>
          </w:rPr>
          <w:t>I</w:t>
        </w:r>
      </w:ins>
      <w:del w:id="118" w:author="karen codling" w:date="2020-08-17T13:46:00Z">
        <w:r w:rsidR="005377FD" w:rsidRPr="009B5C01" w:rsidDel="00067150">
          <w:rPr>
            <w:rFonts w:cstheme="minorHAnsi"/>
            <w:sz w:val="24"/>
            <w:szCs w:val="24"/>
          </w:rPr>
          <w:delText>i</w:delText>
        </w:r>
      </w:del>
      <w:r w:rsidR="005377FD" w:rsidRPr="009B5C01">
        <w:rPr>
          <w:rFonts w:cstheme="minorHAnsi"/>
          <w:sz w:val="24"/>
          <w:szCs w:val="24"/>
        </w:rPr>
        <w:t xml:space="preserve">nspection </w:t>
      </w:r>
      <w:r w:rsidRPr="009B5C01">
        <w:rPr>
          <w:rFonts w:cstheme="minorHAnsi"/>
          <w:sz w:val="24"/>
          <w:szCs w:val="24"/>
        </w:rPr>
        <w:t>Authority shall be at liberty to suspend or revoke certificate for food fortification upon satisfaction that the requirements for manufacture of fortified food, based on applicable checklist in use at the particular time, are not complied with.</w:t>
      </w:r>
    </w:p>
    <w:p w14:paraId="1A92ED0E" w14:textId="77777777" w:rsidR="001510F2" w:rsidRDefault="001510F2" w:rsidP="00314770">
      <w:pPr>
        <w:jc w:val="both"/>
        <w:rPr>
          <w:rFonts w:cstheme="minorHAnsi"/>
        </w:rPr>
      </w:pPr>
    </w:p>
    <w:p w14:paraId="0606725E" w14:textId="77777777" w:rsidR="001510F2" w:rsidRPr="00314770" w:rsidRDefault="001510F2" w:rsidP="00314770">
      <w:pPr>
        <w:jc w:val="both"/>
        <w:rPr>
          <w:rFonts w:cstheme="minorHAnsi"/>
        </w:rPr>
      </w:pPr>
    </w:p>
    <w:p w14:paraId="1984D24F" w14:textId="4FAB3B11" w:rsidR="00AF32A8" w:rsidRPr="009B5C01" w:rsidRDefault="007266B4" w:rsidP="009266A9">
      <w:pPr>
        <w:pStyle w:val="Heading1"/>
        <w:numPr>
          <w:ilvl w:val="0"/>
          <w:numId w:val="1"/>
        </w:numPr>
        <w:rPr>
          <w:rFonts w:asciiTheme="minorHAnsi" w:hAnsiTheme="minorHAnsi" w:cstheme="minorHAnsi"/>
          <w:sz w:val="24"/>
          <w:szCs w:val="24"/>
        </w:rPr>
      </w:pPr>
      <w:bookmarkStart w:id="119" w:name="_Toc43186217"/>
      <w:bookmarkStart w:id="120" w:name="_Toc48491613"/>
      <w:bookmarkEnd w:id="119"/>
      <w:r w:rsidRPr="009B5C01">
        <w:rPr>
          <w:rFonts w:asciiTheme="minorHAnsi" w:hAnsiTheme="minorHAnsi" w:cstheme="minorHAnsi"/>
          <w:sz w:val="28"/>
          <w:szCs w:val="28"/>
        </w:rPr>
        <w:lastRenderedPageBreak/>
        <w:t>Minimum Standards Requirements for fortified foods and premixes</w:t>
      </w:r>
      <w:bookmarkEnd w:id="120"/>
      <w:r w:rsidR="004244B5" w:rsidRPr="009B5C01">
        <w:rPr>
          <w:rFonts w:asciiTheme="minorHAnsi" w:hAnsiTheme="minorHAnsi" w:cstheme="minorHAnsi"/>
          <w:sz w:val="28"/>
          <w:szCs w:val="28"/>
        </w:rPr>
        <w:br/>
      </w:r>
    </w:p>
    <w:p w14:paraId="0AC1B4C4" w14:textId="125EBC81" w:rsidR="000F2D35" w:rsidRPr="009B5C01" w:rsidRDefault="000F2D35" w:rsidP="00440D60">
      <w:pPr>
        <w:pStyle w:val="Heading2"/>
        <w:numPr>
          <w:ilvl w:val="1"/>
          <w:numId w:val="1"/>
        </w:numPr>
        <w:rPr>
          <w:rFonts w:asciiTheme="minorHAnsi" w:hAnsiTheme="minorHAnsi" w:cstheme="minorHAnsi"/>
          <w:sz w:val="24"/>
          <w:szCs w:val="24"/>
        </w:rPr>
      </w:pPr>
      <w:bookmarkStart w:id="121" w:name="_Toc48491614"/>
      <w:r w:rsidRPr="009B5C01">
        <w:rPr>
          <w:rFonts w:asciiTheme="minorHAnsi" w:hAnsiTheme="minorHAnsi" w:cstheme="minorHAnsi"/>
          <w:sz w:val="24"/>
          <w:szCs w:val="24"/>
        </w:rPr>
        <w:t>Determination of micronutrient fortification levels</w:t>
      </w:r>
      <w:bookmarkEnd w:id="121"/>
    </w:p>
    <w:p w14:paraId="30B6D796" w14:textId="77777777" w:rsidR="000F2D35" w:rsidRPr="009B5C01" w:rsidRDefault="000F2D35" w:rsidP="00440D60">
      <w:pPr>
        <w:rPr>
          <w:rFonts w:asciiTheme="minorHAnsi" w:hAnsiTheme="minorHAnsi" w:cstheme="minorHAnsi"/>
        </w:rPr>
      </w:pPr>
    </w:p>
    <w:p w14:paraId="30F7BB44" w14:textId="339CFA6A" w:rsidR="007C4745" w:rsidRPr="009B5C01" w:rsidRDefault="00127373" w:rsidP="007C4745">
      <w:pPr>
        <w:ind w:left="360"/>
        <w:jc w:val="both"/>
        <w:rPr>
          <w:rFonts w:asciiTheme="minorHAnsi" w:hAnsiTheme="minorHAnsi" w:cstheme="minorHAnsi"/>
        </w:rPr>
      </w:pPr>
      <w:r w:rsidRPr="009B5C01">
        <w:rPr>
          <w:rFonts w:asciiTheme="minorHAnsi" w:hAnsiTheme="minorHAnsi" w:cstheme="minorHAnsi"/>
        </w:rPr>
        <w:t xml:space="preserve">The tables below provide </w:t>
      </w:r>
      <w:r w:rsidR="007C4745" w:rsidRPr="009B5C01">
        <w:rPr>
          <w:rFonts w:asciiTheme="minorHAnsi" w:hAnsiTheme="minorHAnsi" w:cstheme="minorHAnsi"/>
        </w:rPr>
        <w:t xml:space="preserve">minimum </w:t>
      </w:r>
      <w:r w:rsidRPr="009B5C01">
        <w:rPr>
          <w:rFonts w:asciiTheme="minorHAnsi" w:hAnsiTheme="minorHAnsi" w:cstheme="minorHAnsi"/>
        </w:rPr>
        <w:t>fortification levels at production or import level and at retail level</w:t>
      </w:r>
      <w:r w:rsidR="007C4745" w:rsidRPr="009B5C01">
        <w:rPr>
          <w:rFonts w:asciiTheme="minorHAnsi" w:hAnsiTheme="minorHAnsi" w:cstheme="minorHAnsi"/>
        </w:rPr>
        <w:t xml:space="preserve"> as proposed by Member States after extensive consultation. The levels suggested are </w:t>
      </w:r>
      <w:r w:rsidR="001510F2">
        <w:rPr>
          <w:rFonts w:asciiTheme="minorHAnsi" w:hAnsiTheme="minorHAnsi" w:cstheme="minorHAnsi"/>
        </w:rPr>
        <w:t>base</w:t>
      </w:r>
      <w:r w:rsidR="007C4745" w:rsidRPr="009B5C01">
        <w:rPr>
          <w:rFonts w:asciiTheme="minorHAnsi" w:hAnsiTheme="minorHAnsi" w:cstheme="minorHAnsi"/>
        </w:rPr>
        <w:t>d on calculations using the Food Fortification Formulator</w:t>
      </w:r>
      <w:r w:rsidR="007C4745" w:rsidRPr="009B5C01">
        <w:rPr>
          <w:rStyle w:val="FootnoteReference"/>
          <w:rFonts w:asciiTheme="minorHAnsi" w:hAnsiTheme="minorHAnsi" w:cstheme="minorHAnsi"/>
        </w:rPr>
        <w:footnoteReference w:id="7"/>
      </w:r>
      <w:r w:rsidR="007C4745" w:rsidRPr="009B5C01">
        <w:rPr>
          <w:rFonts w:asciiTheme="minorHAnsi" w:hAnsiTheme="minorHAnsi" w:cstheme="minorHAnsi"/>
        </w:rPr>
        <w:t xml:space="preserve"> and information gathered from Member States</w:t>
      </w:r>
      <w:r w:rsidR="005C78C2" w:rsidRPr="009B5C01">
        <w:rPr>
          <w:rFonts w:asciiTheme="minorHAnsi" w:hAnsiTheme="minorHAnsi" w:cstheme="minorHAnsi"/>
        </w:rPr>
        <w:t>.</w:t>
      </w:r>
      <w:r w:rsidRPr="009B5C01">
        <w:rPr>
          <w:rFonts w:asciiTheme="minorHAnsi" w:hAnsiTheme="minorHAnsi" w:cstheme="minorHAnsi"/>
        </w:rPr>
        <w:t xml:space="preserve"> </w:t>
      </w:r>
      <w:r w:rsidR="007C4745" w:rsidRPr="009B5C01">
        <w:rPr>
          <w:rFonts w:asciiTheme="minorHAnsi" w:hAnsiTheme="minorHAnsi" w:cstheme="minorHAnsi"/>
        </w:rPr>
        <w:t xml:space="preserve">The formulator determines suggested addition levels based on per capita consumption levels, the percentage of the population that consumes a specific food items, cost implication and nutrients to be added. This tool also provides levels to be used for inspection at production and </w:t>
      </w:r>
      <w:ins w:id="122" w:author="karen codling" w:date="2020-08-17T13:47:00Z">
        <w:r w:rsidR="00F259E0">
          <w:rPr>
            <w:rFonts w:asciiTheme="minorHAnsi" w:hAnsiTheme="minorHAnsi" w:cstheme="minorHAnsi"/>
          </w:rPr>
          <w:t>i</w:t>
        </w:r>
      </w:ins>
      <w:del w:id="123" w:author="karen codling" w:date="2020-08-17T13:47:00Z">
        <w:r w:rsidR="007C4745" w:rsidRPr="009B5C01" w:rsidDel="00F259E0">
          <w:rPr>
            <w:rFonts w:asciiTheme="minorHAnsi" w:hAnsiTheme="minorHAnsi" w:cstheme="minorHAnsi"/>
          </w:rPr>
          <w:delText>o</w:delText>
        </w:r>
      </w:del>
      <w:r w:rsidR="007C4745" w:rsidRPr="009B5C01">
        <w:rPr>
          <w:rFonts w:asciiTheme="minorHAnsi" w:hAnsiTheme="minorHAnsi" w:cstheme="minorHAnsi"/>
        </w:rPr>
        <w:t>n the market. The tool further provides details of the fortification premix based on determine addition levels. There are individual fortification formulators for each food vehicles. As such</w:t>
      </w:r>
      <w:r w:rsidR="007B6D32" w:rsidRPr="009B5C01">
        <w:rPr>
          <w:rFonts w:asciiTheme="minorHAnsi" w:hAnsiTheme="minorHAnsi" w:cstheme="minorHAnsi"/>
        </w:rPr>
        <w:t>, five different</w:t>
      </w:r>
      <w:r w:rsidR="007C4745" w:rsidRPr="009B5C01">
        <w:rPr>
          <w:rFonts w:asciiTheme="minorHAnsi" w:hAnsiTheme="minorHAnsi" w:cstheme="minorHAnsi"/>
        </w:rPr>
        <w:t xml:space="preserve"> formulators were used for the determination of the minimum SADC harmonized levels </w:t>
      </w:r>
      <w:r w:rsidR="007B6D32" w:rsidRPr="009B5C01">
        <w:rPr>
          <w:rFonts w:asciiTheme="minorHAnsi" w:hAnsiTheme="minorHAnsi" w:cstheme="minorHAnsi"/>
        </w:rPr>
        <w:t>the five food vehicles.</w:t>
      </w:r>
    </w:p>
    <w:p w14:paraId="56AFA3B7" w14:textId="77777777" w:rsidR="00DA760D" w:rsidRPr="009B5C01" w:rsidRDefault="00DA760D" w:rsidP="007C4745">
      <w:pPr>
        <w:ind w:left="360"/>
        <w:jc w:val="both"/>
        <w:rPr>
          <w:rFonts w:asciiTheme="minorHAnsi" w:hAnsiTheme="minorHAnsi" w:cstheme="minorHAnsi"/>
        </w:rPr>
      </w:pPr>
    </w:p>
    <w:p w14:paraId="2027E800" w14:textId="714AC818" w:rsidR="00346090" w:rsidRPr="009B5C01" w:rsidRDefault="007B6D32" w:rsidP="007266B4">
      <w:pPr>
        <w:ind w:left="360"/>
        <w:jc w:val="both"/>
        <w:rPr>
          <w:rFonts w:asciiTheme="minorHAnsi" w:hAnsiTheme="minorHAnsi" w:cstheme="minorHAnsi"/>
        </w:rPr>
      </w:pPr>
      <w:r w:rsidRPr="009B5C01">
        <w:rPr>
          <w:rFonts w:asciiTheme="minorHAnsi" w:hAnsiTheme="minorHAnsi" w:cstheme="minorHAnsi"/>
        </w:rPr>
        <w:t>The chosen levels were further assessed for their adequacy to provide significant increase in micronutrient in</w:t>
      </w:r>
      <w:del w:id="124" w:author="karen codling" w:date="2020-08-17T13:47:00Z">
        <w:r w:rsidRPr="009B5C01" w:rsidDel="00F259E0">
          <w:rPr>
            <w:rFonts w:asciiTheme="minorHAnsi" w:hAnsiTheme="minorHAnsi" w:cstheme="minorHAnsi"/>
          </w:rPr>
          <w:delText xml:space="preserve"> </w:delText>
        </w:r>
      </w:del>
      <w:r w:rsidRPr="009B5C01">
        <w:rPr>
          <w:rFonts w:asciiTheme="minorHAnsi" w:hAnsiTheme="minorHAnsi" w:cstheme="minorHAnsi"/>
        </w:rPr>
        <w:t xml:space="preserve">take for those that do not consume much and safe enough for consumers with high per capita consumptions.  The additional intake was </w:t>
      </w:r>
      <w:r w:rsidR="00E10A8D" w:rsidRPr="009B5C01">
        <w:rPr>
          <w:rFonts w:asciiTheme="minorHAnsi" w:hAnsiTheme="minorHAnsi" w:cstheme="minorHAnsi"/>
        </w:rPr>
        <w:t>reviewed</w:t>
      </w:r>
      <w:r w:rsidRPr="009B5C01">
        <w:rPr>
          <w:rFonts w:asciiTheme="minorHAnsi" w:hAnsiTheme="minorHAnsi" w:cstheme="minorHAnsi"/>
        </w:rPr>
        <w:t xml:space="preserve"> so that no consumers are at risk of intakes above the Upper Tolerable levels</w:t>
      </w:r>
      <w:r w:rsidR="000F2D35" w:rsidRPr="009B5C01">
        <w:rPr>
          <w:rFonts w:asciiTheme="minorHAnsi" w:hAnsiTheme="minorHAnsi" w:cstheme="minorHAnsi"/>
        </w:rPr>
        <w:t xml:space="preserve"> (UTL</w:t>
      </w:r>
      <w:r w:rsidR="001510F2">
        <w:rPr>
          <w:rFonts w:asciiTheme="minorHAnsi" w:hAnsiTheme="minorHAnsi" w:cstheme="minorHAnsi"/>
        </w:rPr>
        <w:t>)</w:t>
      </w:r>
      <w:r w:rsidRPr="009B5C01">
        <w:rPr>
          <w:rFonts w:asciiTheme="minorHAnsi" w:hAnsiTheme="minorHAnsi" w:cstheme="minorHAnsi"/>
        </w:rPr>
        <w:t xml:space="preserve">. </w:t>
      </w:r>
      <w:r w:rsidR="00346090" w:rsidRPr="009B5C01">
        <w:rPr>
          <w:rFonts w:asciiTheme="minorHAnsi" w:hAnsiTheme="minorHAnsi" w:cstheme="minorHAnsi"/>
        </w:rPr>
        <w:t xml:space="preserve"> The safety and </w:t>
      </w:r>
      <w:r w:rsidR="00E10A8D" w:rsidRPr="009B5C01">
        <w:rPr>
          <w:rFonts w:asciiTheme="minorHAnsi" w:hAnsiTheme="minorHAnsi" w:cstheme="minorHAnsi"/>
        </w:rPr>
        <w:t>adequacy</w:t>
      </w:r>
      <w:r w:rsidR="00346090" w:rsidRPr="009B5C01">
        <w:rPr>
          <w:rFonts w:asciiTheme="minorHAnsi" w:hAnsiTheme="minorHAnsi" w:cstheme="minorHAnsi"/>
        </w:rPr>
        <w:t xml:space="preserve"> review </w:t>
      </w:r>
      <w:proofErr w:type="gramStart"/>
      <w:r w:rsidR="00346090" w:rsidRPr="009B5C01">
        <w:rPr>
          <w:rFonts w:asciiTheme="minorHAnsi" w:hAnsiTheme="minorHAnsi" w:cstheme="minorHAnsi"/>
        </w:rPr>
        <w:t>was</w:t>
      </w:r>
      <w:proofErr w:type="gramEnd"/>
      <w:r w:rsidR="00346090" w:rsidRPr="009B5C01">
        <w:rPr>
          <w:rFonts w:asciiTheme="minorHAnsi" w:hAnsiTheme="minorHAnsi" w:cstheme="minorHAnsi"/>
        </w:rPr>
        <w:t xml:space="preserve"> based on the intake by children under </w:t>
      </w:r>
      <w:r w:rsidR="002333CB" w:rsidRPr="009B5C01">
        <w:rPr>
          <w:rFonts w:asciiTheme="minorHAnsi" w:hAnsiTheme="minorHAnsi" w:cstheme="minorHAnsi"/>
        </w:rPr>
        <w:t xml:space="preserve">5 </w:t>
      </w:r>
      <w:r w:rsidR="00346090" w:rsidRPr="009B5C01">
        <w:rPr>
          <w:rFonts w:asciiTheme="minorHAnsi" w:hAnsiTheme="minorHAnsi" w:cstheme="minorHAnsi"/>
        </w:rPr>
        <w:t>years, women of child bearing age and men.</w:t>
      </w:r>
      <w:r w:rsidR="000F2D35" w:rsidRPr="009B5C01">
        <w:rPr>
          <w:rFonts w:asciiTheme="minorHAnsi" w:hAnsiTheme="minorHAnsi" w:cstheme="minorHAnsi"/>
        </w:rPr>
        <w:t xml:space="preserve"> These </w:t>
      </w:r>
      <w:r w:rsidR="00995A61" w:rsidRPr="009B5C01">
        <w:rPr>
          <w:rFonts w:asciiTheme="minorHAnsi" w:hAnsiTheme="minorHAnsi" w:cstheme="minorHAnsi"/>
        </w:rPr>
        <w:t>assessments</w:t>
      </w:r>
      <w:r w:rsidR="000F2D35" w:rsidRPr="009B5C01">
        <w:rPr>
          <w:rFonts w:asciiTheme="minorHAnsi" w:hAnsiTheme="minorHAnsi" w:cstheme="minorHAnsi"/>
        </w:rPr>
        <w:t xml:space="preserve"> were based on per capita figures that were obtained from FAOSTAT and Member States as provided in Table 1. </w:t>
      </w:r>
      <w:r w:rsidR="00995A61" w:rsidRPr="009B5C01">
        <w:rPr>
          <w:rFonts w:asciiTheme="minorHAnsi" w:hAnsiTheme="minorHAnsi" w:cstheme="minorHAnsi"/>
        </w:rPr>
        <w:t xml:space="preserve"> </w:t>
      </w:r>
      <w:r w:rsidR="000F2D35" w:rsidRPr="009B5C01">
        <w:rPr>
          <w:rFonts w:asciiTheme="minorHAnsi" w:hAnsiTheme="minorHAnsi" w:cstheme="minorHAnsi"/>
        </w:rPr>
        <w:t>The numbers</w:t>
      </w:r>
      <w:r w:rsidR="001C0BEB" w:rsidRPr="009B5C01">
        <w:rPr>
          <w:rFonts w:asciiTheme="minorHAnsi" w:hAnsiTheme="minorHAnsi" w:cstheme="minorHAnsi"/>
        </w:rPr>
        <w:t xml:space="preserve"> </w:t>
      </w:r>
      <w:r w:rsidR="000F2D35" w:rsidRPr="009B5C01">
        <w:rPr>
          <w:rFonts w:asciiTheme="minorHAnsi" w:hAnsiTheme="minorHAnsi" w:cstheme="minorHAnsi"/>
        </w:rPr>
        <w:t xml:space="preserve">in parentheses were provided by </w:t>
      </w:r>
      <w:r w:rsidR="001510F2">
        <w:rPr>
          <w:rFonts w:asciiTheme="minorHAnsi" w:hAnsiTheme="minorHAnsi" w:cstheme="minorHAnsi"/>
        </w:rPr>
        <w:t>M</w:t>
      </w:r>
      <w:r w:rsidR="000F2D35" w:rsidRPr="009B5C01">
        <w:rPr>
          <w:rFonts w:asciiTheme="minorHAnsi" w:hAnsiTheme="minorHAnsi" w:cstheme="minorHAnsi"/>
        </w:rPr>
        <w:t xml:space="preserve">ember </w:t>
      </w:r>
      <w:r w:rsidR="001510F2">
        <w:rPr>
          <w:rFonts w:asciiTheme="minorHAnsi" w:hAnsiTheme="minorHAnsi" w:cstheme="minorHAnsi"/>
        </w:rPr>
        <w:t>S</w:t>
      </w:r>
      <w:r w:rsidR="000F2D35" w:rsidRPr="009B5C01">
        <w:rPr>
          <w:rFonts w:asciiTheme="minorHAnsi" w:hAnsiTheme="minorHAnsi" w:cstheme="minorHAnsi"/>
        </w:rPr>
        <w:t xml:space="preserve">tates in response to a questionnaire sent out as part of </w:t>
      </w:r>
      <w:r w:rsidR="001510F2">
        <w:rPr>
          <w:rFonts w:asciiTheme="minorHAnsi" w:hAnsiTheme="minorHAnsi" w:cstheme="minorHAnsi"/>
        </w:rPr>
        <w:t>developing the minimum standards.</w:t>
      </w:r>
      <w:r w:rsidR="001C0BEB" w:rsidRPr="009B5C01">
        <w:rPr>
          <w:rFonts w:asciiTheme="minorHAnsi" w:hAnsiTheme="minorHAnsi" w:cstheme="minorHAnsi"/>
        </w:rPr>
        <w:t xml:space="preserve"> Very few </w:t>
      </w:r>
      <w:r w:rsidR="001510F2">
        <w:rPr>
          <w:rFonts w:asciiTheme="minorHAnsi" w:hAnsiTheme="minorHAnsi" w:cstheme="minorHAnsi"/>
        </w:rPr>
        <w:t xml:space="preserve">Member States </w:t>
      </w:r>
      <w:r w:rsidR="001C0BEB" w:rsidRPr="009B5C01">
        <w:rPr>
          <w:rFonts w:asciiTheme="minorHAnsi" w:hAnsiTheme="minorHAnsi" w:cstheme="minorHAnsi"/>
        </w:rPr>
        <w:t>were able to provide such data and hence a reliance on FAOSTAT data. Based on Member States data the average proportion of people consuming these foods was found to be the following</w:t>
      </w:r>
    </w:p>
    <w:p w14:paraId="62E76DFE" w14:textId="77777777" w:rsidR="002260C8" w:rsidRPr="009B5C01" w:rsidRDefault="002260C8" w:rsidP="007266B4">
      <w:pPr>
        <w:ind w:left="360"/>
        <w:jc w:val="both"/>
        <w:rPr>
          <w:rFonts w:asciiTheme="minorHAnsi" w:hAnsiTheme="minorHAnsi" w:cstheme="minorHAnsi"/>
        </w:rPr>
      </w:pPr>
    </w:p>
    <w:p w14:paraId="52024B24" w14:textId="78B5C5B7" w:rsidR="001C0BEB" w:rsidRPr="009B5C01" w:rsidRDefault="001C0BEB" w:rsidP="00440D60">
      <w:pPr>
        <w:pStyle w:val="ListParagraph"/>
        <w:numPr>
          <w:ilvl w:val="1"/>
          <w:numId w:val="41"/>
        </w:numPr>
        <w:spacing w:line="240" w:lineRule="auto"/>
        <w:jc w:val="both"/>
        <w:rPr>
          <w:rFonts w:cstheme="minorHAnsi"/>
          <w:sz w:val="24"/>
          <w:szCs w:val="24"/>
        </w:rPr>
      </w:pPr>
      <w:r w:rsidRPr="009B5C01">
        <w:rPr>
          <w:rFonts w:cstheme="minorHAnsi"/>
          <w:sz w:val="24"/>
          <w:szCs w:val="24"/>
        </w:rPr>
        <w:t>Sugar – 75%</w:t>
      </w:r>
    </w:p>
    <w:p w14:paraId="3B68EC70" w14:textId="092ACE59" w:rsidR="001C0BEB" w:rsidRPr="009B5C01" w:rsidRDefault="001C0BEB" w:rsidP="00440D60">
      <w:pPr>
        <w:pStyle w:val="ListParagraph"/>
        <w:numPr>
          <w:ilvl w:val="1"/>
          <w:numId w:val="41"/>
        </w:numPr>
        <w:spacing w:line="240" w:lineRule="auto"/>
        <w:jc w:val="both"/>
        <w:rPr>
          <w:rFonts w:cstheme="minorHAnsi"/>
          <w:sz w:val="24"/>
          <w:szCs w:val="24"/>
        </w:rPr>
      </w:pPr>
      <w:r w:rsidRPr="009B5C01">
        <w:rPr>
          <w:rFonts w:cstheme="minorHAnsi"/>
          <w:sz w:val="24"/>
          <w:szCs w:val="24"/>
        </w:rPr>
        <w:t>Oil – 72%</w:t>
      </w:r>
    </w:p>
    <w:p w14:paraId="715B5505" w14:textId="4D4FE08A" w:rsidR="001C0BEB" w:rsidRPr="009B5C01" w:rsidRDefault="001C0BEB" w:rsidP="00440D60">
      <w:pPr>
        <w:pStyle w:val="ListParagraph"/>
        <w:numPr>
          <w:ilvl w:val="1"/>
          <w:numId w:val="41"/>
        </w:numPr>
        <w:spacing w:line="240" w:lineRule="auto"/>
        <w:jc w:val="both"/>
        <w:rPr>
          <w:rFonts w:cstheme="minorHAnsi"/>
          <w:sz w:val="24"/>
          <w:szCs w:val="24"/>
        </w:rPr>
      </w:pPr>
      <w:r w:rsidRPr="009B5C01">
        <w:rPr>
          <w:rFonts w:cstheme="minorHAnsi"/>
          <w:sz w:val="24"/>
          <w:szCs w:val="24"/>
        </w:rPr>
        <w:t>Maize Flour – 45%</w:t>
      </w:r>
    </w:p>
    <w:p w14:paraId="0C65DDB6" w14:textId="37CEAA8F" w:rsidR="001C0BEB" w:rsidRPr="009B5C01" w:rsidRDefault="001C0BEB" w:rsidP="00440D60">
      <w:pPr>
        <w:pStyle w:val="ListParagraph"/>
        <w:numPr>
          <w:ilvl w:val="1"/>
          <w:numId w:val="41"/>
        </w:numPr>
        <w:spacing w:line="240" w:lineRule="auto"/>
        <w:jc w:val="both"/>
        <w:rPr>
          <w:rFonts w:cstheme="minorHAnsi"/>
          <w:sz w:val="24"/>
          <w:szCs w:val="24"/>
        </w:rPr>
      </w:pPr>
      <w:r w:rsidRPr="009B5C01">
        <w:rPr>
          <w:rFonts w:cstheme="minorHAnsi"/>
          <w:sz w:val="24"/>
          <w:szCs w:val="24"/>
        </w:rPr>
        <w:t>Wheat Flour – 63%</w:t>
      </w:r>
    </w:p>
    <w:p w14:paraId="0E71F69C" w14:textId="6F76D724" w:rsidR="00936AD5" w:rsidRPr="009B5C01" w:rsidRDefault="00936AD5" w:rsidP="00440D60">
      <w:pPr>
        <w:pStyle w:val="ListParagraph"/>
        <w:numPr>
          <w:ilvl w:val="1"/>
          <w:numId w:val="41"/>
        </w:numPr>
        <w:spacing w:line="240" w:lineRule="auto"/>
        <w:jc w:val="both"/>
        <w:rPr>
          <w:rFonts w:cstheme="minorHAnsi"/>
          <w:sz w:val="24"/>
          <w:szCs w:val="24"/>
        </w:rPr>
      </w:pPr>
      <w:r w:rsidRPr="009B5C01">
        <w:rPr>
          <w:rFonts w:cstheme="minorHAnsi"/>
          <w:sz w:val="24"/>
          <w:szCs w:val="24"/>
        </w:rPr>
        <w:t>Salt – 92%</w:t>
      </w:r>
    </w:p>
    <w:p w14:paraId="56D58DE4" w14:textId="46A9EA44" w:rsidR="000F2D35" w:rsidRDefault="001C0BEB" w:rsidP="007266B4">
      <w:pPr>
        <w:ind w:left="360"/>
        <w:jc w:val="both"/>
        <w:rPr>
          <w:rFonts w:asciiTheme="minorHAnsi" w:hAnsiTheme="minorHAnsi" w:cstheme="minorHAnsi"/>
        </w:rPr>
      </w:pPr>
      <w:r w:rsidRPr="009B5C01">
        <w:rPr>
          <w:rFonts w:asciiTheme="minorHAnsi" w:hAnsiTheme="minorHAnsi" w:cstheme="minorHAnsi"/>
        </w:rPr>
        <w:t>The per capita figure used were the average of these numbers as provided in the table</w:t>
      </w:r>
      <w:r w:rsidR="002260C8" w:rsidRPr="009B5C01">
        <w:rPr>
          <w:rFonts w:asciiTheme="minorHAnsi" w:hAnsiTheme="minorHAnsi" w:cstheme="minorHAnsi"/>
        </w:rPr>
        <w:t xml:space="preserve"> 1</w:t>
      </w:r>
      <w:r w:rsidRPr="009B5C01">
        <w:rPr>
          <w:rFonts w:asciiTheme="minorHAnsi" w:hAnsiTheme="minorHAnsi" w:cstheme="minorHAnsi"/>
        </w:rPr>
        <w:t>.</w:t>
      </w:r>
    </w:p>
    <w:p w14:paraId="00A9EB9C" w14:textId="77777777" w:rsidR="001510F2" w:rsidRDefault="001510F2" w:rsidP="007266B4">
      <w:pPr>
        <w:ind w:left="360"/>
        <w:jc w:val="both"/>
        <w:rPr>
          <w:rFonts w:asciiTheme="minorHAnsi" w:hAnsiTheme="minorHAnsi" w:cstheme="minorHAnsi"/>
        </w:rPr>
      </w:pPr>
    </w:p>
    <w:p w14:paraId="11C08163" w14:textId="77777777" w:rsidR="001510F2" w:rsidRDefault="001510F2" w:rsidP="007266B4">
      <w:pPr>
        <w:ind w:left="360"/>
        <w:jc w:val="both"/>
        <w:rPr>
          <w:rFonts w:asciiTheme="minorHAnsi" w:hAnsiTheme="minorHAnsi" w:cstheme="minorHAnsi"/>
        </w:rPr>
      </w:pPr>
    </w:p>
    <w:p w14:paraId="213071E8" w14:textId="77777777" w:rsidR="001510F2" w:rsidRDefault="001510F2" w:rsidP="007266B4">
      <w:pPr>
        <w:ind w:left="360"/>
        <w:jc w:val="both"/>
        <w:rPr>
          <w:rFonts w:asciiTheme="minorHAnsi" w:hAnsiTheme="minorHAnsi" w:cstheme="minorHAnsi"/>
        </w:rPr>
      </w:pPr>
    </w:p>
    <w:p w14:paraId="5A8EA670" w14:textId="77777777" w:rsidR="001510F2" w:rsidRDefault="001510F2" w:rsidP="007266B4">
      <w:pPr>
        <w:ind w:left="360"/>
        <w:jc w:val="both"/>
        <w:rPr>
          <w:rFonts w:asciiTheme="minorHAnsi" w:hAnsiTheme="minorHAnsi" w:cstheme="minorHAnsi"/>
        </w:rPr>
      </w:pPr>
    </w:p>
    <w:p w14:paraId="2D93EE05" w14:textId="77777777" w:rsidR="001510F2" w:rsidRDefault="001510F2" w:rsidP="007266B4">
      <w:pPr>
        <w:ind w:left="360"/>
        <w:jc w:val="both"/>
        <w:rPr>
          <w:rFonts w:asciiTheme="minorHAnsi" w:hAnsiTheme="minorHAnsi" w:cstheme="minorHAnsi"/>
        </w:rPr>
      </w:pPr>
    </w:p>
    <w:p w14:paraId="1F1EF103" w14:textId="77777777" w:rsidR="001510F2" w:rsidRDefault="001510F2" w:rsidP="007266B4">
      <w:pPr>
        <w:ind w:left="360"/>
        <w:jc w:val="both"/>
        <w:rPr>
          <w:rFonts w:asciiTheme="minorHAnsi" w:hAnsiTheme="minorHAnsi" w:cstheme="minorHAnsi"/>
        </w:rPr>
      </w:pPr>
    </w:p>
    <w:p w14:paraId="0110C69A" w14:textId="77777777" w:rsidR="001510F2" w:rsidRDefault="001510F2" w:rsidP="007266B4">
      <w:pPr>
        <w:ind w:left="360"/>
        <w:jc w:val="both"/>
        <w:rPr>
          <w:rFonts w:asciiTheme="minorHAnsi" w:hAnsiTheme="minorHAnsi" w:cstheme="minorHAnsi"/>
        </w:rPr>
      </w:pPr>
    </w:p>
    <w:p w14:paraId="7B9FB27F" w14:textId="77777777" w:rsidR="001510F2" w:rsidRDefault="001510F2" w:rsidP="007266B4">
      <w:pPr>
        <w:ind w:left="360"/>
        <w:jc w:val="both"/>
        <w:rPr>
          <w:rFonts w:asciiTheme="minorHAnsi" w:hAnsiTheme="minorHAnsi" w:cstheme="minorHAnsi"/>
        </w:rPr>
      </w:pPr>
    </w:p>
    <w:p w14:paraId="388FA6F4" w14:textId="77777777" w:rsidR="001510F2" w:rsidRDefault="001510F2" w:rsidP="007266B4">
      <w:pPr>
        <w:ind w:left="360"/>
        <w:jc w:val="both"/>
        <w:rPr>
          <w:rFonts w:asciiTheme="minorHAnsi" w:hAnsiTheme="minorHAnsi" w:cstheme="minorHAnsi"/>
        </w:rPr>
      </w:pPr>
    </w:p>
    <w:p w14:paraId="7A04A48C" w14:textId="77777777" w:rsidR="001510F2" w:rsidRDefault="001510F2" w:rsidP="007266B4">
      <w:pPr>
        <w:ind w:left="360"/>
        <w:jc w:val="both"/>
        <w:rPr>
          <w:rFonts w:asciiTheme="minorHAnsi" w:hAnsiTheme="minorHAnsi" w:cstheme="minorHAnsi"/>
        </w:rPr>
      </w:pPr>
    </w:p>
    <w:p w14:paraId="1F297AC2" w14:textId="77777777" w:rsidR="001510F2" w:rsidRDefault="001510F2" w:rsidP="007266B4">
      <w:pPr>
        <w:ind w:left="360"/>
        <w:jc w:val="both"/>
        <w:rPr>
          <w:rFonts w:asciiTheme="minorHAnsi" w:hAnsiTheme="minorHAnsi" w:cstheme="minorHAnsi"/>
        </w:rPr>
      </w:pPr>
    </w:p>
    <w:p w14:paraId="15572D89" w14:textId="77777777" w:rsidR="001510F2" w:rsidRDefault="001510F2" w:rsidP="007266B4">
      <w:pPr>
        <w:ind w:left="360"/>
        <w:jc w:val="both"/>
        <w:rPr>
          <w:rFonts w:asciiTheme="minorHAnsi" w:hAnsiTheme="minorHAnsi" w:cstheme="minorHAnsi"/>
        </w:rPr>
      </w:pPr>
    </w:p>
    <w:p w14:paraId="4C7A9811" w14:textId="77777777" w:rsidR="001510F2" w:rsidRDefault="001510F2" w:rsidP="007266B4">
      <w:pPr>
        <w:ind w:left="360"/>
        <w:jc w:val="both"/>
        <w:rPr>
          <w:rFonts w:asciiTheme="minorHAnsi" w:hAnsiTheme="minorHAnsi" w:cstheme="minorHAnsi"/>
        </w:rPr>
      </w:pPr>
    </w:p>
    <w:p w14:paraId="722946C3" w14:textId="78CEEDCE" w:rsidR="000F2D35" w:rsidRPr="009B5C01" w:rsidRDefault="000F2D35" w:rsidP="00440D60">
      <w:pPr>
        <w:pStyle w:val="Caption"/>
        <w:keepNext/>
        <w:rPr>
          <w:rFonts w:cstheme="minorHAnsi"/>
          <w:b/>
          <w:color w:val="auto"/>
        </w:rPr>
      </w:pPr>
      <w:r w:rsidRPr="009B5C01">
        <w:rPr>
          <w:rFonts w:cstheme="minorHAnsi"/>
          <w:b/>
          <w:color w:val="auto"/>
        </w:rPr>
        <w:lastRenderedPageBreak/>
        <w:t xml:space="preserve">Table </w:t>
      </w:r>
      <w:r w:rsidRPr="009B5C01">
        <w:rPr>
          <w:rFonts w:cstheme="minorHAnsi"/>
          <w:b/>
          <w:color w:val="auto"/>
        </w:rPr>
        <w:fldChar w:fldCharType="begin"/>
      </w:r>
      <w:r w:rsidRPr="009B5C01">
        <w:rPr>
          <w:rFonts w:cstheme="minorHAnsi"/>
          <w:b/>
          <w:color w:val="auto"/>
        </w:rPr>
        <w:instrText xml:space="preserve"> SEQ Table \* ARABIC </w:instrText>
      </w:r>
      <w:r w:rsidRPr="009B5C01">
        <w:rPr>
          <w:rFonts w:cstheme="minorHAnsi"/>
          <w:b/>
          <w:color w:val="auto"/>
        </w:rPr>
        <w:fldChar w:fldCharType="separate"/>
      </w:r>
      <w:r w:rsidR="004A1E65">
        <w:rPr>
          <w:rFonts w:cstheme="minorHAnsi"/>
          <w:b/>
          <w:noProof/>
          <w:color w:val="auto"/>
        </w:rPr>
        <w:t>1</w:t>
      </w:r>
      <w:r w:rsidRPr="009B5C01">
        <w:rPr>
          <w:rFonts w:cstheme="minorHAnsi"/>
          <w:b/>
          <w:color w:val="auto"/>
        </w:rPr>
        <w:fldChar w:fldCharType="end"/>
      </w:r>
      <w:r w:rsidRPr="009B5C01">
        <w:rPr>
          <w:rFonts w:cstheme="minorHAnsi"/>
          <w:b/>
          <w:color w:val="auto"/>
        </w:rPr>
        <w:t>: Per capita Consumption of various foods in Member States</w:t>
      </w:r>
      <w:r w:rsidRPr="009B5C01">
        <w:rPr>
          <w:rStyle w:val="FootnoteReference"/>
          <w:rFonts w:cstheme="minorHAnsi"/>
          <w:b/>
          <w:color w:val="auto"/>
        </w:rPr>
        <w:footnoteReference w:id="8"/>
      </w:r>
    </w:p>
    <w:tbl>
      <w:tblPr>
        <w:tblStyle w:val="GridTable41"/>
        <w:tblpPr w:leftFromText="180" w:rightFromText="180" w:vertAnchor="text" w:horzAnchor="margin" w:tblpX="700" w:tblpY="1"/>
        <w:tblW w:w="0" w:type="auto"/>
        <w:tblLook w:val="04A0" w:firstRow="1" w:lastRow="0" w:firstColumn="1" w:lastColumn="0" w:noHBand="0" w:noVBand="1"/>
      </w:tblPr>
      <w:tblGrid>
        <w:gridCol w:w="419"/>
        <w:gridCol w:w="3942"/>
        <w:gridCol w:w="803"/>
        <w:gridCol w:w="682"/>
        <w:gridCol w:w="672"/>
        <w:gridCol w:w="1359"/>
        <w:gridCol w:w="1442"/>
      </w:tblGrid>
      <w:tr w:rsidR="00E8489E" w:rsidRPr="009B5C01" w14:paraId="429D401E" w14:textId="77777777" w:rsidTr="002260C8">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746F1E" w14:textId="47F78A86" w:rsidR="000F2D35" w:rsidRPr="009B5C01" w:rsidRDefault="000F2D35" w:rsidP="002260C8">
            <w:pPr>
              <w:jc w:val="center"/>
              <w:rPr>
                <w:rFonts w:asciiTheme="minorHAnsi" w:hAnsiTheme="minorHAnsi" w:cstheme="minorHAnsi"/>
                <w:color w:val="auto"/>
                <w:sz w:val="20"/>
              </w:rPr>
            </w:pPr>
          </w:p>
        </w:tc>
        <w:tc>
          <w:tcPr>
            <w:tcW w:w="0" w:type="auto"/>
            <w:gridSpan w:val="6"/>
            <w:vAlign w:val="center"/>
            <w:hideMark/>
          </w:tcPr>
          <w:p w14:paraId="17D78886" w14:textId="67A0281F" w:rsidR="000F2D35" w:rsidRPr="009B5C01" w:rsidRDefault="000F2D35" w:rsidP="002260C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B5C01">
              <w:rPr>
                <w:rFonts w:asciiTheme="minorHAnsi" w:hAnsiTheme="minorHAnsi" w:cstheme="minorHAnsi"/>
                <w:bCs w:val="0"/>
                <w:color w:val="auto"/>
                <w:sz w:val="20"/>
              </w:rPr>
              <w:t>PER CAPITA</w:t>
            </w:r>
            <w:del w:id="125" w:author="karen codling" w:date="2020-08-17T13:48:00Z">
              <w:r w:rsidRPr="009B5C01" w:rsidDel="00F259E0">
                <w:rPr>
                  <w:rFonts w:asciiTheme="minorHAnsi" w:hAnsiTheme="minorHAnsi" w:cstheme="minorHAnsi"/>
                  <w:bCs w:val="0"/>
                  <w:color w:val="auto"/>
                  <w:sz w:val="20"/>
                </w:rPr>
                <w:delText xml:space="preserve"> </w:delText>
              </w:r>
            </w:del>
            <w:r w:rsidRPr="009B5C01">
              <w:rPr>
                <w:rFonts w:asciiTheme="minorHAnsi" w:hAnsiTheme="minorHAnsi" w:cstheme="minorHAnsi"/>
                <w:bCs w:val="0"/>
                <w:color w:val="auto"/>
                <w:sz w:val="20"/>
              </w:rPr>
              <w:t xml:space="preserve"> CONSUM</w:t>
            </w:r>
            <w:r w:rsidR="00C0131E" w:rsidRPr="009B5C01">
              <w:rPr>
                <w:rFonts w:asciiTheme="minorHAnsi" w:hAnsiTheme="minorHAnsi" w:cstheme="minorHAnsi"/>
                <w:bCs w:val="0"/>
                <w:color w:val="auto"/>
                <w:sz w:val="20"/>
              </w:rPr>
              <w:t>P</w:t>
            </w:r>
            <w:r w:rsidRPr="009B5C01">
              <w:rPr>
                <w:rFonts w:asciiTheme="minorHAnsi" w:hAnsiTheme="minorHAnsi" w:cstheme="minorHAnsi"/>
                <w:bCs w:val="0"/>
                <w:color w:val="auto"/>
                <w:sz w:val="20"/>
              </w:rPr>
              <w:t>TION (GRAMS/PERSON/DAY)</w:t>
            </w:r>
          </w:p>
        </w:tc>
      </w:tr>
      <w:tr w:rsidR="00E8489E" w:rsidRPr="009B5C01" w14:paraId="4EBB0084" w14:textId="77777777" w:rsidTr="002260C8">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B184A9" w14:textId="77777777" w:rsidR="000F2D35" w:rsidRPr="009B5C01" w:rsidRDefault="000F2D35" w:rsidP="002260C8">
            <w:pPr>
              <w:jc w:val="center"/>
              <w:rPr>
                <w:rFonts w:asciiTheme="minorHAnsi" w:hAnsiTheme="minorHAnsi" w:cstheme="minorHAnsi"/>
                <w:sz w:val="20"/>
              </w:rPr>
            </w:pPr>
          </w:p>
        </w:tc>
        <w:tc>
          <w:tcPr>
            <w:tcW w:w="0" w:type="auto"/>
            <w:vAlign w:val="center"/>
          </w:tcPr>
          <w:p w14:paraId="263AFEFE"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C</w:t>
            </w:r>
            <w:r w:rsidRPr="009B5C01">
              <w:rPr>
                <w:rFonts w:asciiTheme="minorHAnsi" w:hAnsiTheme="minorHAnsi" w:cstheme="minorHAnsi"/>
                <w:b/>
                <w:sz w:val="20"/>
              </w:rPr>
              <w:t>OUNTRIES</w:t>
            </w:r>
          </w:p>
        </w:tc>
        <w:tc>
          <w:tcPr>
            <w:tcW w:w="0" w:type="auto"/>
            <w:noWrap/>
            <w:vAlign w:val="center"/>
          </w:tcPr>
          <w:p w14:paraId="40552792"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SUGAR</w:t>
            </w:r>
          </w:p>
        </w:tc>
        <w:tc>
          <w:tcPr>
            <w:tcW w:w="0" w:type="auto"/>
            <w:noWrap/>
            <w:vAlign w:val="center"/>
          </w:tcPr>
          <w:p w14:paraId="1DDBE8F4" w14:textId="282D78A0"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SAL</w:t>
            </w:r>
            <w:r w:rsidR="00C0131E" w:rsidRPr="009B5C01">
              <w:rPr>
                <w:rFonts w:asciiTheme="minorHAnsi" w:hAnsiTheme="minorHAnsi" w:cstheme="minorHAnsi"/>
                <w:b/>
                <w:bCs/>
                <w:sz w:val="20"/>
              </w:rPr>
              <w:t>T</w:t>
            </w:r>
            <w:r w:rsidR="00E8489E" w:rsidRPr="009B5C01">
              <w:rPr>
                <w:rStyle w:val="FootnoteReference"/>
                <w:rFonts w:asciiTheme="minorHAnsi" w:hAnsiTheme="minorHAnsi" w:cstheme="minorHAnsi"/>
                <w:b/>
                <w:bCs/>
                <w:sz w:val="20"/>
              </w:rPr>
              <w:footnoteReference w:id="9"/>
            </w:r>
          </w:p>
        </w:tc>
        <w:tc>
          <w:tcPr>
            <w:tcW w:w="0" w:type="auto"/>
            <w:noWrap/>
            <w:vAlign w:val="center"/>
          </w:tcPr>
          <w:p w14:paraId="1884951C"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OIL</w:t>
            </w:r>
          </w:p>
        </w:tc>
        <w:tc>
          <w:tcPr>
            <w:tcW w:w="0" w:type="auto"/>
            <w:noWrap/>
            <w:vAlign w:val="center"/>
          </w:tcPr>
          <w:p w14:paraId="31591D0D"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MAIZE FLOUR</w:t>
            </w:r>
          </w:p>
        </w:tc>
        <w:tc>
          <w:tcPr>
            <w:tcW w:w="0" w:type="auto"/>
            <w:noWrap/>
            <w:vAlign w:val="center"/>
          </w:tcPr>
          <w:p w14:paraId="42BC594F"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WHEAT FLOUR</w:t>
            </w:r>
          </w:p>
        </w:tc>
      </w:tr>
      <w:tr w:rsidR="00E8489E" w:rsidRPr="009B5C01" w14:paraId="11CC11A6" w14:textId="77777777" w:rsidTr="002260C8">
        <w:trPr>
          <w:trHeight w:val="2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FB977"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w:t>
            </w:r>
          </w:p>
        </w:tc>
        <w:tc>
          <w:tcPr>
            <w:tcW w:w="0" w:type="auto"/>
            <w:vAlign w:val="center"/>
            <w:hideMark/>
          </w:tcPr>
          <w:p w14:paraId="314B118D"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ANGOLA</w:t>
            </w:r>
          </w:p>
        </w:tc>
        <w:tc>
          <w:tcPr>
            <w:tcW w:w="0" w:type="auto"/>
            <w:vAlign w:val="center"/>
            <w:hideMark/>
          </w:tcPr>
          <w:p w14:paraId="27ED29DD"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41.7</w:t>
            </w:r>
          </w:p>
        </w:tc>
        <w:tc>
          <w:tcPr>
            <w:tcW w:w="0" w:type="auto"/>
            <w:vAlign w:val="center"/>
            <w:hideMark/>
          </w:tcPr>
          <w:p w14:paraId="659BDC83" w14:textId="7E8A0B7F" w:rsidR="00936AD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p w14:paraId="59FF6F1A" w14:textId="0EE530E0" w:rsidR="00936AD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9B5C01">
              <w:rPr>
                <w:rFonts w:asciiTheme="minorHAnsi" w:hAnsiTheme="minorHAnsi" w:cstheme="minorHAnsi"/>
                <w:color w:val="000000"/>
              </w:rPr>
              <w:t>6</w:t>
            </w:r>
          </w:p>
          <w:p w14:paraId="506BBC61" w14:textId="3FC78DE8"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5026BED0"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24.5</w:t>
            </w:r>
          </w:p>
        </w:tc>
        <w:tc>
          <w:tcPr>
            <w:tcW w:w="0" w:type="auto"/>
            <w:noWrap/>
            <w:vAlign w:val="center"/>
            <w:hideMark/>
          </w:tcPr>
          <w:p w14:paraId="797308C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106</w:t>
            </w:r>
          </w:p>
        </w:tc>
        <w:tc>
          <w:tcPr>
            <w:tcW w:w="0" w:type="auto"/>
            <w:noWrap/>
            <w:vAlign w:val="center"/>
            <w:hideMark/>
          </w:tcPr>
          <w:p w14:paraId="4D24A49E"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111.57</w:t>
            </w:r>
          </w:p>
        </w:tc>
      </w:tr>
      <w:tr w:rsidR="00E8489E" w:rsidRPr="009B5C01" w14:paraId="032577AB" w14:textId="77777777" w:rsidTr="002260C8">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CDD562"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2</w:t>
            </w:r>
          </w:p>
        </w:tc>
        <w:tc>
          <w:tcPr>
            <w:tcW w:w="0" w:type="auto"/>
            <w:vAlign w:val="center"/>
            <w:hideMark/>
          </w:tcPr>
          <w:p w14:paraId="5F8006C3"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BOTSWANA</w:t>
            </w:r>
          </w:p>
        </w:tc>
        <w:tc>
          <w:tcPr>
            <w:tcW w:w="0" w:type="auto"/>
            <w:vAlign w:val="center"/>
            <w:hideMark/>
          </w:tcPr>
          <w:p w14:paraId="4D9051D6"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84.87</w:t>
            </w:r>
          </w:p>
        </w:tc>
        <w:tc>
          <w:tcPr>
            <w:tcW w:w="0" w:type="auto"/>
            <w:vAlign w:val="center"/>
            <w:hideMark/>
          </w:tcPr>
          <w:p w14:paraId="34A06745" w14:textId="10E7F8A8" w:rsidR="000F2D35" w:rsidRPr="009B5C01" w:rsidRDefault="00936AD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08A68475"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30.86</w:t>
            </w:r>
          </w:p>
        </w:tc>
        <w:tc>
          <w:tcPr>
            <w:tcW w:w="0" w:type="auto"/>
            <w:noWrap/>
            <w:vAlign w:val="center"/>
            <w:hideMark/>
          </w:tcPr>
          <w:p w14:paraId="77342D6E"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105</w:t>
            </w:r>
          </w:p>
        </w:tc>
        <w:tc>
          <w:tcPr>
            <w:tcW w:w="0" w:type="auto"/>
            <w:noWrap/>
            <w:vAlign w:val="center"/>
            <w:hideMark/>
          </w:tcPr>
          <w:p w14:paraId="27BFC641"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104.66</w:t>
            </w:r>
          </w:p>
        </w:tc>
      </w:tr>
      <w:tr w:rsidR="00E8489E" w:rsidRPr="009B5C01" w14:paraId="526EA3DA" w14:textId="77777777" w:rsidTr="002260C8">
        <w:trPr>
          <w:trHeight w:val="3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C9C9C"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3</w:t>
            </w:r>
          </w:p>
        </w:tc>
        <w:tc>
          <w:tcPr>
            <w:tcW w:w="0" w:type="auto"/>
            <w:vAlign w:val="center"/>
            <w:hideMark/>
          </w:tcPr>
          <w:p w14:paraId="14C0DD13"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COMOROS</w:t>
            </w:r>
          </w:p>
        </w:tc>
        <w:tc>
          <w:tcPr>
            <w:tcW w:w="0" w:type="auto"/>
            <w:vAlign w:val="center"/>
            <w:hideMark/>
          </w:tcPr>
          <w:p w14:paraId="45EDE88F" w14:textId="2E3AFFB4"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vAlign w:val="center"/>
            <w:hideMark/>
          </w:tcPr>
          <w:p w14:paraId="52FF9ACD" w14:textId="375C89B1" w:rsidR="000F2D3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w:t>
            </w:r>
          </w:p>
        </w:tc>
        <w:tc>
          <w:tcPr>
            <w:tcW w:w="0" w:type="auto"/>
            <w:noWrap/>
            <w:vAlign w:val="center"/>
            <w:hideMark/>
          </w:tcPr>
          <w:p w14:paraId="32E2970B" w14:textId="2870587C"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39C96267" w14:textId="78FF5A72"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7DD0E859" w14:textId="773DB99A"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r>
      <w:tr w:rsidR="00E8489E" w:rsidRPr="009B5C01" w14:paraId="38B0ABE4" w14:textId="77777777" w:rsidTr="002260C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90D668"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4</w:t>
            </w:r>
          </w:p>
        </w:tc>
        <w:tc>
          <w:tcPr>
            <w:tcW w:w="0" w:type="auto"/>
            <w:vAlign w:val="center"/>
            <w:hideMark/>
          </w:tcPr>
          <w:p w14:paraId="447E496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DRC</w:t>
            </w:r>
          </w:p>
        </w:tc>
        <w:tc>
          <w:tcPr>
            <w:tcW w:w="0" w:type="auto"/>
            <w:vAlign w:val="center"/>
            <w:hideMark/>
          </w:tcPr>
          <w:p w14:paraId="3BD36E9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48.5</w:t>
            </w:r>
          </w:p>
        </w:tc>
        <w:tc>
          <w:tcPr>
            <w:tcW w:w="0" w:type="auto"/>
            <w:vAlign w:val="center"/>
            <w:hideMark/>
          </w:tcPr>
          <w:p w14:paraId="3946F6E4" w14:textId="5080C6D8" w:rsidR="000F2D35" w:rsidRPr="009B5C01" w:rsidRDefault="00936AD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727A66B6"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26.01</w:t>
            </w:r>
          </w:p>
        </w:tc>
        <w:tc>
          <w:tcPr>
            <w:tcW w:w="0" w:type="auto"/>
            <w:noWrap/>
            <w:vAlign w:val="center"/>
            <w:hideMark/>
          </w:tcPr>
          <w:p w14:paraId="5CC344CF"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9.9</w:t>
            </w:r>
          </w:p>
        </w:tc>
        <w:tc>
          <w:tcPr>
            <w:tcW w:w="0" w:type="auto"/>
            <w:noWrap/>
            <w:vAlign w:val="center"/>
            <w:hideMark/>
          </w:tcPr>
          <w:p w14:paraId="4A339A3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109.79</w:t>
            </w:r>
          </w:p>
        </w:tc>
      </w:tr>
      <w:tr w:rsidR="00E8489E" w:rsidRPr="009B5C01" w14:paraId="54969591" w14:textId="77777777" w:rsidTr="002260C8">
        <w:trPr>
          <w:trHeight w:val="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BF173A"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5</w:t>
            </w:r>
          </w:p>
        </w:tc>
        <w:tc>
          <w:tcPr>
            <w:tcW w:w="0" w:type="auto"/>
            <w:vAlign w:val="center"/>
            <w:hideMark/>
          </w:tcPr>
          <w:p w14:paraId="79EAFE42"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ESWATINI</w:t>
            </w:r>
          </w:p>
        </w:tc>
        <w:tc>
          <w:tcPr>
            <w:tcW w:w="0" w:type="auto"/>
            <w:vAlign w:val="center"/>
            <w:hideMark/>
          </w:tcPr>
          <w:p w14:paraId="47292349"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95.28</w:t>
            </w:r>
          </w:p>
        </w:tc>
        <w:tc>
          <w:tcPr>
            <w:tcW w:w="0" w:type="auto"/>
            <w:vAlign w:val="center"/>
            <w:hideMark/>
          </w:tcPr>
          <w:p w14:paraId="103B845C" w14:textId="337E2698" w:rsidR="000F2D3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565172EB"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12.41</w:t>
            </w:r>
          </w:p>
        </w:tc>
        <w:tc>
          <w:tcPr>
            <w:tcW w:w="0" w:type="auto"/>
            <w:noWrap/>
            <w:vAlign w:val="center"/>
            <w:hideMark/>
          </w:tcPr>
          <w:p w14:paraId="182B264B"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191.31</w:t>
            </w:r>
          </w:p>
          <w:p w14:paraId="0DB295BD" w14:textId="16064242"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(200)</w:t>
            </w:r>
          </w:p>
        </w:tc>
        <w:tc>
          <w:tcPr>
            <w:tcW w:w="0" w:type="auto"/>
            <w:noWrap/>
            <w:vAlign w:val="center"/>
            <w:hideMark/>
          </w:tcPr>
          <w:p w14:paraId="323270C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101.77</w:t>
            </w:r>
          </w:p>
          <w:p w14:paraId="17272A83" w14:textId="541E7603"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(100)</w:t>
            </w:r>
          </w:p>
        </w:tc>
      </w:tr>
      <w:tr w:rsidR="00E8489E" w:rsidRPr="009B5C01" w14:paraId="5CDD2A28" w14:textId="77777777" w:rsidTr="002260C8">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F4BB6F"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6</w:t>
            </w:r>
          </w:p>
        </w:tc>
        <w:tc>
          <w:tcPr>
            <w:tcW w:w="0" w:type="auto"/>
            <w:vAlign w:val="center"/>
            <w:hideMark/>
          </w:tcPr>
          <w:p w14:paraId="5AC77068"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LESOTHO</w:t>
            </w:r>
          </w:p>
        </w:tc>
        <w:tc>
          <w:tcPr>
            <w:tcW w:w="0" w:type="auto"/>
            <w:vAlign w:val="center"/>
            <w:hideMark/>
          </w:tcPr>
          <w:p w14:paraId="303032E1"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45.45</w:t>
            </w:r>
          </w:p>
        </w:tc>
        <w:tc>
          <w:tcPr>
            <w:tcW w:w="0" w:type="auto"/>
            <w:vAlign w:val="center"/>
            <w:hideMark/>
          </w:tcPr>
          <w:p w14:paraId="441CA732" w14:textId="2A53EBE2" w:rsidR="000F2D35" w:rsidRPr="009B5C01" w:rsidRDefault="00936AD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1A47119E"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2.26</w:t>
            </w:r>
          </w:p>
        </w:tc>
        <w:tc>
          <w:tcPr>
            <w:tcW w:w="0" w:type="auto"/>
            <w:noWrap/>
            <w:vAlign w:val="center"/>
            <w:hideMark/>
          </w:tcPr>
          <w:p w14:paraId="337B95D1"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254.76</w:t>
            </w:r>
          </w:p>
        </w:tc>
        <w:tc>
          <w:tcPr>
            <w:tcW w:w="0" w:type="auto"/>
            <w:noWrap/>
            <w:vAlign w:val="center"/>
            <w:hideMark/>
          </w:tcPr>
          <w:p w14:paraId="272F4E57"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144.4</w:t>
            </w:r>
          </w:p>
        </w:tc>
      </w:tr>
      <w:tr w:rsidR="00E8489E" w:rsidRPr="009B5C01" w14:paraId="5A3EF65C" w14:textId="77777777" w:rsidTr="002260C8">
        <w:trPr>
          <w:trHeight w:val="3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73678"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6</w:t>
            </w:r>
          </w:p>
        </w:tc>
        <w:tc>
          <w:tcPr>
            <w:tcW w:w="0" w:type="auto"/>
            <w:vAlign w:val="center"/>
            <w:hideMark/>
          </w:tcPr>
          <w:p w14:paraId="48E16FB0"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MADAGASCAR</w:t>
            </w:r>
          </w:p>
        </w:tc>
        <w:tc>
          <w:tcPr>
            <w:tcW w:w="0" w:type="auto"/>
            <w:vAlign w:val="center"/>
            <w:hideMark/>
          </w:tcPr>
          <w:p w14:paraId="0B86817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19.79</w:t>
            </w:r>
          </w:p>
        </w:tc>
        <w:tc>
          <w:tcPr>
            <w:tcW w:w="0" w:type="auto"/>
            <w:vAlign w:val="center"/>
            <w:hideMark/>
          </w:tcPr>
          <w:p w14:paraId="4221737E" w14:textId="6C7452BA" w:rsidR="000F2D3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5</w:t>
            </w:r>
          </w:p>
        </w:tc>
        <w:tc>
          <w:tcPr>
            <w:tcW w:w="0" w:type="auto"/>
            <w:noWrap/>
            <w:vAlign w:val="center"/>
            <w:hideMark/>
          </w:tcPr>
          <w:p w14:paraId="18588AA2"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6.24</w:t>
            </w:r>
          </w:p>
        </w:tc>
        <w:tc>
          <w:tcPr>
            <w:tcW w:w="0" w:type="auto"/>
            <w:noWrap/>
            <w:vAlign w:val="center"/>
            <w:hideMark/>
          </w:tcPr>
          <w:p w14:paraId="17CB24D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49.26</w:t>
            </w:r>
          </w:p>
        </w:tc>
        <w:tc>
          <w:tcPr>
            <w:tcW w:w="0" w:type="auto"/>
            <w:noWrap/>
            <w:vAlign w:val="center"/>
            <w:hideMark/>
          </w:tcPr>
          <w:p w14:paraId="67524571"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24.68</w:t>
            </w:r>
          </w:p>
        </w:tc>
      </w:tr>
      <w:tr w:rsidR="00E8489E" w:rsidRPr="009B5C01" w14:paraId="1A201BC6" w14:textId="77777777" w:rsidTr="002260C8">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E205B"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7</w:t>
            </w:r>
          </w:p>
        </w:tc>
        <w:tc>
          <w:tcPr>
            <w:tcW w:w="0" w:type="auto"/>
            <w:vAlign w:val="center"/>
            <w:hideMark/>
          </w:tcPr>
          <w:p w14:paraId="4DAC2357"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MALAWI</w:t>
            </w:r>
          </w:p>
        </w:tc>
        <w:tc>
          <w:tcPr>
            <w:tcW w:w="0" w:type="auto"/>
            <w:vAlign w:val="center"/>
            <w:hideMark/>
          </w:tcPr>
          <w:p w14:paraId="5FD4AA1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22.62</w:t>
            </w:r>
          </w:p>
        </w:tc>
        <w:tc>
          <w:tcPr>
            <w:tcW w:w="0" w:type="auto"/>
            <w:vAlign w:val="center"/>
            <w:hideMark/>
          </w:tcPr>
          <w:p w14:paraId="7C8E9E0E" w14:textId="09289474" w:rsidR="000F2D35" w:rsidRPr="009B5C01" w:rsidRDefault="00936AD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w:t>
            </w:r>
          </w:p>
        </w:tc>
        <w:tc>
          <w:tcPr>
            <w:tcW w:w="0" w:type="auto"/>
            <w:noWrap/>
            <w:vAlign w:val="center"/>
            <w:hideMark/>
          </w:tcPr>
          <w:p w14:paraId="06526D89"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8.57</w:t>
            </w:r>
          </w:p>
        </w:tc>
        <w:tc>
          <w:tcPr>
            <w:tcW w:w="0" w:type="auto"/>
            <w:noWrap/>
            <w:vAlign w:val="center"/>
            <w:hideMark/>
          </w:tcPr>
          <w:p w14:paraId="2340CA5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354.09</w:t>
            </w:r>
          </w:p>
        </w:tc>
        <w:tc>
          <w:tcPr>
            <w:tcW w:w="0" w:type="auto"/>
            <w:noWrap/>
            <w:vAlign w:val="center"/>
            <w:hideMark/>
          </w:tcPr>
          <w:p w14:paraId="079FD7A2"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32.26</w:t>
            </w:r>
          </w:p>
        </w:tc>
      </w:tr>
      <w:tr w:rsidR="00E8489E" w:rsidRPr="009B5C01" w14:paraId="33A040DE" w14:textId="77777777" w:rsidTr="002260C8">
        <w:trPr>
          <w:trHeight w:val="1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D63E10"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8</w:t>
            </w:r>
          </w:p>
        </w:tc>
        <w:tc>
          <w:tcPr>
            <w:tcW w:w="0" w:type="auto"/>
            <w:vAlign w:val="center"/>
            <w:hideMark/>
          </w:tcPr>
          <w:p w14:paraId="2217E26D"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MAURITIUS</w:t>
            </w:r>
          </w:p>
        </w:tc>
        <w:tc>
          <w:tcPr>
            <w:tcW w:w="0" w:type="auto"/>
            <w:vAlign w:val="center"/>
            <w:hideMark/>
          </w:tcPr>
          <w:p w14:paraId="095637A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95.58</w:t>
            </w:r>
          </w:p>
        </w:tc>
        <w:tc>
          <w:tcPr>
            <w:tcW w:w="0" w:type="auto"/>
            <w:vAlign w:val="center"/>
            <w:hideMark/>
          </w:tcPr>
          <w:p w14:paraId="4BA2DE02" w14:textId="74D3DBA3" w:rsidR="000F2D3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13</w:t>
            </w:r>
          </w:p>
        </w:tc>
        <w:tc>
          <w:tcPr>
            <w:tcW w:w="0" w:type="auto"/>
            <w:noWrap/>
            <w:vAlign w:val="center"/>
            <w:hideMark/>
          </w:tcPr>
          <w:p w14:paraId="422BDDB9"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53.55</w:t>
            </w:r>
          </w:p>
        </w:tc>
        <w:tc>
          <w:tcPr>
            <w:tcW w:w="0" w:type="auto"/>
            <w:noWrap/>
            <w:vAlign w:val="center"/>
            <w:hideMark/>
          </w:tcPr>
          <w:p w14:paraId="27E5EABC"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8.15</w:t>
            </w:r>
          </w:p>
        </w:tc>
        <w:tc>
          <w:tcPr>
            <w:tcW w:w="0" w:type="auto"/>
            <w:noWrap/>
            <w:vAlign w:val="center"/>
            <w:hideMark/>
          </w:tcPr>
          <w:p w14:paraId="3A6AF0A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312.37</w:t>
            </w:r>
          </w:p>
        </w:tc>
      </w:tr>
      <w:tr w:rsidR="00E8489E" w:rsidRPr="009B5C01" w14:paraId="283CF4D6" w14:textId="77777777" w:rsidTr="002260C8">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E54F94"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9</w:t>
            </w:r>
          </w:p>
        </w:tc>
        <w:tc>
          <w:tcPr>
            <w:tcW w:w="0" w:type="auto"/>
            <w:vAlign w:val="center"/>
            <w:hideMark/>
          </w:tcPr>
          <w:p w14:paraId="692AACD1"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MOZAMBIQUE</w:t>
            </w:r>
          </w:p>
        </w:tc>
        <w:tc>
          <w:tcPr>
            <w:tcW w:w="0" w:type="auto"/>
            <w:vAlign w:val="center"/>
            <w:hideMark/>
          </w:tcPr>
          <w:p w14:paraId="2FA22F80"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30.68</w:t>
            </w:r>
          </w:p>
          <w:p w14:paraId="2534B5C7" w14:textId="737963DE"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w:t>
            </w:r>
            <w:r w:rsidR="00C0131E" w:rsidRPr="009B5C01">
              <w:rPr>
                <w:rStyle w:val="FootnoteReference"/>
                <w:rFonts w:asciiTheme="minorHAnsi" w:hAnsiTheme="minorHAnsi" w:cstheme="minorHAnsi"/>
                <w:sz w:val="20"/>
              </w:rPr>
              <w:footnoteReference w:id="10"/>
            </w:r>
          </w:p>
        </w:tc>
        <w:tc>
          <w:tcPr>
            <w:tcW w:w="0" w:type="auto"/>
            <w:vAlign w:val="center"/>
            <w:hideMark/>
          </w:tcPr>
          <w:p w14:paraId="722E63B0" w14:textId="7E9DF093"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78B35351"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23.93</w:t>
            </w:r>
          </w:p>
        </w:tc>
        <w:tc>
          <w:tcPr>
            <w:tcW w:w="0" w:type="auto"/>
            <w:noWrap/>
            <w:vAlign w:val="center"/>
            <w:hideMark/>
          </w:tcPr>
          <w:p w14:paraId="12903859"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149.8</w:t>
            </w:r>
          </w:p>
        </w:tc>
        <w:tc>
          <w:tcPr>
            <w:tcW w:w="0" w:type="auto"/>
            <w:noWrap/>
            <w:vAlign w:val="center"/>
            <w:hideMark/>
          </w:tcPr>
          <w:p w14:paraId="41CE73C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40.14</w:t>
            </w:r>
          </w:p>
        </w:tc>
      </w:tr>
      <w:tr w:rsidR="00E8489E" w:rsidRPr="009B5C01" w14:paraId="0D627576" w14:textId="77777777" w:rsidTr="002260C8">
        <w:trPr>
          <w:trHeight w:val="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897129"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10</w:t>
            </w:r>
          </w:p>
        </w:tc>
        <w:tc>
          <w:tcPr>
            <w:tcW w:w="0" w:type="auto"/>
            <w:vAlign w:val="center"/>
            <w:hideMark/>
          </w:tcPr>
          <w:p w14:paraId="44C70D4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NAMIBIA</w:t>
            </w:r>
          </w:p>
        </w:tc>
        <w:tc>
          <w:tcPr>
            <w:tcW w:w="0" w:type="auto"/>
            <w:vAlign w:val="center"/>
            <w:hideMark/>
          </w:tcPr>
          <w:p w14:paraId="23565A41"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55.36</w:t>
            </w:r>
          </w:p>
        </w:tc>
        <w:tc>
          <w:tcPr>
            <w:tcW w:w="0" w:type="auto"/>
            <w:vAlign w:val="center"/>
            <w:hideMark/>
          </w:tcPr>
          <w:p w14:paraId="42D13F30" w14:textId="0C233B0E" w:rsidR="000F2D35" w:rsidRPr="009B5C01" w:rsidRDefault="002333CB"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7</w:t>
            </w:r>
          </w:p>
        </w:tc>
        <w:tc>
          <w:tcPr>
            <w:tcW w:w="0" w:type="auto"/>
            <w:noWrap/>
            <w:vAlign w:val="center"/>
            <w:hideMark/>
          </w:tcPr>
          <w:p w14:paraId="7071EA8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18.2</w:t>
            </w:r>
          </w:p>
          <w:p w14:paraId="5D3F31EE" w14:textId="3E9D411B"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5C6B5F16"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118.9</w:t>
            </w:r>
          </w:p>
          <w:p w14:paraId="1E2BB0DA" w14:textId="31D78B6A"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0D2C573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99.35</w:t>
            </w:r>
          </w:p>
          <w:p w14:paraId="791A9F69" w14:textId="350C3CD9"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r>
      <w:tr w:rsidR="00E8489E" w:rsidRPr="009B5C01" w14:paraId="432DDA3F" w14:textId="77777777" w:rsidTr="002260C8">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40DC27"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11</w:t>
            </w:r>
          </w:p>
        </w:tc>
        <w:tc>
          <w:tcPr>
            <w:tcW w:w="0" w:type="auto"/>
            <w:vAlign w:val="center"/>
            <w:hideMark/>
          </w:tcPr>
          <w:p w14:paraId="744A850E"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SEYCHELLES</w:t>
            </w:r>
          </w:p>
        </w:tc>
        <w:tc>
          <w:tcPr>
            <w:tcW w:w="0" w:type="auto"/>
            <w:vAlign w:val="center"/>
            <w:hideMark/>
          </w:tcPr>
          <w:p w14:paraId="69DF4F76" w14:textId="3187146B"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
        </w:tc>
        <w:tc>
          <w:tcPr>
            <w:tcW w:w="0" w:type="auto"/>
            <w:vAlign w:val="center"/>
            <w:hideMark/>
          </w:tcPr>
          <w:p w14:paraId="36F858EE" w14:textId="26272091"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11</w:t>
            </w:r>
          </w:p>
        </w:tc>
        <w:tc>
          <w:tcPr>
            <w:tcW w:w="0" w:type="auto"/>
            <w:noWrap/>
            <w:vAlign w:val="center"/>
            <w:hideMark/>
          </w:tcPr>
          <w:p w14:paraId="70786DFC" w14:textId="46193065"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57206058" w14:textId="4F6264BD"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101CFD4B" w14:textId="0CBF7C88"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
        </w:tc>
      </w:tr>
      <w:tr w:rsidR="00E8489E" w:rsidRPr="009B5C01" w14:paraId="5AB22984" w14:textId="77777777" w:rsidTr="002260C8">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1A7EF9"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12</w:t>
            </w:r>
          </w:p>
        </w:tc>
        <w:tc>
          <w:tcPr>
            <w:tcW w:w="0" w:type="auto"/>
            <w:vAlign w:val="center"/>
            <w:hideMark/>
          </w:tcPr>
          <w:p w14:paraId="0085F95E"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SOUTH AFRICA</w:t>
            </w:r>
          </w:p>
        </w:tc>
        <w:tc>
          <w:tcPr>
            <w:tcW w:w="0" w:type="auto"/>
            <w:vAlign w:val="center"/>
            <w:hideMark/>
          </w:tcPr>
          <w:p w14:paraId="2EBC35A2"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101.3</w:t>
            </w:r>
          </w:p>
        </w:tc>
        <w:tc>
          <w:tcPr>
            <w:tcW w:w="0" w:type="auto"/>
            <w:vAlign w:val="center"/>
            <w:hideMark/>
          </w:tcPr>
          <w:p w14:paraId="05626152" w14:textId="29192707" w:rsidR="000F2D35" w:rsidRPr="009B5C01" w:rsidRDefault="00936AD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2A3C411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35.42</w:t>
            </w:r>
          </w:p>
        </w:tc>
        <w:tc>
          <w:tcPr>
            <w:tcW w:w="0" w:type="auto"/>
            <w:noWrap/>
            <w:vAlign w:val="center"/>
            <w:hideMark/>
          </w:tcPr>
          <w:p w14:paraId="649B188A"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274.26</w:t>
            </w:r>
          </w:p>
        </w:tc>
        <w:tc>
          <w:tcPr>
            <w:tcW w:w="0" w:type="auto"/>
            <w:noWrap/>
            <w:vAlign w:val="center"/>
            <w:hideMark/>
          </w:tcPr>
          <w:p w14:paraId="2D095943"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164.74</w:t>
            </w:r>
          </w:p>
        </w:tc>
      </w:tr>
      <w:tr w:rsidR="00E8489E" w:rsidRPr="009B5C01" w14:paraId="6E1E8F03" w14:textId="77777777" w:rsidTr="002260C8">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FA669"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13</w:t>
            </w:r>
          </w:p>
        </w:tc>
        <w:tc>
          <w:tcPr>
            <w:tcW w:w="0" w:type="auto"/>
            <w:vAlign w:val="center"/>
            <w:hideMark/>
          </w:tcPr>
          <w:p w14:paraId="27CFF4D8"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TANZANIA</w:t>
            </w:r>
          </w:p>
        </w:tc>
        <w:tc>
          <w:tcPr>
            <w:tcW w:w="0" w:type="auto"/>
            <w:vAlign w:val="center"/>
            <w:hideMark/>
          </w:tcPr>
          <w:p w14:paraId="6FF0CF1E"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26.3</w:t>
            </w:r>
          </w:p>
        </w:tc>
        <w:tc>
          <w:tcPr>
            <w:tcW w:w="0" w:type="auto"/>
            <w:vAlign w:val="center"/>
            <w:hideMark/>
          </w:tcPr>
          <w:p w14:paraId="0446AB23" w14:textId="44FB052B"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7</w:t>
            </w:r>
          </w:p>
        </w:tc>
        <w:tc>
          <w:tcPr>
            <w:tcW w:w="0" w:type="auto"/>
            <w:noWrap/>
            <w:vAlign w:val="center"/>
            <w:hideMark/>
          </w:tcPr>
          <w:p w14:paraId="26200D4C"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18.74</w:t>
            </w:r>
          </w:p>
        </w:tc>
        <w:tc>
          <w:tcPr>
            <w:tcW w:w="0" w:type="auto"/>
            <w:noWrap/>
            <w:vAlign w:val="center"/>
            <w:hideMark/>
          </w:tcPr>
          <w:p w14:paraId="36AADD33"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160.19</w:t>
            </w:r>
          </w:p>
        </w:tc>
        <w:tc>
          <w:tcPr>
            <w:tcW w:w="0" w:type="auto"/>
            <w:noWrap/>
            <w:vAlign w:val="center"/>
            <w:hideMark/>
          </w:tcPr>
          <w:p w14:paraId="53F4B708"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43.67</w:t>
            </w:r>
          </w:p>
        </w:tc>
      </w:tr>
      <w:tr w:rsidR="00E8489E" w:rsidRPr="009B5C01" w14:paraId="7F7D1A5F" w14:textId="77777777" w:rsidTr="002260C8">
        <w:trPr>
          <w:trHeight w:val="2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14F84"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14</w:t>
            </w:r>
          </w:p>
        </w:tc>
        <w:tc>
          <w:tcPr>
            <w:tcW w:w="0" w:type="auto"/>
            <w:vAlign w:val="center"/>
            <w:hideMark/>
          </w:tcPr>
          <w:p w14:paraId="2134444F"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ZAMBIA</w:t>
            </w:r>
          </w:p>
        </w:tc>
        <w:tc>
          <w:tcPr>
            <w:tcW w:w="0" w:type="auto"/>
            <w:vAlign w:val="center"/>
            <w:hideMark/>
          </w:tcPr>
          <w:p w14:paraId="6D2D5DDE"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28.06</w:t>
            </w:r>
          </w:p>
        </w:tc>
        <w:tc>
          <w:tcPr>
            <w:tcW w:w="0" w:type="auto"/>
            <w:vAlign w:val="center"/>
            <w:hideMark/>
          </w:tcPr>
          <w:p w14:paraId="0076FF52" w14:textId="24E7F9C8" w:rsidR="000F2D35" w:rsidRPr="009B5C01" w:rsidRDefault="002333CB"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hideMark/>
          </w:tcPr>
          <w:p w14:paraId="702D8F0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13.2</w:t>
            </w:r>
          </w:p>
        </w:tc>
        <w:tc>
          <w:tcPr>
            <w:tcW w:w="0" w:type="auto"/>
            <w:noWrap/>
            <w:vAlign w:val="center"/>
            <w:hideMark/>
          </w:tcPr>
          <w:p w14:paraId="1ED50020"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325.15</w:t>
            </w:r>
          </w:p>
        </w:tc>
        <w:tc>
          <w:tcPr>
            <w:tcW w:w="0" w:type="auto"/>
            <w:noWrap/>
            <w:vAlign w:val="center"/>
            <w:hideMark/>
          </w:tcPr>
          <w:p w14:paraId="6C727EF3"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33.6</w:t>
            </w:r>
          </w:p>
        </w:tc>
      </w:tr>
      <w:tr w:rsidR="00E8489E" w:rsidRPr="009B5C01" w14:paraId="2CDF3E7C" w14:textId="77777777" w:rsidTr="002260C8">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69B681" w14:textId="77777777" w:rsidR="000F2D35" w:rsidRPr="009B5C01" w:rsidRDefault="000F2D35" w:rsidP="002260C8">
            <w:pPr>
              <w:jc w:val="center"/>
              <w:rPr>
                <w:rFonts w:asciiTheme="minorHAnsi" w:hAnsiTheme="minorHAnsi" w:cstheme="minorHAnsi"/>
                <w:sz w:val="20"/>
              </w:rPr>
            </w:pPr>
            <w:r w:rsidRPr="009B5C01">
              <w:rPr>
                <w:rFonts w:asciiTheme="minorHAnsi" w:hAnsiTheme="minorHAnsi" w:cstheme="minorHAnsi"/>
                <w:sz w:val="20"/>
              </w:rPr>
              <w:t>15</w:t>
            </w:r>
          </w:p>
        </w:tc>
        <w:tc>
          <w:tcPr>
            <w:tcW w:w="0" w:type="auto"/>
            <w:vAlign w:val="center"/>
            <w:hideMark/>
          </w:tcPr>
          <w:p w14:paraId="5B8B66C7"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sidRPr="009B5C01">
              <w:rPr>
                <w:rFonts w:asciiTheme="minorHAnsi" w:hAnsiTheme="minorHAnsi" w:cstheme="minorHAnsi"/>
                <w:b/>
                <w:bCs/>
                <w:sz w:val="20"/>
              </w:rPr>
              <w:t>ZIMBABWE</w:t>
            </w:r>
          </w:p>
        </w:tc>
        <w:tc>
          <w:tcPr>
            <w:tcW w:w="0" w:type="auto"/>
            <w:vAlign w:val="center"/>
            <w:hideMark/>
          </w:tcPr>
          <w:p w14:paraId="6A333312"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80.58</w:t>
            </w:r>
          </w:p>
          <w:p w14:paraId="0DF2BA23"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
        </w:tc>
        <w:tc>
          <w:tcPr>
            <w:tcW w:w="0" w:type="auto"/>
            <w:vAlign w:val="center"/>
            <w:hideMark/>
          </w:tcPr>
          <w:p w14:paraId="33DB7C06" w14:textId="4CAACFDC"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w:t>
            </w:r>
          </w:p>
        </w:tc>
        <w:tc>
          <w:tcPr>
            <w:tcW w:w="0" w:type="auto"/>
            <w:noWrap/>
            <w:vAlign w:val="center"/>
            <w:hideMark/>
          </w:tcPr>
          <w:p w14:paraId="493B1EC4"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30.93</w:t>
            </w:r>
          </w:p>
          <w:p w14:paraId="0631CB93" w14:textId="7C182E40"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(34)</w:t>
            </w:r>
          </w:p>
        </w:tc>
        <w:tc>
          <w:tcPr>
            <w:tcW w:w="0" w:type="auto"/>
            <w:noWrap/>
            <w:vAlign w:val="center"/>
            <w:hideMark/>
          </w:tcPr>
          <w:p w14:paraId="46B3406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256.65</w:t>
            </w:r>
          </w:p>
          <w:p w14:paraId="3F5B6E44" w14:textId="527DE7D9"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(170)</w:t>
            </w:r>
          </w:p>
        </w:tc>
        <w:tc>
          <w:tcPr>
            <w:tcW w:w="0" w:type="auto"/>
            <w:noWrap/>
            <w:vAlign w:val="center"/>
            <w:hideMark/>
          </w:tcPr>
          <w:p w14:paraId="4334457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85.78</w:t>
            </w:r>
          </w:p>
          <w:p w14:paraId="31A1F275" w14:textId="475A2466"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(80)</w:t>
            </w:r>
          </w:p>
        </w:tc>
      </w:tr>
      <w:tr w:rsidR="00E8489E" w:rsidRPr="009B5C01" w14:paraId="2659F72C" w14:textId="77777777" w:rsidTr="002260C8">
        <w:trPr>
          <w:trHeight w:val="29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B6CD592" w14:textId="6D02235A" w:rsidR="000F2D35" w:rsidRPr="009B5C01" w:rsidRDefault="000F2D35" w:rsidP="002260C8">
            <w:pPr>
              <w:jc w:val="center"/>
              <w:rPr>
                <w:rFonts w:asciiTheme="minorHAnsi" w:hAnsiTheme="minorHAnsi" w:cstheme="minorHAnsi"/>
                <w:sz w:val="20"/>
              </w:rPr>
            </w:pPr>
          </w:p>
        </w:tc>
        <w:tc>
          <w:tcPr>
            <w:tcW w:w="0" w:type="auto"/>
            <w:vAlign w:val="center"/>
            <w:hideMark/>
          </w:tcPr>
          <w:p w14:paraId="6949F031"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REGIONAL AVERAGE SOUTHERN AFRICA</w:t>
            </w:r>
          </w:p>
        </w:tc>
        <w:tc>
          <w:tcPr>
            <w:tcW w:w="0" w:type="auto"/>
            <w:noWrap/>
            <w:vAlign w:val="center"/>
            <w:hideMark/>
          </w:tcPr>
          <w:p w14:paraId="549083CE"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97</w:t>
            </w:r>
          </w:p>
        </w:tc>
        <w:tc>
          <w:tcPr>
            <w:tcW w:w="0" w:type="auto"/>
            <w:noWrap/>
            <w:vAlign w:val="center"/>
            <w:hideMark/>
          </w:tcPr>
          <w:p w14:paraId="471D6747" w14:textId="061320A5"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p>
        </w:tc>
        <w:tc>
          <w:tcPr>
            <w:tcW w:w="0" w:type="auto"/>
            <w:noWrap/>
            <w:vAlign w:val="center"/>
            <w:hideMark/>
          </w:tcPr>
          <w:p w14:paraId="4E0FE8C8"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33</w:t>
            </w:r>
          </w:p>
        </w:tc>
        <w:tc>
          <w:tcPr>
            <w:tcW w:w="0" w:type="auto"/>
            <w:noWrap/>
            <w:vAlign w:val="center"/>
            <w:hideMark/>
          </w:tcPr>
          <w:p w14:paraId="53622044"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266</w:t>
            </w:r>
          </w:p>
        </w:tc>
        <w:tc>
          <w:tcPr>
            <w:tcW w:w="0" w:type="auto"/>
            <w:noWrap/>
            <w:vAlign w:val="center"/>
            <w:hideMark/>
          </w:tcPr>
          <w:p w14:paraId="767CA1D9"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158</w:t>
            </w:r>
          </w:p>
        </w:tc>
      </w:tr>
      <w:tr w:rsidR="00E8489E" w:rsidRPr="009B5C01" w14:paraId="13FFD540" w14:textId="77777777" w:rsidTr="002260C8">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46C17D7" w14:textId="26D8119D" w:rsidR="000F2D35" w:rsidRPr="009B5C01" w:rsidRDefault="000F2D35" w:rsidP="002260C8">
            <w:pPr>
              <w:jc w:val="center"/>
              <w:rPr>
                <w:rFonts w:asciiTheme="minorHAnsi" w:hAnsiTheme="minorHAnsi" w:cstheme="minorHAnsi"/>
                <w:sz w:val="20"/>
              </w:rPr>
            </w:pPr>
          </w:p>
        </w:tc>
        <w:tc>
          <w:tcPr>
            <w:tcW w:w="0" w:type="auto"/>
            <w:vAlign w:val="center"/>
            <w:hideMark/>
          </w:tcPr>
          <w:p w14:paraId="21DB908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AVERAGE FROM DATA</w:t>
            </w:r>
          </w:p>
        </w:tc>
        <w:tc>
          <w:tcPr>
            <w:tcW w:w="0" w:type="auto"/>
            <w:noWrap/>
            <w:vAlign w:val="center"/>
            <w:hideMark/>
          </w:tcPr>
          <w:p w14:paraId="7F44B427"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55</w:t>
            </w:r>
          </w:p>
        </w:tc>
        <w:tc>
          <w:tcPr>
            <w:tcW w:w="0" w:type="auto"/>
            <w:noWrap/>
            <w:vAlign w:val="center"/>
            <w:hideMark/>
          </w:tcPr>
          <w:p w14:paraId="09C03AF3" w14:textId="4A288C4D"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6</w:t>
            </w:r>
          </w:p>
        </w:tc>
        <w:tc>
          <w:tcPr>
            <w:tcW w:w="0" w:type="auto"/>
            <w:noWrap/>
            <w:vAlign w:val="center"/>
            <w:hideMark/>
          </w:tcPr>
          <w:p w14:paraId="2EA23CA4"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22</w:t>
            </w:r>
          </w:p>
        </w:tc>
        <w:tc>
          <w:tcPr>
            <w:tcW w:w="0" w:type="auto"/>
            <w:noWrap/>
            <w:vAlign w:val="center"/>
            <w:hideMark/>
          </w:tcPr>
          <w:p w14:paraId="20FD3A8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169</w:t>
            </w:r>
          </w:p>
        </w:tc>
        <w:tc>
          <w:tcPr>
            <w:tcW w:w="0" w:type="auto"/>
            <w:noWrap/>
            <w:vAlign w:val="center"/>
            <w:hideMark/>
          </w:tcPr>
          <w:p w14:paraId="2DBBAD9B"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9B5C01">
              <w:rPr>
                <w:rFonts w:asciiTheme="minorHAnsi" w:hAnsiTheme="minorHAnsi" w:cstheme="minorHAnsi"/>
                <w:b/>
                <w:sz w:val="20"/>
              </w:rPr>
              <w:t>101</w:t>
            </w:r>
          </w:p>
        </w:tc>
      </w:tr>
      <w:tr w:rsidR="00E8489E" w:rsidRPr="009B5C01" w14:paraId="10D3E994" w14:textId="77777777" w:rsidTr="002260C8">
        <w:trPr>
          <w:trHeight w:val="29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8A4A5BB" w14:textId="109B3EC4" w:rsidR="000F2D35" w:rsidRPr="009B5C01" w:rsidRDefault="000F2D35" w:rsidP="002260C8">
            <w:pPr>
              <w:jc w:val="center"/>
              <w:rPr>
                <w:rFonts w:asciiTheme="minorHAnsi" w:hAnsiTheme="minorHAnsi" w:cstheme="minorHAnsi"/>
                <w:sz w:val="20"/>
              </w:rPr>
            </w:pPr>
          </w:p>
        </w:tc>
        <w:tc>
          <w:tcPr>
            <w:tcW w:w="0" w:type="auto"/>
            <w:noWrap/>
            <w:vAlign w:val="center"/>
            <w:hideMark/>
          </w:tcPr>
          <w:p w14:paraId="3F76DA9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MINIMUM</w:t>
            </w:r>
          </w:p>
        </w:tc>
        <w:tc>
          <w:tcPr>
            <w:tcW w:w="0" w:type="auto"/>
            <w:noWrap/>
            <w:vAlign w:val="center"/>
            <w:hideMark/>
          </w:tcPr>
          <w:p w14:paraId="4DAC9CA9"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20</w:t>
            </w:r>
          </w:p>
        </w:tc>
        <w:tc>
          <w:tcPr>
            <w:tcW w:w="0" w:type="auto"/>
            <w:noWrap/>
            <w:vAlign w:val="center"/>
            <w:hideMark/>
          </w:tcPr>
          <w:p w14:paraId="7202D602" w14:textId="5088AD36" w:rsidR="000F2D35" w:rsidRPr="009B5C01" w:rsidRDefault="002333CB"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w:t>
            </w:r>
          </w:p>
        </w:tc>
        <w:tc>
          <w:tcPr>
            <w:tcW w:w="0" w:type="auto"/>
            <w:noWrap/>
            <w:vAlign w:val="center"/>
            <w:hideMark/>
          </w:tcPr>
          <w:p w14:paraId="71D90A07"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w:t>
            </w:r>
          </w:p>
        </w:tc>
        <w:tc>
          <w:tcPr>
            <w:tcW w:w="0" w:type="auto"/>
            <w:noWrap/>
            <w:vAlign w:val="center"/>
            <w:hideMark/>
          </w:tcPr>
          <w:p w14:paraId="2E629FC3"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w:t>
            </w:r>
          </w:p>
        </w:tc>
        <w:tc>
          <w:tcPr>
            <w:tcW w:w="0" w:type="auto"/>
            <w:noWrap/>
            <w:vAlign w:val="center"/>
            <w:hideMark/>
          </w:tcPr>
          <w:p w14:paraId="1897C100" w14:textId="77777777" w:rsidR="000F2D35" w:rsidRPr="009B5C01" w:rsidRDefault="000F2D3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25</w:t>
            </w:r>
          </w:p>
        </w:tc>
      </w:tr>
      <w:tr w:rsidR="00E8489E" w:rsidRPr="009B5C01" w14:paraId="1B9383DC" w14:textId="77777777" w:rsidTr="002260C8">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CB49EAB" w14:textId="2EC3A20C" w:rsidR="000F2D35" w:rsidRPr="009B5C01" w:rsidRDefault="000F2D35" w:rsidP="002260C8">
            <w:pPr>
              <w:jc w:val="center"/>
              <w:rPr>
                <w:rFonts w:asciiTheme="minorHAnsi" w:hAnsiTheme="minorHAnsi" w:cstheme="minorHAnsi"/>
                <w:sz w:val="20"/>
              </w:rPr>
            </w:pPr>
          </w:p>
        </w:tc>
        <w:tc>
          <w:tcPr>
            <w:tcW w:w="0" w:type="auto"/>
            <w:noWrap/>
            <w:vAlign w:val="center"/>
            <w:hideMark/>
          </w:tcPr>
          <w:p w14:paraId="2837E009"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MAXIMUM</w:t>
            </w:r>
          </w:p>
        </w:tc>
        <w:tc>
          <w:tcPr>
            <w:tcW w:w="0" w:type="auto"/>
            <w:noWrap/>
            <w:vAlign w:val="center"/>
            <w:hideMark/>
          </w:tcPr>
          <w:p w14:paraId="029A91EA"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101</w:t>
            </w:r>
          </w:p>
        </w:tc>
        <w:tc>
          <w:tcPr>
            <w:tcW w:w="0" w:type="auto"/>
            <w:noWrap/>
            <w:vAlign w:val="center"/>
            <w:hideMark/>
          </w:tcPr>
          <w:p w14:paraId="7EDC6CE9" w14:textId="222C6CB8" w:rsidR="000F2D35" w:rsidRPr="009B5C01" w:rsidRDefault="002333CB"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w:t>
            </w:r>
            <w:r w:rsidR="00984679" w:rsidRPr="009B5C01">
              <w:rPr>
                <w:rFonts w:asciiTheme="minorHAnsi" w:hAnsiTheme="minorHAnsi" w:cstheme="minorHAnsi"/>
                <w:sz w:val="20"/>
              </w:rPr>
              <w:t>3</w:t>
            </w:r>
          </w:p>
        </w:tc>
        <w:tc>
          <w:tcPr>
            <w:tcW w:w="0" w:type="auto"/>
            <w:noWrap/>
            <w:vAlign w:val="center"/>
            <w:hideMark/>
          </w:tcPr>
          <w:p w14:paraId="694B1B9C"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54</w:t>
            </w:r>
          </w:p>
        </w:tc>
        <w:tc>
          <w:tcPr>
            <w:tcW w:w="0" w:type="auto"/>
            <w:noWrap/>
            <w:vAlign w:val="center"/>
            <w:hideMark/>
          </w:tcPr>
          <w:p w14:paraId="016F0EE9"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354</w:t>
            </w:r>
          </w:p>
        </w:tc>
        <w:tc>
          <w:tcPr>
            <w:tcW w:w="0" w:type="auto"/>
            <w:noWrap/>
            <w:vAlign w:val="center"/>
            <w:hideMark/>
          </w:tcPr>
          <w:p w14:paraId="1C9BAEF4" w14:textId="77777777" w:rsidR="000F2D35" w:rsidRPr="009B5C01" w:rsidRDefault="000F2D35" w:rsidP="002260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312</w:t>
            </w:r>
          </w:p>
        </w:tc>
      </w:tr>
      <w:tr w:rsidR="003A01F5" w:rsidRPr="009B5C01" w14:paraId="519BB9B0" w14:textId="77777777" w:rsidTr="002260C8">
        <w:trPr>
          <w:trHeight w:val="297"/>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787667F4" w14:textId="77777777" w:rsidR="003A01F5" w:rsidRPr="009B5C01" w:rsidRDefault="003A01F5" w:rsidP="002260C8">
            <w:pPr>
              <w:jc w:val="center"/>
              <w:rPr>
                <w:rFonts w:asciiTheme="minorHAnsi" w:hAnsiTheme="minorHAnsi" w:cstheme="minorHAnsi"/>
                <w:sz w:val="20"/>
              </w:rPr>
            </w:pPr>
          </w:p>
        </w:tc>
        <w:tc>
          <w:tcPr>
            <w:tcW w:w="0" w:type="auto"/>
            <w:noWrap/>
            <w:vAlign w:val="center"/>
          </w:tcPr>
          <w:p w14:paraId="717EFB64" w14:textId="5E2F73A5"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WEIGHTED AVERAGE BASED ON POPULATION</w:t>
            </w:r>
          </w:p>
        </w:tc>
        <w:tc>
          <w:tcPr>
            <w:tcW w:w="0" w:type="auto"/>
            <w:noWrap/>
            <w:vAlign w:val="center"/>
          </w:tcPr>
          <w:p w14:paraId="2F7F1FFE" w14:textId="5D74718F"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49</w:t>
            </w:r>
          </w:p>
        </w:tc>
        <w:tc>
          <w:tcPr>
            <w:tcW w:w="0" w:type="auto"/>
            <w:noWrap/>
            <w:vAlign w:val="center"/>
          </w:tcPr>
          <w:p w14:paraId="3AFB2612" w14:textId="57355503"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6</w:t>
            </w:r>
          </w:p>
        </w:tc>
        <w:tc>
          <w:tcPr>
            <w:tcW w:w="0" w:type="auto"/>
            <w:noWrap/>
            <w:vAlign w:val="center"/>
          </w:tcPr>
          <w:p w14:paraId="4FF04F5D" w14:textId="340B3AAB"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23</w:t>
            </w:r>
          </w:p>
        </w:tc>
        <w:tc>
          <w:tcPr>
            <w:tcW w:w="0" w:type="auto"/>
            <w:noWrap/>
            <w:vAlign w:val="center"/>
          </w:tcPr>
          <w:p w14:paraId="51217FEC" w14:textId="2DD67F26"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152</w:t>
            </w:r>
          </w:p>
        </w:tc>
        <w:tc>
          <w:tcPr>
            <w:tcW w:w="0" w:type="auto"/>
            <w:noWrap/>
            <w:vAlign w:val="center"/>
          </w:tcPr>
          <w:p w14:paraId="0D35521C" w14:textId="18D8A428" w:rsidR="003A01F5" w:rsidRPr="009B5C01" w:rsidRDefault="003A01F5" w:rsidP="002260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9B5C01">
              <w:rPr>
                <w:rFonts w:asciiTheme="minorHAnsi" w:hAnsiTheme="minorHAnsi" w:cstheme="minorHAnsi"/>
                <w:sz w:val="20"/>
              </w:rPr>
              <w:t>87</w:t>
            </w:r>
          </w:p>
        </w:tc>
      </w:tr>
    </w:tbl>
    <w:p w14:paraId="59B14289" w14:textId="77777777" w:rsidR="000F2D35" w:rsidRPr="009B5C01" w:rsidRDefault="000F2D35" w:rsidP="007266B4">
      <w:pPr>
        <w:ind w:left="360"/>
        <w:jc w:val="both"/>
        <w:rPr>
          <w:rFonts w:asciiTheme="minorHAnsi" w:hAnsiTheme="minorHAnsi" w:cstheme="minorHAnsi"/>
        </w:rPr>
      </w:pPr>
    </w:p>
    <w:p w14:paraId="04792BAC" w14:textId="77777777" w:rsidR="000F2D35" w:rsidRPr="009B5C01" w:rsidRDefault="000F2D35" w:rsidP="00440D60">
      <w:pPr>
        <w:jc w:val="both"/>
        <w:rPr>
          <w:rFonts w:asciiTheme="minorHAnsi" w:hAnsiTheme="minorHAnsi" w:cstheme="minorHAnsi"/>
        </w:rPr>
      </w:pPr>
    </w:p>
    <w:p w14:paraId="743EBC3A" w14:textId="77777777" w:rsidR="00984679" w:rsidRPr="009B5C01" w:rsidRDefault="00984679" w:rsidP="00440D60">
      <w:pPr>
        <w:jc w:val="both"/>
        <w:rPr>
          <w:rFonts w:asciiTheme="minorHAnsi" w:hAnsiTheme="minorHAnsi" w:cstheme="minorHAnsi"/>
        </w:rPr>
      </w:pPr>
    </w:p>
    <w:p w14:paraId="2C11FCCA" w14:textId="77777777" w:rsidR="00984679" w:rsidRPr="009B5C01" w:rsidRDefault="00984679" w:rsidP="00BB0AC0">
      <w:pPr>
        <w:pStyle w:val="Heading2"/>
        <w:rPr>
          <w:rFonts w:asciiTheme="minorHAnsi" w:hAnsiTheme="minorHAnsi" w:cstheme="minorHAnsi"/>
        </w:rPr>
      </w:pPr>
    </w:p>
    <w:p w14:paraId="491B8D2D" w14:textId="77777777" w:rsidR="00984679" w:rsidRPr="009B5C01" w:rsidRDefault="00984679" w:rsidP="00BB0AC0">
      <w:pPr>
        <w:rPr>
          <w:rFonts w:asciiTheme="minorHAnsi" w:hAnsiTheme="minorHAnsi" w:cstheme="minorHAnsi"/>
        </w:rPr>
      </w:pPr>
    </w:p>
    <w:p w14:paraId="02ED7A68" w14:textId="77777777" w:rsidR="00984679" w:rsidRPr="009B5C01" w:rsidRDefault="00984679" w:rsidP="00BB0AC0">
      <w:pPr>
        <w:rPr>
          <w:rFonts w:asciiTheme="minorHAnsi" w:hAnsiTheme="minorHAnsi" w:cstheme="minorHAnsi"/>
        </w:rPr>
      </w:pPr>
    </w:p>
    <w:p w14:paraId="0B9F447C" w14:textId="77777777" w:rsidR="00CC3A51" w:rsidRPr="009B5C01" w:rsidRDefault="00CC3A51" w:rsidP="00BB0AC0">
      <w:pPr>
        <w:rPr>
          <w:rFonts w:asciiTheme="minorHAnsi" w:hAnsiTheme="minorHAnsi" w:cstheme="minorHAnsi"/>
        </w:rPr>
      </w:pPr>
    </w:p>
    <w:p w14:paraId="1258DC37" w14:textId="77777777" w:rsidR="00ED58E9" w:rsidRPr="009B5C01" w:rsidRDefault="00ED58E9" w:rsidP="009B5C01">
      <w:pPr>
        <w:pStyle w:val="Heading2"/>
        <w:ind w:left="1080"/>
        <w:rPr>
          <w:rFonts w:asciiTheme="minorHAnsi" w:hAnsiTheme="minorHAnsi" w:cstheme="minorHAnsi"/>
          <w:sz w:val="24"/>
          <w:szCs w:val="24"/>
        </w:rPr>
      </w:pPr>
    </w:p>
    <w:p w14:paraId="16DBD687" w14:textId="7C8C7255" w:rsidR="000F2D35" w:rsidRPr="009B5C01" w:rsidRDefault="000A3C35" w:rsidP="00440D60">
      <w:pPr>
        <w:pStyle w:val="Heading2"/>
        <w:numPr>
          <w:ilvl w:val="1"/>
          <w:numId w:val="1"/>
        </w:numPr>
        <w:rPr>
          <w:rFonts w:asciiTheme="minorHAnsi" w:hAnsiTheme="minorHAnsi" w:cstheme="minorHAnsi"/>
          <w:sz w:val="24"/>
          <w:szCs w:val="24"/>
        </w:rPr>
      </w:pPr>
      <w:bookmarkStart w:id="126" w:name="_Toc48491615"/>
      <w:r w:rsidRPr="009B5C01">
        <w:rPr>
          <w:rFonts w:asciiTheme="minorHAnsi" w:hAnsiTheme="minorHAnsi" w:cstheme="minorHAnsi"/>
          <w:sz w:val="24"/>
          <w:szCs w:val="24"/>
        </w:rPr>
        <w:t>Target Micronutrients Addition proposed for the SADC Minimum Standards</w:t>
      </w:r>
      <w:bookmarkEnd w:id="126"/>
    </w:p>
    <w:p w14:paraId="3E4BADCF" w14:textId="77777777" w:rsidR="00E8489E" w:rsidRPr="009B5C01" w:rsidRDefault="00E8489E" w:rsidP="00A50940">
      <w:pPr>
        <w:ind w:left="426"/>
        <w:jc w:val="both"/>
        <w:rPr>
          <w:rFonts w:asciiTheme="minorHAnsi" w:hAnsiTheme="minorHAnsi" w:cstheme="minorHAnsi"/>
        </w:rPr>
      </w:pPr>
    </w:p>
    <w:p w14:paraId="4D375B92" w14:textId="63AAF209" w:rsidR="00127373" w:rsidRPr="009B5C01" w:rsidRDefault="00127373" w:rsidP="00A50940">
      <w:pPr>
        <w:ind w:left="426"/>
        <w:jc w:val="both"/>
        <w:rPr>
          <w:rFonts w:asciiTheme="minorHAnsi" w:hAnsiTheme="minorHAnsi" w:cstheme="minorHAnsi"/>
        </w:rPr>
      </w:pPr>
      <w:commentRangeStart w:id="127"/>
      <w:r w:rsidRPr="005D2F95">
        <w:rPr>
          <w:rFonts w:asciiTheme="minorHAnsi" w:hAnsiTheme="minorHAnsi" w:cstheme="minorHAnsi"/>
          <w:highlight w:val="yellow"/>
          <w:rPrChange w:id="128" w:author="karen codling" w:date="2020-08-17T22:08:00Z">
            <w:rPr>
              <w:rFonts w:asciiTheme="minorHAnsi" w:hAnsiTheme="minorHAnsi" w:cstheme="minorHAnsi"/>
            </w:rPr>
          </w:rPrChange>
        </w:rPr>
        <w:t xml:space="preserve">The </w:t>
      </w:r>
      <w:r w:rsidR="007B6D32" w:rsidRPr="005D2F95">
        <w:rPr>
          <w:rFonts w:asciiTheme="minorHAnsi" w:hAnsiTheme="minorHAnsi" w:cstheme="minorHAnsi"/>
          <w:highlight w:val="yellow"/>
          <w:rPrChange w:id="129" w:author="karen codling" w:date="2020-08-17T22:08:00Z">
            <w:rPr>
              <w:rFonts w:asciiTheme="minorHAnsi" w:hAnsiTheme="minorHAnsi" w:cstheme="minorHAnsi"/>
            </w:rPr>
          </w:rPrChange>
        </w:rPr>
        <w:t xml:space="preserve">recommended minimum requirements </w:t>
      </w:r>
      <w:r w:rsidR="000A3C35" w:rsidRPr="005D2F95">
        <w:rPr>
          <w:rFonts w:asciiTheme="minorHAnsi" w:hAnsiTheme="minorHAnsi" w:cstheme="minorHAnsi"/>
          <w:highlight w:val="yellow"/>
          <w:rPrChange w:id="130" w:author="karen codling" w:date="2020-08-17T22:08:00Z">
            <w:rPr>
              <w:rFonts w:asciiTheme="minorHAnsi" w:hAnsiTheme="minorHAnsi" w:cstheme="minorHAnsi"/>
            </w:rPr>
          </w:rPrChange>
        </w:rPr>
        <w:t xml:space="preserve">provided </w:t>
      </w:r>
      <w:r w:rsidRPr="005D2F95">
        <w:rPr>
          <w:rFonts w:asciiTheme="minorHAnsi" w:hAnsiTheme="minorHAnsi" w:cstheme="minorHAnsi"/>
          <w:highlight w:val="yellow"/>
          <w:rPrChange w:id="131" w:author="karen codling" w:date="2020-08-17T22:08:00Z">
            <w:rPr>
              <w:rFonts w:asciiTheme="minorHAnsi" w:hAnsiTheme="minorHAnsi" w:cstheme="minorHAnsi"/>
            </w:rPr>
          </w:rPrChange>
        </w:rPr>
        <w:t xml:space="preserve">should be </w:t>
      </w:r>
      <w:r w:rsidR="005C78C2" w:rsidRPr="005D2F95">
        <w:rPr>
          <w:rFonts w:asciiTheme="minorHAnsi" w:hAnsiTheme="minorHAnsi" w:cstheme="minorHAnsi"/>
          <w:highlight w:val="yellow"/>
          <w:rPrChange w:id="132" w:author="karen codling" w:date="2020-08-17T22:08:00Z">
            <w:rPr>
              <w:rFonts w:asciiTheme="minorHAnsi" w:hAnsiTheme="minorHAnsi" w:cstheme="minorHAnsi"/>
            </w:rPr>
          </w:rPrChange>
        </w:rPr>
        <w:t xml:space="preserve">complied </w:t>
      </w:r>
      <w:r w:rsidR="00AA00B6" w:rsidRPr="005D2F95">
        <w:rPr>
          <w:rFonts w:asciiTheme="minorHAnsi" w:hAnsiTheme="minorHAnsi" w:cstheme="minorHAnsi"/>
          <w:highlight w:val="yellow"/>
          <w:rPrChange w:id="133" w:author="karen codling" w:date="2020-08-17T22:08:00Z">
            <w:rPr>
              <w:rFonts w:asciiTheme="minorHAnsi" w:hAnsiTheme="minorHAnsi" w:cstheme="minorHAnsi"/>
            </w:rPr>
          </w:rPrChange>
        </w:rPr>
        <w:t xml:space="preserve">with </w:t>
      </w:r>
      <w:r w:rsidR="005C78C2" w:rsidRPr="005D2F95">
        <w:rPr>
          <w:rFonts w:asciiTheme="minorHAnsi" w:hAnsiTheme="minorHAnsi" w:cstheme="minorHAnsi"/>
          <w:highlight w:val="yellow"/>
          <w:rPrChange w:id="134" w:author="karen codling" w:date="2020-08-17T22:08:00Z">
            <w:rPr>
              <w:rFonts w:asciiTheme="minorHAnsi" w:hAnsiTheme="minorHAnsi" w:cstheme="minorHAnsi"/>
            </w:rPr>
          </w:rPrChange>
        </w:rPr>
        <w:t>wherever</w:t>
      </w:r>
      <w:r w:rsidR="007B6D32" w:rsidRPr="005D2F95">
        <w:rPr>
          <w:rFonts w:asciiTheme="minorHAnsi" w:hAnsiTheme="minorHAnsi" w:cstheme="minorHAnsi"/>
          <w:highlight w:val="yellow"/>
          <w:rPrChange w:id="135" w:author="karen codling" w:date="2020-08-17T22:08:00Z">
            <w:rPr>
              <w:rFonts w:asciiTheme="minorHAnsi" w:hAnsiTheme="minorHAnsi" w:cstheme="minorHAnsi"/>
            </w:rPr>
          </w:rPrChange>
        </w:rPr>
        <w:t xml:space="preserve"> a </w:t>
      </w:r>
      <w:r w:rsidR="001510F2" w:rsidRPr="005D2F95">
        <w:rPr>
          <w:rFonts w:asciiTheme="minorHAnsi" w:hAnsiTheme="minorHAnsi" w:cstheme="minorHAnsi"/>
          <w:highlight w:val="yellow"/>
          <w:rPrChange w:id="136" w:author="karen codling" w:date="2020-08-17T22:08:00Z">
            <w:rPr>
              <w:rFonts w:asciiTheme="minorHAnsi" w:hAnsiTheme="minorHAnsi" w:cstheme="minorHAnsi"/>
            </w:rPr>
          </w:rPrChange>
        </w:rPr>
        <w:t xml:space="preserve">Member State </w:t>
      </w:r>
      <w:r w:rsidR="007B6D32" w:rsidRPr="005D2F95">
        <w:rPr>
          <w:rFonts w:asciiTheme="minorHAnsi" w:hAnsiTheme="minorHAnsi" w:cstheme="minorHAnsi"/>
          <w:highlight w:val="yellow"/>
          <w:rPrChange w:id="137" w:author="karen codling" w:date="2020-08-17T22:08:00Z">
            <w:rPr>
              <w:rFonts w:asciiTheme="minorHAnsi" w:hAnsiTheme="minorHAnsi" w:cstheme="minorHAnsi"/>
            </w:rPr>
          </w:rPrChange>
        </w:rPr>
        <w:t>fortifies for export within the region to ensure acceptance.</w:t>
      </w:r>
      <w:r w:rsidR="007B6D32" w:rsidRPr="009B5C01">
        <w:rPr>
          <w:rFonts w:asciiTheme="minorHAnsi" w:hAnsiTheme="minorHAnsi" w:cstheme="minorHAnsi"/>
        </w:rPr>
        <w:t xml:space="preserve"> </w:t>
      </w:r>
      <w:commentRangeEnd w:id="127"/>
      <w:r w:rsidR="00E72371">
        <w:rPr>
          <w:rStyle w:val="CommentReference"/>
          <w:rFonts w:asciiTheme="minorHAnsi" w:eastAsiaTheme="minorHAnsi" w:hAnsiTheme="minorHAnsi" w:cstheme="minorBidi"/>
        </w:rPr>
        <w:commentReference w:id="127"/>
      </w:r>
      <w:r w:rsidR="000A3C35" w:rsidRPr="009B5C01">
        <w:rPr>
          <w:rFonts w:asciiTheme="minorHAnsi" w:hAnsiTheme="minorHAnsi" w:cstheme="minorHAnsi"/>
        </w:rPr>
        <w:t xml:space="preserve">It is expected that </w:t>
      </w:r>
      <w:r w:rsidR="000247B3">
        <w:rPr>
          <w:rFonts w:asciiTheme="minorHAnsi" w:hAnsiTheme="minorHAnsi" w:cstheme="minorHAnsi"/>
        </w:rPr>
        <w:t>Member States</w:t>
      </w:r>
      <w:r w:rsidR="00440D60" w:rsidRPr="009B5C01">
        <w:rPr>
          <w:rFonts w:asciiTheme="minorHAnsi" w:hAnsiTheme="minorHAnsi" w:cstheme="minorHAnsi"/>
        </w:rPr>
        <w:t>,</w:t>
      </w:r>
      <w:r w:rsidR="007B6D32" w:rsidRPr="009B5C01">
        <w:rPr>
          <w:rFonts w:asciiTheme="minorHAnsi" w:hAnsiTheme="minorHAnsi" w:cstheme="minorHAnsi"/>
        </w:rPr>
        <w:t xml:space="preserve"> justified by local </w:t>
      </w:r>
      <w:r w:rsidR="005C78C2" w:rsidRPr="009B5C01">
        <w:rPr>
          <w:rFonts w:asciiTheme="minorHAnsi" w:hAnsiTheme="minorHAnsi" w:cstheme="minorHAnsi"/>
        </w:rPr>
        <w:t>conditions</w:t>
      </w:r>
      <w:r w:rsidR="007B6D32" w:rsidRPr="009B5C01">
        <w:rPr>
          <w:rFonts w:asciiTheme="minorHAnsi" w:hAnsiTheme="minorHAnsi" w:cstheme="minorHAnsi"/>
        </w:rPr>
        <w:t xml:space="preserve">, </w:t>
      </w:r>
      <w:r w:rsidR="000A3C35" w:rsidRPr="009B5C01">
        <w:rPr>
          <w:rFonts w:asciiTheme="minorHAnsi" w:hAnsiTheme="minorHAnsi" w:cstheme="minorHAnsi"/>
        </w:rPr>
        <w:t>may</w:t>
      </w:r>
      <w:r w:rsidR="007B6D32" w:rsidRPr="009B5C01">
        <w:rPr>
          <w:rFonts w:asciiTheme="minorHAnsi" w:hAnsiTheme="minorHAnsi" w:cstheme="minorHAnsi"/>
        </w:rPr>
        <w:t xml:space="preserve"> add higher levels of the micronutrients or add more micronutrients than </w:t>
      </w:r>
      <w:r w:rsidR="005C78C2" w:rsidRPr="009B5C01">
        <w:rPr>
          <w:rFonts w:asciiTheme="minorHAnsi" w:hAnsiTheme="minorHAnsi" w:cstheme="minorHAnsi"/>
        </w:rPr>
        <w:t>those in</w:t>
      </w:r>
      <w:r w:rsidR="007B6D32" w:rsidRPr="009B5C01">
        <w:rPr>
          <w:rFonts w:asciiTheme="minorHAnsi" w:hAnsiTheme="minorHAnsi" w:cstheme="minorHAnsi"/>
        </w:rPr>
        <w:t xml:space="preserve"> the tables.</w:t>
      </w:r>
      <w:r w:rsidR="000A3C35" w:rsidRPr="009B5C01">
        <w:rPr>
          <w:rFonts w:asciiTheme="minorHAnsi" w:hAnsiTheme="minorHAnsi" w:cstheme="minorHAnsi"/>
        </w:rPr>
        <w:t xml:space="preserve"> At present, fortified foods are traded within the region despite have different fortification levels</w:t>
      </w:r>
      <w:r w:rsidR="00440D60" w:rsidRPr="009B5C01">
        <w:rPr>
          <w:rFonts w:asciiTheme="minorHAnsi" w:hAnsiTheme="minorHAnsi" w:cstheme="minorHAnsi"/>
        </w:rPr>
        <w:t xml:space="preserve"> </w:t>
      </w:r>
      <w:r w:rsidR="000A3C35" w:rsidRPr="009B5C01">
        <w:rPr>
          <w:rFonts w:asciiTheme="minorHAnsi" w:hAnsiTheme="minorHAnsi" w:cstheme="minorHAnsi"/>
        </w:rPr>
        <w:t>because adherence to local standard is not strictly enforced. These standards will provide for a unif</w:t>
      </w:r>
      <w:r w:rsidR="00440D60" w:rsidRPr="009B5C01">
        <w:rPr>
          <w:rFonts w:asciiTheme="minorHAnsi" w:hAnsiTheme="minorHAnsi" w:cstheme="minorHAnsi"/>
        </w:rPr>
        <w:t>orm means of certifying intra-regional products while maintaining national standards.</w:t>
      </w:r>
      <w:r w:rsidR="00976302" w:rsidRPr="009B5C01">
        <w:rPr>
          <w:rFonts w:asciiTheme="minorHAnsi" w:hAnsiTheme="minorHAnsi" w:cstheme="minorHAnsi"/>
        </w:rPr>
        <w:t xml:space="preserve"> </w:t>
      </w:r>
      <w:r w:rsidR="00AA00B6" w:rsidRPr="009B5C01">
        <w:rPr>
          <w:rFonts w:asciiTheme="minorHAnsi" w:hAnsiTheme="minorHAnsi" w:cstheme="minorHAnsi"/>
        </w:rPr>
        <w:t>The selected target addition</w:t>
      </w:r>
      <w:r w:rsidR="00ED58E9" w:rsidRPr="009B5C01">
        <w:rPr>
          <w:rFonts w:asciiTheme="minorHAnsi" w:hAnsiTheme="minorHAnsi" w:cstheme="minorHAnsi"/>
        </w:rPr>
        <w:t>s</w:t>
      </w:r>
      <w:r w:rsidR="00AA00B6" w:rsidRPr="009B5C01">
        <w:rPr>
          <w:rFonts w:asciiTheme="minorHAnsi" w:hAnsiTheme="minorHAnsi" w:cstheme="minorHAnsi"/>
        </w:rPr>
        <w:t xml:space="preserve"> of micronutrients or fortification level</w:t>
      </w:r>
      <w:r w:rsidR="00ED58E9" w:rsidRPr="009B5C01">
        <w:rPr>
          <w:rFonts w:asciiTheme="minorHAnsi" w:hAnsiTheme="minorHAnsi" w:cstheme="minorHAnsi"/>
        </w:rPr>
        <w:t>s</w:t>
      </w:r>
      <w:r w:rsidR="00AA00B6" w:rsidRPr="009B5C01">
        <w:rPr>
          <w:rFonts w:asciiTheme="minorHAnsi" w:hAnsiTheme="minorHAnsi" w:cstheme="minorHAnsi"/>
        </w:rPr>
        <w:t xml:space="preserve"> (FL) </w:t>
      </w:r>
      <w:r w:rsidR="002709DA" w:rsidRPr="009B5C01">
        <w:rPr>
          <w:rFonts w:asciiTheme="minorHAnsi" w:hAnsiTheme="minorHAnsi" w:cstheme="minorHAnsi"/>
        </w:rPr>
        <w:t>for the</w:t>
      </w:r>
      <w:r w:rsidR="00764FDC" w:rsidRPr="009B5C01">
        <w:rPr>
          <w:rFonts w:asciiTheme="minorHAnsi" w:hAnsiTheme="minorHAnsi" w:cstheme="minorHAnsi"/>
        </w:rPr>
        <w:t xml:space="preserve"> </w:t>
      </w:r>
      <w:r w:rsidR="00ED58E9" w:rsidRPr="009B5C01">
        <w:rPr>
          <w:rFonts w:asciiTheme="minorHAnsi" w:hAnsiTheme="minorHAnsi" w:cstheme="minorHAnsi"/>
        </w:rPr>
        <w:t xml:space="preserve">five </w:t>
      </w:r>
      <w:r w:rsidR="00764FDC" w:rsidRPr="009B5C01">
        <w:rPr>
          <w:rFonts w:asciiTheme="minorHAnsi" w:hAnsiTheme="minorHAnsi" w:cstheme="minorHAnsi"/>
        </w:rPr>
        <w:t>foods</w:t>
      </w:r>
      <w:r w:rsidR="00AA00B6" w:rsidRPr="009B5C01">
        <w:rPr>
          <w:rFonts w:asciiTheme="minorHAnsi" w:hAnsiTheme="minorHAnsi" w:cstheme="minorHAnsi"/>
        </w:rPr>
        <w:t xml:space="preserve"> are provided in Table</w:t>
      </w:r>
      <w:r w:rsidR="00764FDC" w:rsidRPr="009B5C01">
        <w:rPr>
          <w:rFonts w:asciiTheme="minorHAnsi" w:hAnsiTheme="minorHAnsi" w:cstheme="minorHAnsi"/>
        </w:rPr>
        <w:t>s</w:t>
      </w:r>
      <w:r w:rsidR="00AA00B6" w:rsidRPr="009B5C01">
        <w:rPr>
          <w:rFonts w:asciiTheme="minorHAnsi" w:hAnsiTheme="minorHAnsi" w:cstheme="minorHAnsi"/>
        </w:rPr>
        <w:t xml:space="preserve"> </w:t>
      </w:r>
      <w:r w:rsidR="005D1E54" w:rsidRPr="009B5C01">
        <w:rPr>
          <w:rFonts w:asciiTheme="minorHAnsi" w:hAnsiTheme="minorHAnsi" w:cstheme="minorHAnsi"/>
        </w:rPr>
        <w:t>2</w:t>
      </w:r>
      <w:r w:rsidR="00764FDC" w:rsidRPr="009B5C01">
        <w:rPr>
          <w:rFonts w:asciiTheme="minorHAnsi" w:hAnsiTheme="minorHAnsi" w:cstheme="minorHAnsi"/>
        </w:rPr>
        <w:t xml:space="preserve"> through </w:t>
      </w:r>
      <w:r w:rsidR="004A1E65">
        <w:rPr>
          <w:rFonts w:asciiTheme="minorHAnsi" w:hAnsiTheme="minorHAnsi" w:cstheme="minorHAnsi"/>
        </w:rPr>
        <w:t>8</w:t>
      </w:r>
      <w:r w:rsidR="00AA00B6" w:rsidRPr="009B5C01">
        <w:rPr>
          <w:rFonts w:asciiTheme="minorHAnsi" w:hAnsiTheme="minorHAnsi" w:cstheme="minorHAnsi"/>
        </w:rPr>
        <w:t>.</w:t>
      </w:r>
      <w:r w:rsidR="00ED58E9" w:rsidRPr="009B5C01">
        <w:rPr>
          <w:rFonts w:asciiTheme="minorHAnsi" w:hAnsiTheme="minorHAnsi" w:cstheme="minorHAnsi"/>
        </w:rPr>
        <w:t xml:space="preserve"> The figures provided in the tables refer to the micronutrient content and not the fortification compound.</w:t>
      </w:r>
    </w:p>
    <w:p w14:paraId="047FC474" w14:textId="77777777" w:rsidR="0099211D" w:rsidRPr="009B5C01" w:rsidRDefault="0099211D" w:rsidP="00A50940">
      <w:pPr>
        <w:ind w:left="426"/>
        <w:jc w:val="both"/>
        <w:rPr>
          <w:rFonts w:asciiTheme="minorHAnsi" w:hAnsiTheme="minorHAnsi" w:cstheme="minorHAnsi"/>
        </w:rPr>
      </w:pPr>
    </w:p>
    <w:p w14:paraId="364CE0D9" w14:textId="020E90D8" w:rsidR="00E8489E" w:rsidRPr="009B5C01" w:rsidRDefault="00E8489E" w:rsidP="00EE676A">
      <w:pPr>
        <w:pStyle w:val="Heading2"/>
        <w:rPr>
          <w:rFonts w:asciiTheme="minorHAnsi" w:hAnsiTheme="minorHAnsi" w:cstheme="minorHAnsi"/>
        </w:rPr>
      </w:pPr>
      <w:bookmarkStart w:id="138" w:name="_Toc48491616"/>
      <w:r w:rsidRPr="009B5C01">
        <w:rPr>
          <w:rFonts w:asciiTheme="minorHAnsi" w:hAnsiTheme="minorHAnsi" w:cstheme="minorHAnsi"/>
        </w:rPr>
        <w:lastRenderedPageBreak/>
        <w:t xml:space="preserve">Table </w:t>
      </w:r>
      <w:r w:rsidR="004D2643" w:rsidRPr="009B5C01">
        <w:rPr>
          <w:rFonts w:asciiTheme="minorHAnsi" w:hAnsiTheme="minorHAnsi" w:cstheme="minorHAnsi"/>
          <w:noProof/>
        </w:rPr>
        <w:fldChar w:fldCharType="begin"/>
      </w:r>
      <w:r w:rsidR="004D2643" w:rsidRPr="009B5C01">
        <w:rPr>
          <w:rFonts w:asciiTheme="minorHAnsi" w:hAnsiTheme="minorHAnsi" w:cstheme="minorHAnsi"/>
          <w:noProof/>
        </w:rPr>
        <w:instrText xml:space="preserve"> SEQ Table \* ARABIC </w:instrText>
      </w:r>
      <w:r w:rsidR="004D2643" w:rsidRPr="009B5C01">
        <w:rPr>
          <w:rFonts w:asciiTheme="minorHAnsi" w:hAnsiTheme="minorHAnsi" w:cstheme="minorHAnsi"/>
          <w:noProof/>
        </w:rPr>
        <w:fldChar w:fldCharType="separate"/>
      </w:r>
      <w:r w:rsidR="004A1E65">
        <w:rPr>
          <w:rFonts w:asciiTheme="minorHAnsi" w:hAnsiTheme="minorHAnsi" w:cstheme="minorHAnsi"/>
          <w:noProof/>
        </w:rPr>
        <w:t>2</w:t>
      </w:r>
      <w:r w:rsidR="004D2643" w:rsidRPr="009B5C01">
        <w:rPr>
          <w:rFonts w:asciiTheme="minorHAnsi" w:hAnsiTheme="minorHAnsi" w:cstheme="minorHAnsi"/>
          <w:noProof/>
        </w:rPr>
        <w:fldChar w:fldCharType="end"/>
      </w:r>
      <w:r w:rsidR="00E41101" w:rsidRPr="009B5C01">
        <w:rPr>
          <w:rFonts w:asciiTheme="minorHAnsi" w:hAnsiTheme="minorHAnsi" w:cstheme="minorHAnsi"/>
        </w:rPr>
        <w:t xml:space="preserve">: </w:t>
      </w:r>
      <w:r w:rsidRPr="009B5C01">
        <w:rPr>
          <w:rFonts w:asciiTheme="minorHAnsi" w:hAnsiTheme="minorHAnsi" w:cstheme="minorHAnsi"/>
        </w:rPr>
        <w:t xml:space="preserve"> Micronutrient content of Fortified Wheat Flour</w:t>
      </w:r>
      <w:r w:rsidR="003808D9" w:rsidRPr="009B5C01">
        <w:rPr>
          <w:rFonts w:asciiTheme="minorHAnsi" w:hAnsiTheme="minorHAnsi" w:cstheme="minorHAnsi"/>
        </w:rPr>
        <w:t xml:space="preserve"> – Low</w:t>
      </w:r>
      <w:r w:rsidR="00DE581C" w:rsidRPr="009B5C01">
        <w:rPr>
          <w:rStyle w:val="FootnoteReference"/>
          <w:rFonts w:asciiTheme="minorHAnsi" w:hAnsiTheme="minorHAnsi" w:cstheme="minorHAnsi"/>
        </w:rPr>
        <w:footnoteReference w:id="11"/>
      </w:r>
      <w:r w:rsidR="003808D9" w:rsidRPr="009B5C01">
        <w:rPr>
          <w:rFonts w:asciiTheme="minorHAnsi" w:hAnsiTheme="minorHAnsi" w:cstheme="minorHAnsi"/>
        </w:rPr>
        <w:t xml:space="preserve"> Extraction (refined)</w:t>
      </w:r>
      <w:bookmarkEnd w:id="138"/>
    </w:p>
    <w:tbl>
      <w:tblPr>
        <w:tblW w:w="5392"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1984"/>
        <w:gridCol w:w="1276"/>
        <w:gridCol w:w="988"/>
        <w:gridCol w:w="1054"/>
        <w:gridCol w:w="1025"/>
        <w:gridCol w:w="1019"/>
        <w:gridCol w:w="1239"/>
      </w:tblGrid>
      <w:tr w:rsidR="00EE676A" w:rsidRPr="009B5C01" w14:paraId="2F168AC8" w14:textId="77777777" w:rsidTr="00EE676A">
        <w:trPr>
          <w:trHeight w:val="218"/>
        </w:trPr>
        <w:tc>
          <w:tcPr>
            <w:tcW w:w="863" w:type="pct"/>
            <w:shd w:val="clear" w:color="auto" w:fill="auto"/>
            <w:noWrap/>
            <w:vAlign w:val="bottom"/>
          </w:tcPr>
          <w:p w14:paraId="4AE0A70B" w14:textId="3645D6C7" w:rsidR="00127373" w:rsidRPr="009B5C01" w:rsidRDefault="00127373" w:rsidP="002709DA">
            <w:pPr>
              <w:rPr>
                <w:rFonts w:asciiTheme="minorHAnsi" w:hAnsiTheme="minorHAnsi" w:cstheme="minorHAnsi"/>
                <w:b/>
                <w:bCs/>
                <w:sz w:val="22"/>
              </w:rPr>
            </w:pPr>
          </w:p>
        </w:tc>
        <w:tc>
          <w:tcPr>
            <w:tcW w:w="956" w:type="pct"/>
            <w:shd w:val="clear" w:color="auto" w:fill="auto"/>
            <w:noWrap/>
            <w:vAlign w:val="bottom"/>
          </w:tcPr>
          <w:p w14:paraId="277538EC" w14:textId="304D6710" w:rsidR="00127373" w:rsidRPr="009B5C01" w:rsidRDefault="00127373" w:rsidP="00DB4C3F">
            <w:pPr>
              <w:rPr>
                <w:rFonts w:asciiTheme="minorHAnsi" w:hAnsiTheme="minorHAnsi" w:cstheme="minorHAnsi"/>
                <w:b/>
                <w:bCs/>
                <w:sz w:val="22"/>
              </w:rPr>
            </w:pPr>
          </w:p>
        </w:tc>
        <w:tc>
          <w:tcPr>
            <w:tcW w:w="615" w:type="pct"/>
            <w:shd w:val="clear" w:color="auto" w:fill="auto"/>
            <w:noWrap/>
            <w:vAlign w:val="bottom"/>
          </w:tcPr>
          <w:p w14:paraId="57158D1A" w14:textId="386F6D9D" w:rsidR="00127373" w:rsidRPr="009B5C01" w:rsidRDefault="001E539F" w:rsidP="00DB4C3F">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1478" w:type="pct"/>
            <w:gridSpan w:val="3"/>
            <w:shd w:val="clear" w:color="auto" w:fill="auto"/>
            <w:noWrap/>
            <w:vAlign w:val="bottom"/>
          </w:tcPr>
          <w:p w14:paraId="70D2F057" w14:textId="77777777" w:rsidR="00127373" w:rsidRPr="009B5C01" w:rsidRDefault="00127373" w:rsidP="00DB4C3F">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1088" w:type="pct"/>
            <w:gridSpan w:val="2"/>
            <w:shd w:val="clear" w:color="auto" w:fill="auto"/>
            <w:noWrap/>
            <w:vAlign w:val="bottom"/>
          </w:tcPr>
          <w:p w14:paraId="675B27E6" w14:textId="77777777" w:rsidR="00127373" w:rsidRPr="009B5C01" w:rsidRDefault="00127373" w:rsidP="00DB4C3F">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E8489E" w:rsidRPr="009B5C01" w14:paraId="7A2EAF07" w14:textId="77777777" w:rsidTr="00C0131E">
        <w:trPr>
          <w:trHeight w:val="218"/>
        </w:trPr>
        <w:tc>
          <w:tcPr>
            <w:tcW w:w="863" w:type="pct"/>
            <w:shd w:val="clear" w:color="auto" w:fill="auto"/>
            <w:noWrap/>
            <w:vAlign w:val="bottom"/>
          </w:tcPr>
          <w:p w14:paraId="0ED6E789" w14:textId="5F45D971"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Micronutrients</w:t>
            </w:r>
          </w:p>
        </w:tc>
        <w:tc>
          <w:tcPr>
            <w:tcW w:w="956" w:type="pct"/>
            <w:shd w:val="clear" w:color="auto" w:fill="auto"/>
            <w:noWrap/>
            <w:vAlign w:val="bottom"/>
          </w:tcPr>
          <w:p w14:paraId="657D342E" w14:textId="15B3A1B7" w:rsidR="001D4E74" w:rsidRPr="009B5C01" w:rsidRDefault="001D4E74" w:rsidP="001D4E74">
            <w:pPr>
              <w:rPr>
                <w:rFonts w:asciiTheme="minorHAnsi" w:hAnsiTheme="minorHAnsi" w:cstheme="minorHAnsi"/>
                <w:sz w:val="22"/>
              </w:rPr>
            </w:pPr>
            <w:r w:rsidRPr="009B5C01">
              <w:rPr>
                <w:rFonts w:asciiTheme="minorHAnsi" w:hAnsiTheme="minorHAnsi" w:cstheme="minorHAnsi"/>
                <w:b/>
                <w:bCs/>
                <w:sz w:val="22"/>
              </w:rPr>
              <w:t>Fortificant compound</w:t>
            </w:r>
          </w:p>
        </w:tc>
        <w:tc>
          <w:tcPr>
            <w:tcW w:w="615" w:type="pct"/>
            <w:shd w:val="clear" w:color="auto" w:fill="auto"/>
            <w:noWrap/>
            <w:vAlign w:val="bottom"/>
          </w:tcPr>
          <w:p w14:paraId="0F47B882"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FL</w:t>
            </w:r>
            <w:r w:rsidRPr="009B5C01">
              <w:rPr>
                <w:rStyle w:val="FootnoteReference"/>
                <w:rFonts w:asciiTheme="minorHAnsi" w:hAnsiTheme="minorHAnsi" w:cstheme="minorHAnsi"/>
                <w:b/>
                <w:bCs/>
                <w:sz w:val="22"/>
              </w:rPr>
              <w:footnoteReference w:id="12"/>
            </w:r>
          </w:p>
        </w:tc>
        <w:tc>
          <w:tcPr>
            <w:tcW w:w="476" w:type="pct"/>
            <w:shd w:val="clear" w:color="auto" w:fill="auto"/>
            <w:noWrap/>
            <w:vAlign w:val="bottom"/>
          </w:tcPr>
          <w:p w14:paraId="4D7E0700"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mFL</w:t>
            </w:r>
            <w:r w:rsidRPr="009B5C01">
              <w:rPr>
                <w:rStyle w:val="FootnoteReference"/>
                <w:rFonts w:asciiTheme="minorHAnsi" w:hAnsiTheme="minorHAnsi" w:cstheme="minorHAnsi"/>
                <w:b/>
                <w:bCs/>
                <w:sz w:val="22"/>
              </w:rPr>
              <w:footnoteReference w:id="13"/>
            </w:r>
            <w:r w:rsidRPr="009B5C01">
              <w:rPr>
                <w:rFonts w:asciiTheme="minorHAnsi" w:hAnsiTheme="minorHAnsi" w:cstheme="minorHAnsi"/>
                <w:b/>
                <w:bCs/>
                <w:sz w:val="22"/>
              </w:rPr>
              <w:t xml:space="preserve"> (1)</w:t>
            </w:r>
          </w:p>
        </w:tc>
        <w:tc>
          <w:tcPr>
            <w:tcW w:w="508" w:type="pct"/>
            <w:shd w:val="clear" w:color="auto" w:fill="auto"/>
            <w:noWrap/>
            <w:vAlign w:val="bottom"/>
          </w:tcPr>
          <w:p w14:paraId="76DF788B"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Average (2)</w:t>
            </w:r>
          </w:p>
        </w:tc>
        <w:tc>
          <w:tcPr>
            <w:tcW w:w="494" w:type="pct"/>
            <w:shd w:val="clear" w:color="auto" w:fill="auto"/>
            <w:noWrap/>
            <w:vAlign w:val="bottom"/>
          </w:tcPr>
          <w:p w14:paraId="76205BC3"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MFL</w:t>
            </w:r>
            <w:r w:rsidRPr="009B5C01">
              <w:rPr>
                <w:rStyle w:val="FootnoteReference"/>
                <w:rFonts w:asciiTheme="minorHAnsi" w:hAnsiTheme="minorHAnsi" w:cstheme="minorHAnsi"/>
                <w:b/>
                <w:bCs/>
                <w:sz w:val="22"/>
              </w:rPr>
              <w:footnoteReference w:id="14"/>
            </w:r>
            <w:r w:rsidRPr="009B5C01">
              <w:rPr>
                <w:rFonts w:asciiTheme="minorHAnsi" w:hAnsiTheme="minorHAnsi" w:cstheme="minorHAnsi"/>
                <w:b/>
                <w:bCs/>
                <w:sz w:val="22"/>
              </w:rPr>
              <w:t xml:space="preserve"> (3)</w:t>
            </w:r>
          </w:p>
        </w:tc>
        <w:tc>
          <w:tcPr>
            <w:tcW w:w="491" w:type="pct"/>
            <w:shd w:val="clear" w:color="auto" w:fill="auto"/>
            <w:noWrap/>
            <w:vAlign w:val="bottom"/>
          </w:tcPr>
          <w:p w14:paraId="526D3E00"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LmL</w:t>
            </w:r>
            <w:r w:rsidRPr="009B5C01">
              <w:rPr>
                <w:rStyle w:val="FootnoteReference"/>
                <w:rFonts w:asciiTheme="minorHAnsi" w:hAnsiTheme="minorHAnsi" w:cstheme="minorHAnsi"/>
                <w:b/>
                <w:bCs/>
                <w:sz w:val="22"/>
              </w:rPr>
              <w:footnoteReference w:id="15"/>
            </w:r>
            <w:r w:rsidRPr="009B5C01">
              <w:rPr>
                <w:rFonts w:asciiTheme="minorHAnsi" w:hAnsiTheme="minorHAnsi" w:cstheme="minorHAnsi"/>
                <w:b/>
                <w:bCs/>
                <w:sz w:val="22"/>
              </w:rPr>
              <w:t xml:space="preserve"> (4)</w:t>
            </w:r>
          </w:p>
        </w:tc>
        <w:tc>
          <w:tcPr>
            <w:tcW w:w="597" w:type="pct"/>
            <w:shd w:val="clear" w:color="auto" w:fill="auto"/>
            <w:noWrap/>
            <w:vAlign w:val="bottom"/>
          </w:tcPr>
          <w:p w14:paraId="43F07113"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MTL</w:t>
            </w:r>
            <w:r w:rsidRPr="009B5C01">
              <w:rPr>
                <w:rStyle w:val="FootnoteReference"/>
                <w:rFonts w:asciiTheme="minorHAnsi" w:hAnsiTheme="minorHAnsi" w:cstheme="minorHAnsi"/>
                <w:b/>
                <w:bCs/>
                <w:sz w:val="22"/>
              </w:rPr>
              <w:footnoteReference w:id="16"/>
            </w:r>
            <w:r w:rsidRPr="009B5C01">
              <w:rPr>
                <w:rFonts w:asciiTheme="minorHAnsi" w:hAnsiTheme="minorHAnsi" w:cstheme="minorHAnsi"/>
                <w:b/>
                <w:bCs/>
                <w:sz w:val="22"/>
              </w:rPr>
              <w:t xml:space="preserve"> (5)</w:t>
            </w:r>
          </w:p>
        </w:tc>
      </w:tr>
      <w:tr w:rsidR="00E8489E" w:rsidRPr="009B5C01" w14:paraId="4B20F6D2" w14:textId="77777777" w:rsidTr="00C0131E">
        <w:trPr>
          <w:trHeight w:val="218"/>
        </w:trPr>
        <w:tc>
          <w:tcPr>
            <w:tcW w:w="863" w:type="pct"/>
            <w:shd w:val="clear" w:color="auto" w:fill="auto"/>
            <w:noWrap/>
            <w:vAlign w:val="bottom"/>
          </w:tcPr>
          <w:p w14:paraId="6BFDAA88" w14:textId="77777777" w:rsidR="001D4E74" w:rsidRPr="009B5C01" w:rsidRDefault="001D4E74" w:rsidP="001D4E74">
            <w:pPr>
              <w:jc w:val="center"/>
              <w:rPr>
                <w:rFonts w:asciiTheme="minorHAnsi" w:hAnsiTheme="minorHAnsi" w:cstheme="minorHAnsi"/>
                <w:sz w:val="22"/>
              </w:rPr>
            </w:pPr>
          </w:p>
        </w:tc>
        <w:tc>
          <w:tcPr>
            <w:tcW w:w="956" w:type="pct"/>
            <w:shd w:val="clear" w:color="auto" w:fill="auto"/>
            <w:noWrap/>
            <w:vAlign w:val="bottom"/>
          </w:tcPr>
          <w:p w14:paraId="7D842182" w14:textId="77777777" w:rsidR="001D4E74" w:rsidRPr="009B5C01" w:rsidRDefault="001D4E74" w:rsidP="001D4E74">
            <w:pPr>
              <w:rPr>
                <w:rFonts w:asciiTheme="minorHAnsi" w:hAnsiTheme="minorHAnsi" w:cstheme="minorHAnsi"/>
                <w:sz w:val="22"/>
              </w:rPr>
            </w:pPr>
          </w:p>
        </w:tc>
        <w:tc>
          <w:tcPr>
            <w:tcW w:w="615" w:type="pct"/>
            <w:shd w:val="clear" w:color="auto" w:fill="auto"/>
            <w:noWrap/>
            <w:vAlign w:val="bottom"/>
          </w:tcPr>
          <w:p w14:paraId="51066D0A"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c>
          <w:tcPr>
            <w:tcW w:w="476" w:type="pct"/>
            <w:shd w:val="clear" w:color="auto" w:fill="auto"/>
            <w:noWrap/>
            <w:vAlign w:val="bottom"/>
          </w:tcPr>
          <w:p w14:paraId="7E91F95D"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c>
          <w:tcPr>
            <w:tcW w:w="508" w:type="pct"/>
            <w:shd w:val="clear" w:color="auto" w:fill="auto"/>
            <w:noWrap/>
            <w:vAlign w:val="bottom"/>
          </w:tcPr>
          <w:p w14:paraId="411851BB"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c>
          <w:tcPr>
            <w:tcW w:w="494" w:type="pct"/>
            <w:shd w:val="clear" w:color="auto" w:fill="auto"/>
            <w:noWrap/>
            <w:vAlign w:val="bottom"/>
          </w:tcPr>
          <w:p w14:paraId="5D0450F8"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c>
          <w:tcPr>
            <w:tcW w:w="491" w:type="pct"/>
            <w:shd w:val="clear" w:color="auto" w:fill="auto"/>
            <w:noWrap/>
            <w:vAlign w:val="bottom"/>
          </w:tcPr>
          <w:p w14:paraId="09A3125D"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c>
          <w:tcPr>
            <w:tcW w:w="597" w:type="pct"/>
            <w:shd w:val="clear" w:color="auto" w:fill="auto"/>
            <w:noWrap/>
            <w:vAlign w:val="bottom"/>
          </w:tcPr>
          <w:p w14:paraId="50042C36"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b/>
                <w:bCs/>
                <w:sz w:val="22"/>
              </w:rPr>
              <w:t>(mg/kg)</w:t>
            </w:r>
          </w:p>
        </w:tc>
      </w:tr>
      <w:tr w:rsidR="00E8489E" w:rsidRPr="009B5C01" w14:paraId="0DAFD924" w14:textId="77777777" w:rsidTr="00C0131E">
        <w:trPr>
          <w:trHeight w:val="218"/>
        </w:trPr>
        <w:tc>
          <w:tcPr>
            <w:tcW w:w="863" w:type="pct"/>
            <w:shd w:val="clear" w:color="auto" w:fill="auto"/>
            <w:noWrap/>
            <w:vAlign w:val="bottom"/>
          </w:tcPr>
          <w:p w14:paraId="4AA9C302"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Vitamin A</w:t>
            </w:r>
          </w:p>
        </w:tc>
        <w:tc>
          <w:tcPr>
            <w:tcW w:w="956" w:type="pct"/>
            <w:shd w:val="clear" w:color="auto" w:fill="auto"/>
            <w:noWrap/>
            <w:vAlign w:val="bottom"/>
          </w:tcPr>
          <w:p w14:paraId="6DAB1311"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Retinyl Palmitate- 250,000 IU/g (dry)</w:t>
            </w:r>
          </w:p>
        </w:tc>
        <w:tc>
          <w:tcPr>
            <w:tcW w:w="615" w:type="pct"/>
            <w:shd w:val="clear" w:color="auto" w:fill="auto"/>
            <w:noWrap/>
            <w:vAlign w:val="bottom"/>
          </w:tcPr>
          <w:p w14:paraId="5707703B"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1.5</w:t>
            </w:r>
          </w:p>
        </w:tc>
        <w:tc>
          <w:tcPr>
            <w:tcW w:w="476" w:type="pct"/>
            <w:shd w:val="clear" w:color="auto" w:fill="auto"/>
            <w:noWrap/>
            <w:vAlign w:val="bottom"/>
          </w:tcPr>
          <w:p w14:paraId="5369676A"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0.8</w:t>
            </w:r>
          </w:p>
        </w:tc>
        <w:tc>
          <w:tcPr>
            <w:tcW w:w="508" w:type="pct"/>
            <w:shd w:val="clear" w:color="auto" w:fill="auto"/>
            <w:noWrap/>
            <w:vAlign w:val="bottom"/>
          </w:tcPr>
          <w:p w14:paraId="0DB14180"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1.5</w:t>
            </w:r>
          </w:p>
        </w:tc>
        <w:tc>
          <w:tcPr>
            <w:tcW w:w="494" w:type="pct"/>
            <w:shd w:val="clear" w:color="auto" w:fill="auto"/>
            <w:noWrap/>
            <w:vAlign w:val="bottom"/>
          </w:tcPr>
          <w:p w14:paraId="642A85DE"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2.2</w:t>
            </w:r>
          </w:p>
        </w:tc>
        <w:tc>
          <w:tcPr>
            <w:tcW w:w="491" w:type="pct"/>
            <w:shd w:val="clear" w:color="auto" w:fill="auto"/>
            <w:noWrap/>
            <w:vAlign w:val="bottom"/>
          </w:tcPr>
          <w:p w14:paraId="4E5E8298"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0.7</w:t>
            </w:r>
          </w:p>
        </w:tc>
        <w:tc>
          <w:tcPr>
            <w:tcW w:w="597" w:type="pct"/>
            <w:shd w:val="clear" w:color="auto" w:fill="auto"/>
            <w:noWrap/>
            <w:vAlign w:val="bottom"/>
          </w:tcPr>
          <w:p w14:paraId="1AC4DF1B"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2.2</w:t>
            </w:r>
          </w:p>
        </w:tc>
      </w:tr>
      <w:tr w:rsidR="00E8489E" w:rsidRPr="009B5C01" w14:paraId="1E99FB41" w14:textId="77777777" w:rsidTr="00C0131E">
        <w:trPr>
          <w:trHeight w:val="218"/>
        </w:trPr>
        <w:tc>
          <w:tcPr>
            <w:tcW w:w="863" w:type="pct"/>
            <w:shd w:val="clear" w:color="auto" w:fill="auto"/>
            <w:noWrap/>
            <w:vAlign w:val="bottom"/>
            <w:hideMark/>
          </w:tcPr>
          <w:p w14:paraId="2E29F4C0"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Vitamin B9</w:t>
            </w:r>
          </w:p>
        </w:tc>
        <w:tc>
          <w:tcPr>
            <w:tcW w:w="956" w:type="pct"/>
            <w:shd w:val="clear" w:color="auto" w:fill="auto"/>
            <w:noWrap/>
            <w:vAlign w:val="bottom"/>
            <w:hideMark/>
          </w:tcPr>
          <w:p w14:paraId="1A9F25D8"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Folic Acid</w:t>
            </w:r>
          </w:p>
        </w:tc>
        <w:tc>
          <w:tcPr>
            <w:tcW w:w="615" w:type="pct"/>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667B9CDE"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1.3</w:t>
            </w:r>
          </w:p>
        </w:tc>
        <w:tc>
          <w:tcPr>
            <w:tcW w:w="476" w:type="pct"/>
            <w:tcBorders>
              <w:top w:val="single" w:sz="4" w:space="0" w:color="auto"/>
              <w:left w:val="nil"/>
              <w:bottom w:val="single" w:sz="4" w:space="0" w:color="auto"/>
              <w:right w:val="single" w:sz="4" w:space="0" w:color="auto"/>
            </w:tcBorders>
            <w:shd w:val="clear" w:color="auto" w:fill="auto"/>
            <w:noWrap/>
            <w:vAlign w:val="bottom"/>
            <w:hideMark/>
          </w:tcPr>
          <w:p w14:paraId="2F3DE2D7"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0.8</w:t>
            </w:r>
          </w:p>
        </w:tc>
        <w:tc>
          <w:tcPr>
            <w:tcW w:w="508" w:type="pct"/>
            <w:tcBorders>
              <w:top w:val="single" w:sz="4" w:space="0" w:color="auto"/>
              <w:left w:val="nil"/>
              <w:bottom w:val="single" w:sz="4" w:space="0" w:color="auto"/>
              <w:right w:val="single" w:sz="4" w:space="0" w:color="auto"/>
            </w:tcBorders>
            <w:shd w:val="clear" w:color="auto" w:fill="auto"/>
            <w:noWrap/>
            <w:vAlign w:val="bottom"/>
            <w:hideMark/>
          </w:tcPr>
          <w:p w14:paraId="7434250C"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1.5</w:t>
            </w:r>
          </w:p>
        </w:tc>
        <w:tc>
          <w:tcPr>
            <w:tcW w:w="494" w:type="pct"/>
            <w:tcBorders>
              <w:top w:val="single" w:sz="4" w:space="0" w:color="auto"/>
              <w:left w:val="nil"/>
              <w:bottom w:val="nil"/>
              <w:right w:val="single" w:sz="8" w:space="0" w:color="auto"/>
            </w:tcBorders>
            <w:shd w:val="clear" w:color="auto" w:fill="auto"/>
            <w:noWrap/>
            <w:vAlign w:val="bottom"/>
            <w:hideMark/>
          </w:tcPr>
          <w:p w14:paraId="0F7E407D"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2.2</w:t>
            </w:r>
          </w:p>
        </w:tc>
        <w:tc>
          <w:tcPr>
            <w:tcW w:w="491" w:type="pct"/>
            <w:tcBorders>
              <w:top w:val="single" w:sz="4" w:space="0" w:color="auto"/>
              <w:left w:val="nil"/>
              <w:bottom w:val="single" w:sz="4" w:space="0" w:color="auto"/>
              <w:right w:val="nil"/>
            </w:tcBorders>
            <w:shd w:val="clear" w:color="auto" w:fill="auto"/>
            <w:noWrap/>
            <w:vAlign w:val="bottom"/>
            <w:hideMark/>
          </w:tcPr>
          <w:p w14:paraId="797CAA16"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0.7</w:t>
            </w:r>
          </w:p>
        </w:tc>
        <w:tc>
          <w:tcPr>
            <w:tcW w:w="597"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3E96146A"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2.2</w:t>
            </w:r>
          </w:p>
        </w:tc>
      </w:tr>
      <w:tr w:rsidR="00E8489E" w:rsidRPr="009B5C01" w14:paraId="20B607CF" w14:textId="77777777" w:rsidTr="00C0131E">
        <w:trPr>
          <w:trHeight w:val="218"/>
        </w:trPr>
        <w:tc>
          <w:tcPr>
            <w:tcW w:w="863" w:type="pct"/>
            <w:shd w:val="clear" w:color="auto" w:fill="auto"/>
            <w:noWrap/>
            <w:vAlign w:val="bottom"/>
            <w:hideMark/>
          </w:tcPr>
          <w:p w14:paraId="1448B0CD"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Iron</w:t>
            </w:r>
          </w:p>
        </w:tc>
        <w:tc>
          <w:tcPr>
            <w:tcW w:w="956" w:type="pct"/>
            <w:shd w:val="clear" w:color="auto" w:fill="auto"/>
            <w:noWrap/>
            <w:vAlign w:val="bottom"/>
            <w:hideMark/>
          </w:tcPr>
          <w:p w14:paraId="43B36730" w14:textId="4330B9B6"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Ferrous Fumarate</w:t>
            </w:r>
          </w:p>
        </w:tc>
        <w:tc>
          <w:tcPr>
            <w:tcW w:w="615" w:type="pct"/>
            <w:shd w:val="clear" w:color="auto" w:fill="auto"/>
            <w:noWrap/>
            <w:vAlign w:val="bottom"/>
            <w:hideMark/>
          </w:tcPr>
          <w:p w14:paraId="548A778D" w14:textId="3F516092"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55</w:t>
            </w:r>
          </w:p>
        </w:tc>
        <w:tc>
          <w:tcPr>
            <w:tcW w:w="476" w:type="pct"/>
            <w:shd w:val="clear" w:color="auto" w:fill="auto"/>
            <w:noWrap/>
            <w:vAlign w:val="bottom"/>
            <w:hideMark/>
          </w:tcPr>
          <w:p w14:paraId="5F193144"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48</w:t>
            </w:r>
          </w:p>
        </w:tc>
        <w:tc>
          <w:tcPr>
            <w:tcW w:w="508" w:type="pct"/>
            <w:shd w:val="clear" w:color="auto" w:fill="auto"/>
            <w:noWrap/>
            <w:vAlign w:val="bottom"/>
            <w:hideMark/>
          </w:tcPr>
          <w:p w14:paraId="6483DDC2"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71</w:t>
            </w:r>
          </w:p>
        </w:tc>
        <w:tc>
          <w:tcPr>
            <w:tcW w:w="494" w:type="pct"/>
            <w:shd w:val="clear" w:color="auto" w:fill="auto"/>
            <w:noWrap/>
            <w:vAlign w:val="bottom"/>
            <w:hideMark/>
          </w:tcPr>
          <w:p w14:paraId="31DF566F"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94</w:t>
            </w:r>
          </w:p>
        </w:tc>
        <w:tc>
          <w:tcPr>
            <w:tcW w:w="491" w:type="pct"/>
            <w:shd w:val="clear" w:color="auto" w:fill="auto"/>
            <w:noWrap/>
            <w:vAlign w:val="bottom"/>
            <w:hideMark/>
          </w:tcPr>
          <w:p w14:paraId="6003BCEF"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48</w:t>
            </w:r>
          </w:p>
        </w:tc>
        <w:tc>
          <w:tcPr>
            <w:tcW w:w="597" w:type="pct"/>
            <w:shd w:val="clear" w:color="auto" w:fill="auto"/>
            <w:noWrap/>
            <w:vAlign w:val="bottom"/>
            <w:hideMark/>
          </w:tcPr>
          <w:p w14:paraId="0A740A26"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94</w:t>
            </w:r>
          </w:p>
        </w:tc>
      </w:tr>
      <w:tr w:rsidR="00E8489E" w:rsidRPr="009B5C01" w14:paraId="570F7670" w14:textId="77777777" w:rsidTr="00C0131E">
        <w:trPr>
          <w:trHeight w:val="218"/>
        </w:trPr>
        <w:tc>
          <w:tcPr>
            <w:tcW w:w="863" w:type="pct"/>
            <w:shd w:val="clear" w:color="auto" w:fill="auto"/>
            <w:noWrap/>
            <w:vAlign w:val="bottom"/>
            <w:hideMark/>
          </w:tcPr>
          <w:p w14:paraId="025645ED"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Zinc</w:t>
            </w:r>
          </w:p>
        </w:tc>
        <w:tc>
          <w:tcPr>
            <w:tcW w:w="956" w:type="pct"/>
            <w:shd w:val="clear" w:color="auto" w:fill="auto"/>
            <w:noWrap/>
            <w:vAlign w:val="bottom"/>
            <w:hideMark/>
          </w:tcPr>
          <w:p w14:paraId="42C551A4" w14:textId="5869462C"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Zinc oxide</w:t>
            </w:r>
          </w:p>
        </w:tc>
        <w:tc>
          <w:tcPr>
            <w:tcW w:w="615" w:type="pct"/>
            <w:shd w:val="clear" w:color="auto" w:fill="auto"/>
            <w:noWrap/>
            <w:vAlign w:val="bottom"/>
            <w:hideMark/>
          </w:tcPr>
          <w:p w14:paraId="26D9D16E"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55</w:t>
            </w:r>
          </w:p>
        </w:tc>
        <w:tc>
          <w:tcPr>
            <w:tcW w:w="476" w:type="pct"/>
            <w:shd w:val="clear" w:color="auto" w:fill="auto"/>
            <w:noWrap/>
            <w:vAlign w:val="bottom"/>
            <w:hideMark/>
          </w:tcPr>
          <w:p w14:paraId="0D443312"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44</w:t>
            </w:r>
          </w:p>
        </w:tc>
        <w:tc>
          <w:tcPr>
            <w:tcW w:w="508" w:type="pct"/>
            <w:shd w:val="clear" w:color="auto" w:fill="auto"/>
            <w:noWrap/>
            <w:vAlign w:val="bottom"/>
            <w:hideMark/>
          </w:tcPr>
          <w:p w14:paraId="0C67DF4E"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64</w:t>
            </w:r>
          </w:p>
        </w:tc>
        <w:tc>
          <w:tcPr>
            <w:tcW w:w="494" w:type="pct"/>
            <w:shd w:val="clear" w:color="auto" w:fill="auto"/>
            <w:noWrap/>
            <w:vAlign w:val="bottom"/>
            <w:hideMark/>
          </w:tcPr>
          <w:p w14:paraId="07EE7BCC"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84</w:t>
            </w:r>
          </w:p>
        </w:tc>
        <w:tc>
          <w:tcPr>
            <w:tcW w:w="491" w:type="pct"/>
            <w:shd w:val="clear" w:color="auto" w:fill="auto"/>
            <w:noWrap/>
            <w:vAlign w:val="bottom"/>
            <w:hideMark/>
          </w:tcPr>
          <w:p w14:paraId="630FE705"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44</w:t>
            </w:r>
          </w:p>
        </w:tc>
        <w:tc>
          <w:tcPr>
            <w:tcW w:w="597" w:type="pct"/>
            <w:shd w:val="clear" w:color="auto" w:fill="auto"/>
            <w:noWrap/>
            <w:vAlign w:val="bottom"/>
            <w:hideMark/>
          </w:tcPr>
          <w:p w14:paraId="741EA792" w14:textId="77777777" w:rsidR="001D4E74" w:rsidRPr="009B5C01" w:rsidRDefault="001D4E74" w:rsidP="001D4E74">
            <w:pPr>
              <w:jc w:val="center"/>
              <w:rPr>
                <w:rFonts w:asciiTheme="minorHAnsi" w:hAnsiTheme="minorHAnsi" w:cstheme="minorHAnsi"/>
                <w:sz w:val="22"/>
              </w:rPr>
            </w:pPr>
            <w:r w:rsidRPr="009B5C01">
              <w:rPr>
                <w:rFonts w:asciiTheme="minorHAnsi" w:hAnsiTheme="minorHAnsi" w:cstheme="minorHAnsi"/>
                <w:sz w:val="22"/>
              </w:rPr>
              <w:t>84</w:t>
            </w:r>
          </w:p>
        </w:tc>
      </w:tr>
      <w:tr w:rsidR="00E8489E" w:rsidRPr="009B5C01" w14:paraId="400A572E" w14:textId="77777777" w:rsidTr="00C0131E">
        <w:trPr>
          <w:trHeight w:val="218"/>
        </w:trPr>
        <w:tc>
          <w:tcPr>
            <w:tcW w:w="863" w:type="pct"/>
            <w:shd w:val="clear" w:color="auto" w:fill="auto"/>
            <w:noWrap/>
            <w:vAlign w:val="bottom"/>
          </w:tcPr>
          <w:p w14:paraId="702E5F1F" w14:textId="325647E1" w:rsidR="001D4E74" w:rsidRPr="009B5C01" w:rsidRDefault="00EE676A" w:rsidP="001D4E74">
            <w:pPr>
              <w:jc w:val="center"/>
              <w:rPr>
                <w:rFonts w:asciiTheme="minorHAnsi" w:hAnsiTheme="minorHAnsi" w:cstheme="minorHAnsi"/>
                <w:sz w:val="22"/>
              </w:rPr>
            </w:pPr>
            <w:r w:rsidRPr="009B5C01">
              <w:rPr>
                <w:rFonts w:asciiTheme="minorHAnsi" w:hAnsiTheme="minorHAnsi" w:cstheme="minorHAnsi"/>
                <w:sz w:val="22"/>
              </w:rPr>
              <w:t>Vitamin B 12</w:t>
            </w:r>
          </w:p>
        </w:tc>
        <w:tc>
          <w:tcPr>
            <w:tcW w:w="956" w:type="pct"/>
            <w:shd w:val="clear" w:color="auto" w:fill="auto"/>
            <w:noWrap/>
            <w:vAlign w:val="bottom"/>
          </w:tcPr>
          <w:p w14:paraId="3E04276A" w14:textId="41840CBA" w:rsidR="001D4E74" w:rsidRPr="009B5C01" w:rsidRDefault="00EE676A" w:rsidP="001D4E74">
            <w:pPr>
              <w:jc w:val="center"/>
              <w:rPr>
                <w:rFonts w:asciiTheme="minorHAnsi" w:hAnsiTheme="minorHAnsi" w:cstheme="minorHAnsi"/>
                <w:sz w:val="22"/>
              </w:rPr>
            </w:pPr>
            <w:r w:rsidRPr="009B5C01">
              <w:rPr>
                <w:rFonts w:asciiTheme="minorHAnsi" w:hAnsiTheme="minorHAnsi" w:cstheme="minorHAnsi"/>
                <w:sz w:val="22"/>
              </w:rPr>
              <w:t>Vitamin B12 0.1%WS</w:t>
            </w:r>
          </w:p>
        </w:tc>
        <w:tc>
          <w:tcPr>
            <w:tcW w:w="615" w:type="pct"/>
            <w:shd w:val="clear" w:color="auto" w:fill="auto"/>
            <w:noWrap/>
            <w:vAlign w:val="bottom"/>
          </w:tcPr>
          <w:p w14:paraId="4068F0CA" w14:textId="17A8F18F"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0.01</w:t>
            </w:r>
          </w:p>
        </w:tc>
        <w:tc>
          <w:tcPr>
            <w:tcW w:w="476" w:type="pct"/>
            <w:shd w:val="clear" w:color="auto" w:fill="auto"/>
            <w:noWrap/>
            <w:vAlign w:val="bottom"/>
          </w:tcPr>
          <w:p w14:paraId="14EA42B6" w14:textId="4747AD87"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0.006</w:t>
            </w:r>
          </w:p>
        </w:tc>
        <w:tc>
          <w:tcPr>
            <w:tcW w:w="508" w:type="pct"/>
            <w:shd w:val="clear" w:color="auto" w:fill="auto"/>
            <w:noWrap/>
            <w:vAlign w:val="bottom"/>
          </w:tcPr>
          <w:p w14:paraId="7A0E04F9" w14:textId="23D8EA53"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0.01</w:t>
            </w:r>
          </w:p>
        </w:tc>
        <w:tc>
          <w:tcPr>
            <w:tcW w:w="494" w:type="pct"/>
            <w:shd w:val="clear" w:color="auto" w:fill="auto"/>
            <w:noWrap/>
            <w:vAlign w:val="bottom"/>
          </w:tcPr>
          <w:p w14:paraId="06E1C1E4" w14:textId="53A23EE1"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0.014</w:t>
            </w:r>
          </w:p>
        </w:tc>
        <w:tc>
          <w:tcPr>
            <w:tcW w:w="491" w:type="pct"/>
            <w:shd w:val="clear" w:color="auto" w:fill="auto"/>
            <w:noWrap/>
            <w:vAlign w:val="bottom"/>
          </w:tcPr>
          <w:p w14:paraId="1DD7FE01" w14:textId="18BC5A71"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0.005</w:t>
            </w:r>
          </w:p>
        </w:tc>
        <w:tc>
          <w:tcPr>
            <w:tcW w:w="597" w:type="pct"/>
            <w:shd w:val="clear" w:color="auto" w:fill="auto"/>
            <w:noWrap/>
            <w:vAlign w:val="bottom"/>
          </w:tcPr>
          <w:p w14:paraId="02382C5B" w14:textId="0CE65415" w:rsidR="001D4E74" w:rsidRPr="009B5C01" w:rsidRDefault="007B0196" w:rsidP="001D4E74">
            <w:pPr>
              <w:jc w:val="center"/>
              <w:rPr>
                <w:rFonts w:asciiTheme="minorHAnsi" w:hAnsiTheme="minorHAnsi" w:cstheme="minorHAnsi"/>
                <w:sz w:val="22"/>
              </w:rPr>
            </w:pPr>
            <w:r w:rsidRPr="009B5C01">
              <w:rPr>
                <w:rFonts w:asciiTheme="minorHAnsi" w:hAnsiTheme="minorHAnsi" w:cstheme="minorHAnsi"/>
                <w:sz w:val="22"/>
              </w:rPr>
              <w:t>0.014</w:t>
            </w:r>
          </w:p>
        </w:tc>
      </w:tr>
    </w:tbl>
    <w:p w14:paraId="71DC3DBC" w14:textId="77777777" w:rsidR="00976302" w:rsidRPr="009B5C01" w:rsidRDefault="00976302" w:rsidP="00DB4C3F">
      <w:pPr>
        <w:rPr>
          <w:rFonts w:asciiTheme="minorHAnsi" w:hAnsiTheme="minorHAnsi" w:cstheme="minorHAnsi"/>
        </w:rPr>
      </w:pPr>
    </w:p>
    <w:p w14:paraId="20CD68BD" w14:textId="77777777" w:rsidR="003808D9" w:rsidRPr="009B5C01" w:rsidRDefault="003808D9" w:rsidP="00DB4C3F">
      <w:pPr>
        <w:rPr>
          <w:rFonts w:asciiTheme="minorHAnsi" w:hAnsiTheme="minorHAnsi" w:cstheme="minorHAnsi"/>
        </w:rPr>
      </w:pPr>
    </w:p>
    <w:p w14:paraId="79B59BA9" w14:textId="4A6BC4FB" w:rsidR="003808D9" w:rsidRPr="004A1E65" w:rsidRDefault="003808D9" w:rsidP="009B5C01">
      <w:pPr>
        <w:pStyle w:val="Caption"/>
        <w:keepNext/>
        <w:rPr>
          <w:b/>
          <w:i w:val="0"/>
          <w:color w:val="auto"/>
          <w:sz w:val="24"/>
          <w:szCs w:val="24"/>
        </w:rPr>
      </w:pPr>
      <w:r w:rsidRPr="004A1E65">
        <w:rPr>
          <w:b/>
          <w:i w:val="0"/>
          <w:color w:val="auto"/>
          <w:sz w:val="24"/>
          <w:szCs w:val="24"/>
        </w:rPr>
        <w:t xml:space="preserve">Table </w:t>
      </w:r>
      <w:r w:rsidRPr="004A1E65">
        <w:rPr>
          <w:b/>
          <w:i w:val="0"/>
          <w:color w:val="auto"/>
          <w:sz w:val="24"/>
          <w:szCs w:val="24"/>
        </w:rPr>
        <w:fldChar w:fldCharType="begin"/>
      </w:r>
      <w:r w:rsidRPr="004A1E65">
        <w:rPr>
          <w:b/>
          <w:i w:val="0"/>
          <w:color w:val="auto"/>
          <w:sz w:val="24"/>
          <w:szCs w:val="24"/>
        </w:rPr>
        <w:instrText xml:space="preserve"> SEQ Table \* ARABIC </w:instrText>
      </w:r>
      <w:r w:rsidRPr="004A1E65">
        <w:rPr>
          <w:b/>
          <w:i w:val="0"/>
          <w:color w:val="auto"/>
          <w:sz w:val="24"/>
          <w:szCs w:val="24"/>
        </w:rPr>
        <w:fldChar w:fldCharType="separate"/>
      </w:r>
      <w:r w:rsidR="004A1E65" w:rsidRPr="004A1E65">
        <w:rPr>
          <w:b/>
          <w:i w:val="0"/>
          <w:noProof/>
          <w:color w:val="auto"/>
          <w:sz w:val="24"/>
          <w:szCs w:val="24"/>
        </w:rPr>
        <w:t>3</w:t>
      </w:r>
      <w:r w:rsidRPr="004A1E65">
        <w:rPr>
          <w:b/>
          <w:i w:val="0"/>
          <w:color w:val="auto"/>
          <w:sz w:val="24"/>
          <w:szCs w:val="24"/>
        </w:rPr>
        <w:fldChar w:fldCharType="end"/>
      </w:r>
      <w:r w:rsidRPr="004A1E65">
        <w:rPr>
          <w:b/>
          <w:i w:val="0"/>
          <w:color w:val="auto"/>
          <w:sz w:val="24"/>
          <w:szCs w:val="24"/>
        </w:rPr>
        <w:t xml:space="preserve">:  </w:t>
      </w:r>
      <w:r w:rsidRPr="004A1E65">
        <w:rPr>
          <w:rFonts w:cstheme="minorHAnsi"/>
          <w:b/>
          <w:i w:val="0"/>
          <w:color w:val="auto"/>
          <w:sz w:val="24"/>
          <w:szCs w:val="24"/>
        </w:rPr>
        <w:t>Micronutrient content of Fortified Wheat Flour – High</w:t>
      </w:r>
      <w:r w:rsidR="00DE581C" w:rsidRPr="004A1E65">
        <w:rPr>
          <w:rStyle w:val="FootnoteReference"/>
          <w:rFonts w:cstheme="minorHAnsi"/>
          <w:b/>
          <w:i w:val="0"/>
          <w:color w:val="auto"/>
          <w:sz w:val="24"/>
          <w:szCs w:val="24"/>
        </w:rPr>
        <w:footnoteReference w:id="17"/>
      </w:r>
      <w:r w:rsidRPr="004A1E65">
        <w:rPr>
          <w:rFonts w:cstheme="minorHAnsi"/>
          <w:b/>
          <w:i w:val="0"/>
          <w:color w:val="auto"/>
          <w:sz w:val="24"/>
          <w:szCs w:val="24"/>
        </w:rPr>
        <w:t xml:space="preserve">  Extraction (Whole Wheat Flour)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172"/>
        <w:gridCol w:w="1274"/>
        <w:gridCol w:w="820"/>
        <w:gridCol w:w="993"/>
        <w:gridCol w:w="829"/>
        <w:gridCol w:w="847"/>
        <w:gridCol w:w="981"/>
      </w:tblGrid>
      <w:tr w:rsidR="003808D9" w:rsidRPr="009B5C01" w14:paraId="144F1B70" w14:textId="77777777" w:rsidTr="00314770">
        <w:trPr>
          <w:trHeight w:val="217"/>
        </w:trPr>
        <w:tc>
          <w:tcPr>
            <w:tcW w:w="886" w:type="pct"/>
            <w:shd w:val="clear" w:color="auto" w:fill="auto"/>
            <w:noWrap/>
            <w:vAlign w:val="bottom"/>
          </w:tcPr>
          <w:p w14:paraId="4B96053A" w14:textId="77777777" w:rsidR="003808D9" w:rsidRPr="009B5C01" w:rsidRDefault="003808D9" w:rsidP="009F2634">
            <w:pPr>
              <w:rPr>
                <w:rFonts w:asciiTheme="minorHAnsi" w:hAnsiTheme="minorHAnsi" w:cstheme="minorHAnsi"/>
                <w:b/>
                <w:bCs/>
                <w:sz w:val="22"/>
              </w:rPr>
            </w:pPr>
          </w:p>
        </w:tc>
        <w:tc>
          <w:tcPr>
            <w:tcW w:w="1129" w:type="pct"/>
            <w:shd w:val="clear" w:color="auto" w:fill="auto"/>
            <w:noWrap/>
            <w:vAlign w:val="bottom"/>
          </w:tcPr>
          <w:p w14:paraId="55535D42" w14:textId="77777777" w:rsidR="003808D9" w:rsidRPr="009B5C01" w:rsidRDefault="003808D9" w:rsidP="009F2634">
            <w:pPr>
              <w:rPr>
                <w:rFonts w:asciiTheme="minorHAnsi" w:hAnsiTheme="minorHAnsi" w:cstheme="minorHAnsi"/>
                <w:b/>
                <w:bCs/>
                <w:sz w:val="22"/>
              </w:rPr>
            </w:pPr>
          </w:p>
        </w:tc>
        <w:tc>
          <w:tcPr>
            <w:tcW w:w="662" w:type="pct"/>
            <w:shd w:val="clear" w:color="auto" w:fill="auto"/>
            <w:noWrap/>
            <w:vAlign w:val="bottom"/>
          </w:tcPr>
          <w:p w14:paraId="7A2D88F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1373" w:type="pct"/>
            <w:gridSpan w:val="3"/>
            <w:shd w:val="clear" w:color="auto" w:fill="auto"/>
            <w:noWrap/>
            <w:vAlign w:val="bottom"/>
          </w:tcPr>
          <w:p w14:paraId="3FED2DD9" w14:textId="4BF21125"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951" w:type="pct"/>
            <w:gridSpan w:val="2"/>
            <w:shd w:val="clear" w:color="auto" w:fill="auto"/>
            <w:noWrap/>
            <w:vAlign w:val="bottom"/>
          </w:tcPr>
          <w:p w14:paraId="0904B2E1"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3808D9" w:rsidRPr="009B5C01" w14:paraId="3F34A3FE" w14:textId="77777777" w:rsidTr="00314770">
        <w:trPr>
          <w:trHeight w:val="217"/>
        </w:trPr>
        <w:tc>
          <w:tcPr>
            <w:tcW w:w="886" w:type="pct"/>
            <w:shd w:val="clear" w:color="auto" w:fill="auto"/>
            <w:noWrap/>
            <w:vAlign w:val="bottom"/>
          </w:tcPr>
          <w:p w14:paraId="39DC45EB"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Micronutrients</w:t>
            </w:r>
          </w:p>
        </w:tc>
        <w:tc>
          <w:tcPr>
            <w:tcW w:w="1129" w:type="pct"/>
            <w:shd w:val="clear" w:color="auto" w:fill="auto"/>
            <w:noWrap/>
            <w:vAlign w:val="bottom"/>
          </w:tcPr>
          <w:p w14:paraId="527324FB" w14:textId="77777777" w:rsidR="003808D9" w:rsidRPr="009B5C01" w:rsidRDefault="003808D9" w:rsidP="009F2634">
            <w:pPr>
              <w:rPr>
                <w:rFonts w:asciiTheme="minorHAnsi" w:hAnsiTheme="minorHAnsi" w:cstheme="minorHAnsi"/>
                <w:sz w:val="22"/>
              </w:rPr>
            </w:pPr>
            <w:r w:rsidRPr="009B5C01">
              <w:rPr>
                <w:rFonts w:asciiTheme="minorHAnsi" w:hAnsiTheme="minorHAnsi" w:cstheme="minorHAnsi"/>
                <w:b/>
                <w:bCs/>
                <w:sz w:val="22"/>
              </w:rPr>
              <w:t>Fortificant compound</w:t>
            </w:r>
          </w:p>
        </w:tc>
        <w:tc>
          <w:tcPr>
            <w:tcW w:w="662" w:type="pct"/>
            <w:shd w:val="clear" w:color="auto" w:fill="auto"/>
            <w:noWrap/>
            <w:vAlign w:val="bottom"/>
          </w:tcPr>
          <w:p w14:paraId="265E9E82"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FL</w:t>
            </w:r>
            <w:r w:rsidRPr="009B5C01">
              <w:rPr>
                <w:rStyle w:val="FootnoteReference"/>
                <w:rFonts w:asciiTheme="minorHAnsi" w:hAnsiTheme="minorHAnsi" w:cstheme="minorHAnsi"/>
                <w:b/>
                <w:bCs/>
                <w:sz w:val="22"/>
              </w:rPr>
              <w:footnoteReference w:id="18"/>
            </w:r>
          </w:p>
        </w:tc>
        <w:tc>
          <w:tcPr>
            <w:tcW w:w="426" w:type="pct"/>
            <w:shd w:val="clear" w:color="auto" w:fill="auto"/>
            <w:noWrap/>
            <w:vAlign w:val="bottom"/>
          </w:tcPr>
          <w:p w14:paraId="16F3953B" w14:textId="3218C910"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mFL</w:t>
            </w:r>
            <w:r w:rsidRPr="009B5C01">
              <w:rPr>
                <w:rStyle w:val="FootnoteReference"/>
                <w:rFonts w:asciiTheme="minorHAnsi" w:hAnsiTheme="minorHAnsi" w:cstheme="minorHAnsi"/>
                <w:b/>
                <w:bCs/>
                <w:sz w:val="22"/>
              </w:rPr>
              <w:footnoteReference w:id="19"/>
            </w:r>
            <w:r w:rsidRPr="009B5C01">
              <w:rPr>
                <w:rFonts w:asciiTheme="minorHAnsi" w:hAnsiTheme="minorHAnsi" w:cstheme="minorHAnsi"/>
                <w:b/>
                <w:bCs/>
                <w:sz w:val="22"/>
              </w:rPr>
              <w:t xml:space="preserve"> (1)</w:t>
            </w:r>
          </w:p>
        </w:tc>
        <w:tc>
          <w:tcPr>
            <w:tcW w:w="516" w:type="pct"/>
            <w:shd w:val="clear" w:color="auto" w:fill="auto"/>
            <w:noWrap/>
            <w:vAlign w:val="bottom"/>
          </w:tcPr>
          <w:p w14:paraId="19B0AE29"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Average (2)</w:t>
            </w:r>
          </w:p>
        </w:tc>
        <w:tc>
          <w:tcPr>
            <w:tcW w:w="431" w:type="pct"/>
            <w:shd w:val="clear" w:color="auto" w:fill="auto"/>
            <w:noWrap/>
            <w:vAlign w:val="bottom"/>
          </w:tcPr>
          <w:p w14:paraId="2A161770"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MFL</w:t>
            </w:r>
            <w:r w:rsidRPr="009B5C01">
              <w:rPr>
                <w:rStyle w:val="FootnoteReference"/>
                <w:rFonts w:asciiTheme="minorHAnsi" w:hAnsiTheme="minorHAnsi" w:cstheme="minorHAnsi"/>
                <w:b/>
                <w:bCs/>
                <w:sz w:val="22"/>
              </w:rPr>
              <w:footnoteReference w:id="20"/>
            </w:r>
            <w:r w:rsidRPr="009B5C01">
              <w:rPr>
                <w:rFonts w:asciiTheme="minorHAnsi" w:hAnsiTheme="minorHAnsi" w:cstheme="minorHAnsi"/>
                <w:b/>
                <w:bCs/>
                <w:sz w:val="22"/>
              </w:rPr>
              <w:t xml:space="preserve"> (3)</w:t>
            </w:r>
          </w:p>
        </w:tc>
        <w:tc>
          <w:tcPr>
            <w:tcW w:w="440" w:type="pct"/>
            <w:shd w:val="clear" w:color="auto" w:fill="auto"/>
            <w:noWrap/>
            <w:vAlign w:val="bottom"/>
          </w:tcPr>
          <w:p w14:paraId="2C8DF489"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LmL</w:t>
            </w:r>
            <w:r w:rsidRPr="009B5C01">
              <w:rPr>
                <w:rStyle w:val="FootnoteReference"/>
                <w:rFonts w:asciiTheme="minorHAnsi" w:hAnsiTheme="minorHAnsi" w:cstheme="minorHAnsi"/>
                <w:b/>
                <w:bCs/>
                <w:sz w:val="22"/>
              </w:rPr>
              <w:footnoteReference w:id="21"/>
            </w:r>
            <w:r w:rsidRPr="009B5C01">
              <w:rPr>
                <w:rFonts w:asciiTheme="minorHAnsi" w:hAnsiTheme="minorHAnsi" w:cstheme="minorHAnsi"/>
                <w:b/>
                <w:bCs/>
                <w:sz w:val="22"/>
              </w:rPr>
              <w:t xml:space="preserve"> (4)</w:t>
            </w:r>
          </w:p>
        </w:tc>
        <w:tc>
          <w:tcPr>
            <w:tcW w:w="511" w:type="pct"/>
            <w:shd w:val="clear" w:color="auto" w:fill="auto"/>
            <w:noWrap/>
            <w:vAlign w:val="bottom"/>
          </w:tcPr>
          <w:p w14:paraId="5CEB053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MTL</w:t>
            </w:r>
            <w:r w:rsidRPr="009B5C01">
              <w:rPr>
                <w:rStyle w:val="FootnoteReference"/>
                <w:rFonts w:asciiTheme="minorHAnsi" w:hAnsiTheme="minorHAnsi" w:cstheme="minorHAnsi"/>
                <w:b/>
                <w:bCs/>
                <w:sz w:val="22"/>
              </w:rPr>
              <w:footnoteReference w:id="22"/>
            </w:r>
            <w:r w:rsidRPr="009B5C01">
              <w:rPr>
                <w:rFonts w:asciiTheme="minorHAnsi" w:hAnsiTheme="minorHAnsi" w:cstheme="minorHAnsi"/>
                <w:b/>
                <w:bCs/>
                <w:sz w:val="22"/>
              </w:rPr>
              <w:t xml:space="preserve"> (5)</w:t>
            </w:r>
          </w:p>
        </w:tc>
      </w:tr>
      <w:tr w:rsidR="003808D9" w:rsidRPr="009B5C01" w14:paraId="23FAEECB" w14:textId="77777777" w:rsidTr="00314770">
        <w:trPr>
          <w:trHeight w:val="217"/>
        </w:trPr>
        <w:tc>
          <w:tcPr>
            <w:tcW w:w="886" w:type="pct"/>
            <w:shd w:val="clear" w:color="auto" w:fill="auto"/>
            <w:noWrap/>
            <w:vAlign w:val="bottom"/>
          </w:tcPr>
          <w:p w14:paraId="61840EE7" w14:textId="77777777" w:rsidR="003808D9" w:rsidRPr="009B5C01" w:rsidRDefault="003808D9" w:rsidP="009F2634">
            <w:pPr>
              <w:jc w:val="center"/>
              <w:rPr>
                <w:rFonts w:asciiTheme="minorHAnsi" w:hAnsiTheme="minorHAnsi" w:cstheme="minorHAnsi"/>
                <w:sz w:val="22"/>
              </w:rPr>
            </w:pPr>
          </w:p>
        </w:tc>
        <w:tc>
          <w:tcPr>
            <w:tcW w:w="1129" w:type="pct"/>
            <w:shd w:val="clear" w:color="auto" w:fill="auto"/>
            <w:noWrap/>
            <w:vAlign w:val="bottom"/>
          </w:tcPr>
          <w:p w14:paraId="223CA6A3" w14:textId="77777777" w:rsidR="003808D9" w:rsidRPr="009B5C01" w:rsidRDefault="003808D9" w:rsidP="009F2634">
            <w:pPr>
              <w:rPr>
                <w:rFonts w:asciiTheme="minorHAnsi" w:hAnsiTheme="minorHAnsi" w:cstheme="minorHAnsi"/>
                <w:sz w:val="22"/>
              </w:rPr>
            </w:pPr>
          </w:p>
        </w:tc>
        <w:tc>
          <w:tcPr>
            <w:tcW w:w="662" w:type="pct"/>
            <w:shd w:val="clear" w:color="auto" w:fill="auto"/>
            <w:noWrap/>
            <w:vAlign w:val="bottom"/>
          </w:tcPr>
          <w:p w14:paraId="0BD17237"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426" w:type="pct"/>
            <w:shd w:val="clear" w:color="auto" w:fill="auto"/>
            <w:noWrap/>
            <w:vAlign w:val="bottom"/>
          </w:tcPr>
          <w:p w14:paraId="7D1767E4" w14:textId="4A0481F0"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16" w:type="pct"/>
            <w:shd w:val="clear" w:color="auto" w:fill="auto"/>
            <w:noWrap/>
            <w:vAlign w:val="bottom"/>
          </w:tcPr>
          <w:p w14:paraId="05F993B6"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431" w:type="pct"/>
            <w:shd w:val="clear" w:color="auto" w:fill="auto"/>
            <w:noWrap/>
            <w:vAlign w:val="bottom"/>
          </w:tcPr>
          <w:p w14:paraId="52A46696"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440" w:type="pct"/>
            <w:shd w:val="clear" w:color="auto" w:fill="auto"/>
            <w:noWrap/>
            <w:vAlign w:val="bottom"/>
          </w:tcPr>
          <w:p w14:paraId="08006E8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11" w:type="pct"/>
            <w:shd w:val="clear" w:color="auto" w:fill="auto"/>
            <w:noWrap/>
            <w:vAlign w:val="bottom"/>
          </w:tcPr>
          <w:p w14:paraId="139DB379"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b/>
                <w:bCs/>
                <w:sz w:val="22"/>
              </w:rPr>
              <w:t>(mg/kg)</w:t>
            </w:r>
          </w:p>
        </w:tc>
      </w:tr>
      <w:tr w:rsidR="003808D9" w:rsidRPr="009B5C01" w14:paraId="4C05F2F9" w14:textId="77777777" w:rsidTr="00314770">
        <w:trPr>
          <w:trHeight w:val="217"/>
        </w:trPr>
        <w:tc>
          <w:tcPr>
            <w:tcW w:w="886" w:type="pct"/>
            <w:shd w:val="clear" w:color="auto" w:fill="auto"/>
            <w:noWrap/>
            <w:vAlign w:val="bottom"/>
          </w:tcPr>
          <w:p w14:paraId="6CA7A04F"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Vitamin A</w:t>
            </w:r>
          </w:p>
        </w:tc>
        <w:tc>
          <w:tcPr>
            <w:tcW w:w="1129" w:type="pct"/>
            <w:shd w:val="clear" w:color="auto" w:fill="auto"/>
            <w:noWrap/>
            <w:vAlign w:val="bottom"/>
          </w:tcPr>
          <w:p w14:paraId="75BDEA3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Retinyl Palmitate- 250,000 IU/g (dry)</w:t>
            </w:r>
          </w:p>
        </w:tc>
        <w:tc>
          <w:tcPr>
            <w:tcW w:w="662" w:type="pct"/>
            <w:shd w:val="clear" w:color="auto" w:fill="auto"/>
            <w:noWrap/>
            <w:vAlign w:val="bottom"/>
          </w:tcPr>
          <w:p w14:paraId="11D00399"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1.5</w:t>
            </w:r>
          </w:p>
        </w:tc>
        <w:tc>
          <w:tcPr>
            <w:tcW w:w="426" w:type="pct"/>
            <w:shd w:val="clear" w:color="auto" w:fill="auto"/>
            <w:noWrap/>
            <w:vAlign w:val="bottom"/>
          </w:tcPr>
          <w:p w14:paraId="7426CB89" w14:textId="6A2E98DE"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0.8</w:t>
            </w:r>
          </w:p>
        </w:tc>
        <w:tc>
          <w:tcPr>
            <w:tcW w:w="516" w:type="pct"/>
            <w:shd w:val="clear" w:color="auto" w:fill="auto"/>
            <w:noWrap/>
            <w:vAlign w:val="bottom"/>
          </w:tcPr>
          <w:p w14:paraId="0F5B4780"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1.5</w:t>
            </w:r>
          </w:p>
        </w:tc>
        <w:tc>
          <w:tcPr>
            <w:tcW w:w="431" w:type="pct"/>
            <w:shd w:val="clear" w:color="auto" w:fill="auto"/>
            <w:noWrap/>
            <w:vAlign w:val="bottom"/>
          </w:tcPr>
          <w:p w14:paraId="3BD2AF60"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2.2</w:t>
            </w:r>
          </w:p>
        </w:tc>
        <w:tc>
          <w:tcPr>
            <w:tcW w:w="440" w:type="pct"/>
            <w:shd w:val="clear" w:color="auto" w:fill="auto"/>
            <w:noWrap/>
            <w:vAlign w:val="bottom"/>
          </w:tcPr>
          <w:p w14:paraId="1C9EC05B"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0.7</w:t>
            </w:r>
          </w:p>
        </w:tc>
        <w:tc>
          <w:tcPr>
            <w:tcW w:w="511" w:type="pct"/>
            <w:shd w:val="clear" w:color="auto" w:fill="auto"/>
            <w:noWrap/>
            <w:vAlign w:val="bottom"/>
          </w:tcPr>
          <w:p w14:paraId="11462BAB"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2.2</w:t>
            </w:r>
          </w:p>
        </w:tc>
      </w:tr>
      <w:tr w:rsidR="003808D9" w:rsidRPr="009B5C01" w14:paraId="78AE9FC2" w14:textId="77777777" w:rsidTr="00314770">
        <w:trPr>
          <w:trHeight w:val="217"/>
        </w:trPr>
        <w:tc>
          <w:tcPr>
            <w:tcW w:w="886" w:type="pct"/>
            <w:shd w:val="clear" w:color="auto" w:fill="auto"/>
            <w:noWrap/>
            <w:vAlign w:val="bottom"/>
            <w:hideMark/>
          </w:tcPr>
          <w:p w14:paraId="1B47089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Vitamin B9</w:t>
            </w:r>
          </w:p>
        </w:tc>
        <w:tc>
          <w:tcPr>
            <w:tcW w:w="1129" w:type="pct"/>
            <w:shd w:val="clear" w:color="auto" w:fill="auto"/>
            <w:noWrap/>
            <w:vAlign w:val="bottom"/>
            <w:hideMark/>
          </w:tcPr>
          <w:p w14:paraId="0F220D76"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Folic Acid</w:t>
            </w:r>
          </w:p>
        </w:tc>
        <w:tc>
          <w:tcPr>
            <w:tcW w:w="662" w:type="pct"/>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286B119B"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1.3</w:t>
            </w:r>
          </w:p>
        </w:tc>
        <w:tc>
          <w:tcPr>
            <w:tcW w:w="426" w:type="pct"/>
            <w:tcBorders>
              <w:top w:val="single" w:sz="4" w:space="0" w:color="auto"/>
              <w:left w:val="nil"/>
              <w:bottom w:val="single" w:sz="4" w:space="0" w:color="auto"/>
              <w:right w:val="single" w:sz="4" w:space="0" w:color="auto"/>
            </w:tcBorders>
            <w:shd w:val="clear" w:color="auto" w:fill="auto"/>
            <w:noWrap/>
            <w:vAlign w:val="bottom"/>
            <w:hideMark/>
          </w:tcPr>
          <w:p w14:paraId="2E8F2174" w14:textId="050CD271"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0.8</w:t>
            </w:r>
          </w:p>
        </w:tc>
        <w:tc>
          <w:tcPr>
            <w:tcW w:w="516" w:type="pct"/>
            <w:tcBorders>
              <w:top w:val="single" w:sz="4" w:space="0" w:color="auto"/>
              <w:left w:val="nil"/>
              <w:bottom w:val="single" w:sz="4" w:space="0" w:color="auto"/>
              <w:right w:val="single" w:sz="4" w:space="0" w:color="auto"/>
            </w:tcBorders>
            <w:shd w:val="clear" w:color="auto" w:fill="auto"/>
            <w:noWrap/>
            <w:vAlign w:val="bottom"/>
            <w:hideMark/>
          </w:tcPr>
          <w:p w14:paraId="4403372E"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1.5</w:t>
            </w:r>
          </w:p>
        </w:tc>
        <w:tc>
          <w:tcPr>
            <w:tcW w:w="431" w:type="pct"/>
            <w:tcBorders>
              <w:top w:val="single" w:sz="4" w:space="0" w:color="auto"/>
              <w:left w:val="nil"/>
              <w:bottom w:val="nil"/>
              <w:right w:val="single" w:sz="8" w:space="0" w:color="auto"/>
            </w:tcBorders>
            <w:shd w:val="clear" w:color="auto" w:fill="auto"/>
            <w:noWrap/>
            <w:vAlign w:val="bottom"/>
            <w:hideMark/>
          </w:tcPr>
          <w:p w14:paraId="4A68C9F5"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2.2</w:t>
            </w:r>
          </w:p>
        </w:tc>
        <w:tc>
          <w:tcPr>
            <w:tcW w:w="440" w:type="pct"/>
            <w:tcBorders>
              <w:top w:val="single" w:sz="4" w:space="0" w:color="auto"/>
              <w:left w:val="nil"/>
              <w:bottom w:val="single" w:sz="4" w:space="0" w:color="auto"/>
              <w:right w:val="nil"/>
            </w:tcBorders>
            <w:shd w:val="clear" w:color="auto" w:fill="auto"/>
            <w:noWrap/>
            <w:vAlign w:val="bottom"/>
            <w:hideMark/>
          </w:tcPr>
          <w:p w14:paraId="3118AB93"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0.7</w:t>
            </w:r>
          </w:p>
        </w:tc>
        <w:tc>
          <w:tcPr>
            <w:tcW w:w="511" w:type="pct"/>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1A7AEBA4"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2.2</w:t>
            </w:r>
          </w:p>
        </w:tc>
      </w:tr>
      <w:tr w:rsidR="003808D9" w:rsidRPr="009B5C01" w14:paraId="5DFD2193" w14:textId="77777777" w:rsidTr="00314770">
        <w:trPr>
          <w:trHeight w:val="217"/>
        </w:trPr>
        <w:tc>
          <w:tcPr>
            <w:tcW w:w="886" w:type="pct"/>
            <w:shd w:val="clear" w:color="auto" w:fill="auto"/>
            <w:noWrap/>
            <w:vAlign w:val="bottom"/>
            <w:hideMark/>
          </w:tcPr>
          <w:p w14:paraId="5E33C39F"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Iron</w:t>
            </w:r>
          </w:p>
        </w:tc>
        <w:tc>
          <w:tcPr>
            <w:tcW w:w="1129" w:type="pct"/>
            <w:shd w:val="clear" w:color="auto" w:fill="auto"/>
            <w:noWrap/>
            <w:vAlign w:val="bottom"/>
            <w:hideMark/>
          </w:tcPr>
          <w:p w14:paraId="02E48534" w14:textId="5EB30F12"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Iron EDTA</w:t>
            </w:r>
          </w:p>
        </w:tc>
        <w:tc>
          <w:tcPr>
            <w:tcW w:w="662" w:type="pct"/>
            <w:shd w:val="clear" w:color="auto" w:fill="auto"/>
            <w:noWrap/>
            <w:vAlign w:val="bottom"/>
            <w:hideMark/>
          </w:tcPr>
          <w:p w14:paraId="13D6D896" w14:textId="7F6ED8A9"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25</w:t>
            </w:r>
          </w:p>
        </w:tc>
        <w:tc>
          <w:tcPr>
            <w:tcW w:w="426" w:type="pct"/>
            <w:shd w:val="clear" w:color="auto" w:fill="auto"/>
            <w:noWrap/>
            <w:vAlign w:val="bottom"/>
            <w:hideMark/>
          </w:tcPr>
          <w:p w14:paraId="343FAAEB" w14:textId="342C3AF8"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43</w:t>
            </w:r>
          </w:p>
        </w:tc>
        <w:tc>
          <w:tcPr>
            <w:tcW w:w="516" w:type="pct"/>
            <w:shd w:val="clear" w:color="auto" w:fill="auto"/>
            <w:noWrap/>
            <w:vAlign w:val="bottom"/>
            <w:hideMark/>
          </w:tcPr>
          <w:p w14:paraId="098CBB3D" w14:textId="48C44CC0"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63</w:t>
            </w:r>
          </w:p>
        </w:tc>
        <w:tc>
          <w:tcPr>
            <w:tcW w:w="431" w:type="pct"/>
            <w:shd w:val="clear" w:color="auto" w:fill="auto"/>
            <w:noWrap/>
            <w:vAlign w:val="bottom"/>
            <w:hideMark/>
          </w:tcPr>
          <w:p w14:paraId="76F7B9AC" w14:textId="6A907095"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83</w:t>
            </w:r>
          </w:p>
        </w:tc>
        <w:tc>
          <w:tcPr>
            <w:tcW w:w="440" w:type="pct"/>
            <w:shd w:val="clear" w:color="auto" w:fill="auto"/>
            <w:noWrap/>
            <w:vAlign w:val="bottom"/>
            <w:hideMark/>
          </w:tcPr>
          <w:p w14:paraId="189AE343" w14:textId="1303681D"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43</w:t>
            </w:r>
          </w:p>
        </w:tc>
        <w:tc>
          <w:tcPr>
            <w:tcW w:w="511" w:type="pct"/>
            <w:shd w:val="clear" w:color="auto" w:fill="auto"/>
            <w:noWrap/>
            <w:vAlign w:val="bottom"/>
            <w:hideMark/>
          </w:tcPr>
          <w:p w14:paraId="090D4AD9" w14:textId="6E639C92"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84</w:t>
            </w:r>
          </w:p>
        </w:tc>
      </w:tr>
      <w:tr w:rsidR="003808D9" w:rsidRPr="009B5C01" w14:paraId="2CA6D259" w14:textId="77777777" w:rsidTr="00314770">
        <w:trPr>
          <w:trHeight w:val="217"/>
        </w:trPr>
        <w:tc>
          <w:tcPr>
            <w:tcW w:w="886" w:type="pct"/>
            <w:shd w:val="clear" w:color="auto" w:fill="auto"/>
            <w:noWrap/>
            <w:vAlign w:val="bottom"/>
            <w:hideMark/>
          </w:tcPr>
          <w:p w14:paraId="52FDEDD3"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Zinc</w:t>
            </w:r>
          </w:p>
        </w:tc>
        <w:tc>
          <w:tcPr>
            <w:tcW w:w="1129" w:type="pct"/>
            <w:shd w:val="clear" w:color="auto" w:fill="auto"/>
            <w:noWrap/>
            <w:vAlign w:val="bottom"/>
            <w:hideMark/>
          </w:tcPr>
          <w:p w14:paraId="7299A74B"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Zinc oxide</w:t>
            </w:r>
          </w:p>
        </w:tc>
        <w:tc>
          <w:tcPr>
            <w:tcW w:w="662" w:type="pct"/>
            <w:shd w:val="clear" w:color="auto" w:fill="auto"/>
            <w:noWrap/>
            <w:vAlign w:val="bottom"/>
            <w:hideMark/>
          </w:tcPr>
          <w:p w14:paraId="0BB3DAD1"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55</w:t>
            </w:r>
          </w:p>
        </w:tc>
        <w:tc>
          <w:tcPr>
            <w:tcW w:w="426" w:type="pct"/>
            <w:shd w:val="clear" w:color="auto" w:fill="auto"/>
            <w:noWrap/>
            <w:vAlign w:val="bottom"/>
            <w:hideMark/>
          </w:tcPr>
          <w:p w14:paraId="0DDE2D11" w14:textId="5EA6C04C"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57</w:t>
            </w:r>
          </w:p>
        </w:tc>
        <w:tc>
          <w:tcPr>
            <w:tcW w:w="516" w:type="pct"/>
            <w:shd w:val="clear" w:color="auto" w:fill="auto"/>
            <w:noWrap/>
            <w:vAlign w:val="bottom"/>
            <w:hideMark/>
          </w:tcPr>
          <w:p w14:paraId="1F738DF0" w14:textId="3A112628"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84</w:t>
            </w:r>
          </w:p>
        </w:tc>
        <w:tc>
          <w:tcPr>
            <w:tcW w:w="431" w:type="pct"/>
            <w:shd w:val="clear" w:color="auto" w:fill="auto"/>
            <w:noWrap/>
            <w:vAlign w:val="bottom"/>
            <w:hideMark/>
          </w:tcPr>
          <w:p w14:paraId="2F1902D6" w14:textId="54638065"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111</w:t>
            </w:r>
          </w:p>
        </w:tc>
        <w:tc>
          <w:tcPr>
            <w:tcW w:w="440" w:type="pct"/>
            <w:shd w:val="clear" w:color="auto" w:fill="auto"/>
            <w:noWrap/>
            <w:vAlign w:val="bottom"/>
            <w:hideMark/>
          </w:tcPr>
          <w:p w14:paraId="6D8E8CA1" w14:textId="692DDE39" w:rsidR="003808D9" w:rsidRPr="009B5C01" w:rsidRDefault="003808D9" w:rsidP="003808D9">
            <w:pPr>
              <w:jc w:val="center"/>
              <w:rPr>
                <w:rFonts w:asciiTheme="minorHAnsi" w:hAnsiTheme="minorHAnsi" w:cstheme="minorHAnsi"/>
                <w:sz w:val="22"/>
              </w:rPr>
            </w:pPr>
            <w:r w:rsidRPr="009B5C01">
              <w:rPr>
                <w:rFonts w:asciiTheme="minorHAnsi" w:hAnsiTheme="minorHAnsi" w:cstheme="minorHAnsi"/>
                <w:sz w:val="22"/>
              </w:rPr>
              <w:t>57</w:t>
            </w:r>
          </w:p>
        </w:tc>
        <w:tc>
          <w:tcPr>
            <w:tcW w:w="511" w:type="pct"/>
            <w:shd w:val="clear" w:color="auto" w:fill="auto"/>
            <w:noWrap/>
            <w:vAlign w:val="bottom"/>
            <w:hideMark/>
          </w:tcPr>
          <w:p w14:paraId="10B5E1DF" w14:textId="36E13DE8"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111</w:t>
            </w:r>
          </w:p>
        </w:tc>
      </w:tr>
      <w:tr w:rsidR="003808D9" w:rsidRPr="009B5C01" w14:paraId="584946C9" w14:textId="77777777" w:rsidTr="00314770">
        <w:trPr>
          <w:trHeight w:val="217"/>
        </w:trPr>
        <w:tc>
          <w:tcPr>
            <w:tcW w:w="886" w:type="pct"/>
            <w:shd w:val="clear" w:color="auto" w:fill="auto"/>
            <w:noWrap/>
            <w:vAlign w:val="bottom"/>
          </w:tcPr>
          <w:p w14:paraId="16E06BDD"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Vitamin B 12</w:t>
            </w:r>
          </w:p>
        </w:tc>
        <w:tc>
          <w:tcPr>
            <w:tcW w:w="1129" w:type="pct"/>
            <w:shd w:val="clear" w:color="auto" w:fill="auto"/>
            <w:noWrap/>
            <w:vAlign w:val="bottom"/>
          </w:tcPr>
          <w:p w14:paraId="3A96B45C"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Vitamin B12 0.1%WS</w:t>
            </w:r>
          </w:p>
        </w:tc>
        <w:tc>
          <w:tcPr>
            <w:tcW w:w="662" w:type="pct"/>
            <w:shd w:val="clear" w:color="auto" w:fill="auto"/>
            <w:noWrap/>
            <w:vAlign w:val="bottom"/>
          </w:tcPr>
          <w:p w14:paraId="4291F44E"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0.01</w:t>
            </w:r>
          </w:p>
        </w:tc>
        <w:tc>
          <w:tcPr>
            <w:tcW w:w="426" w:type="pct"/>
            <w:shd w:val="clear" w:color="auto" w:fill="auto"/>
            <w:noWrap/>
            <w:vAlign w:val="bottom"/>
          </w:tcPr>
          <w:p w14:paraId="745627BA" w14:textId="5E471EDE"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0.006</w:t>
            </w:r>
          </w:p>
        </w:tc>
        <w:tc>
          <w:tcPr>
            <w:tcW w:w="516" w:type="pct"/>
            <w:shd w:val="clear" w:color="auto" w:fill="auto"/>
            <w:noWrap/>
            <w:vAlign w:val="bottom"/>
          </w:tcPr>
          <w:p w14:paraId="283F1125"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0.01</w:t>
            </w:r>
          </w:p>
        </w:tc>
        <w:tc>
          <w:tcPr>
            <w:tcW w:w="431" w:type="pct"/>
            <w:shd w:val="clear" w:color="auto" w:fill="auto"/>
            <w:noWrap/>
            <w:vAlign w:val="bottom"/>
          </w:tcPr>
          <w:p w14:paraId="1681749D"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0.014</w:t>
            </w:r>
          </w:p>
        </w:tc>
        <w:tc>
          <w:tcPr>
            <w:tcW w:w="440" w:type="pct"/>
            <w:shd w:val="clear" w:color="auto" w:fill="auto"/>
            <w:noWrap/>
            <w:vAlign w:val="bottom"/>
          </w:tcPr>
          <w:p w14:paraId="7F63590A"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0.005</w:t>
            </w:r>
          </w:p>
        </w:tc>
        <w:tc>
          <w:tcPr>
            <w:tcW w:w="511" w:type="pct"/>
            <w:shd w:val="clear" w:color="auto" w:fill="auto"/>
            <w:noWrap/>
            <w:vAlign w:val="bottom"/>
          </w:tcPr>
          <w:p w14:paraId="215BC2B4" w14:textId="77777777" w:rsidR="003808D9" w:rsidRPr="009B5C01" w:rsidRDefault="003808D9" w:rsidP="009F2634">
            <w:pPr>
              <w:jc w:val="center"/>
              <w:rPr>
                <w:rFonts w:asciiTheme="minorHAnsi" w:hAnsiTheme="minorHAnsi" w:cstheme="minorHAnsi"/>
                <w:sz w:val="22"/>
              </w:rPr>
            </w:pPr>
            <w:r w:rsidRPr="009B5C01">
              <w:rPr>
                <w:rFonts w:asciiTheme="minorHAnsi" w:hAnsiTheme="minorHAnsi" w:cstheme="minorHAnsi"/>
                <w:sz w:val="22"/>
              </w:rPr>
              <w:t>0.014</w:t>
            </w:r>
          </w:p>
        </w:tc>
      </w:tr>
    </w:tbl>
    <w:p w14:paraId="0337CC44" w14:textId="77777777" w:rsidR="003808D9" w:rsidRPr="009B5C01" w:rsidRDefault="003808D9" w:rsidP="00DB4C3F">
      <w:pPr>
        <w:rPr>
          <w:rFonts w:asciiTheme="minorHAnsi" w:hAnsiTheme="minorHAnsi" w:cstheme="minorHAnsi"/>
        </w:rPr>
      </w:pPr>
    </w:p>
    <w:p w14:paraId="37B4DC38" w14:textId="77777777" w:rsidR="003808D9" w:rsidRPr="009B5C01" w:rsidRDefault="003808D9" w:rsidP="00DB4C3F">
      <w:pPr>
        <w:rPr>
          <w:rFonts w:asciiTheme="minorHAnsi" w:hAnsiTheme="minorHAnsi" w:cstheme="minorHAnsi"/>
        </w:rPr>
      </w:pPr>
    </w:p>
    <w:p w14:paraId="30711E58" w14:textId="77777777" w:rsidR="003808D9" w:rsidRDefault="003808D9" w:rsidP="00DB4C3F">
      <w:pPr>
        <w:rPr>
          <w:rFonts w:asciiTheme="minorHAnsi" w:hAnsiTheme="minorHAnsi" w:cstheme="minorHAnsi"/>
        </w:rPr>
      </w:pPr>
    </w:p>
    <w:p w14:paraId="61CB3323" w14:textId="77777777" w:rsidR="000247B3" w:rsidRDefault="000247B3" w:rsidP="00DB4C3F">
      <w:pPr>
        <w:rPr>
          <w:rFonts w:asciiTheme="minorHAnsi" w:hAnsiTheme="minorHAnsi" w:cstheme="minorHAnsi"/>
        </w:rPr>
      </w:pPr>
    </w:p>
    <w:p w14:paraId="4B75BB5A" w14:textId="77777777" w:rsidR="000247B3" w:rsidRDefault="000247B3" w:rsidP="00DB4C3F">
      <w:pPr>
        <w:rPr>
          <w:rFonts w:asciiTheme="minorHAnsi" w:hAnsiTheme="minorHAnsi" w:cstheme="minorHAnsi"/>
        </w:rPr>
      </w:pPr>
    </w:p>
    <w:p w14:paraId="7EA14C46" w14:textId="77777777" w:rsidR="000247B3" w:rsidRDefault="000247B3" w:rsidP="00DB4C3F">
      <w:pPr>
        <w:rPr>
          <w:rFonts w:asciiTheme="minorHAnsi" w:hAnsiTheme="minorHAnsi" w:cstheme="minorHAnsi"/>
        </w:rPr>
      </w:pPr>
    </w:p>
    <w:p w14:paraId="0CF81ECE" w14:textId="77777777" w:rsidR="000247B3" w:rsidRPr="009B5C01" w:rsidRDefault="000247B3" w:rsidP="00DB4C3F">
      <w:pPr>
        <w:rPr>
          <w:rFonts w:asciiTheme="minorHAnsi" w:hAnsiTheme="minorHAnsi" w:cstheme="minorHAnsi"/>
        </w:rPr>
      </w:pPr>
    </w:p>
    <w:p w14:paraId="518E012D" w14:textId="36FC297D" w:rsidR="00E8489E" w:rsidRPr="004A1E65" w:rsidRDefault="00E8489E" w:rsidP="00E8489E">
      <w:pPr>
        <w:pStyle w:val="Caption"/>
        <w:keepNext/>
        <w:rPr>
          <w:rFonts w:cstheme="minorHAnsi"/>
          <w:b/>
          <w:i w:val="0"/>
          <w:color w:val="auto"/>
          <w:sz w:val="24"/>
          <w:szCs w:val="24"/>
        </w:rPr>
      </w:pPr>
      <w:r w:rsidRPr="004A1E65">
        <w:rPr>
          <w:rFonts w:cstheme="minorHAnsi"/>
          <w:b/>
          <w:i w:val="0"/>
          <w:color w:val="auto"/>
          <w:sz w:val="24"/>
          <w:szCs w:val="24"/>
        </w:rPr>
        <w:lastRenderedPageBreak/>
        <w:t xml:space="preserve">Table </w:t>
      </w:r>
      <w:r w:rsidRPr="004A1E65">
        <w:rPr>
          <w:rFonts w:cstheme="minorHAnsi"/>
          <w:b/>
          <w:i w:val="0"/>
          <w:color w:val="auto"/>
          <w:sz w:val="24"/>
          <w:szCs w:val="24"/>
        </w:rPr>
        <w:fldChar w:fldCharType="begin"/>
      </w:r>
      <w:r w:rsidRPr="004A1E65">
        <w:rPr>
          <w:rFonts w:cstheme="minorHAnsi"/>
          <w:b/>
          <w:i w:val="0"/>
          <w:color w:val="auto"/>
          <w:sz w:val="24"/>
          <w:szCs w:val="24"/>
        </w:rPr>
        <w:instrText xml:space="preserve"> SEQ Table \* ARABIC </w:instrText>
      </w:r>
      <w:r w:rsidRPr="004A1E65">
        <w:rPr>
          <w:rFonts w:cstheme="minorHAnsi"/>
          <w:b/>
          <w:i w:val="0"/>
          <w:color w:val="auto"/>
          <w:sz w:val="24"/>
          <w:szCs w:val="24"/>
        </w:rPr>
        <w:fldChar w:fldCharType="separate"/>
      </w:r>
      <w:r w:rsidR="004A1E65" w:rsidRPr="004A1E65">
        <w:rPr>
          <w:rFonts w:cstheme="minorHAnsi"/>
          <w:b/>
          <w:i w:val="0"/>
          <w:noProof/>
          <w:color w:val="auto"/>
          <w:sz w:val="24"/>
          <w:szCs w:val="24"/>
        </w:rPr>
        <w:t>4</w:t>
      </w:r>
      <w:r w:rsidRPr="004A1E65">
        <w:rPr>
          <w:rFonts w:cstheme="minorHAnsi"/>
          <w:b/>
          <w:i w:val="0"/>
          <w:color w:val="auto"/>
          <w:sz w:val="24"/>
          <w:szCs w:val="24"/>
        </w:rPr>
        <w:fldChar w:fldCharType="end"/>
      </w:r>
      <w:r w:rsidR="00E41101" w:rsidRPr="004A1E65">
        <w:rPr>
          <w:rFonts w:cstheme="minorHAnsi"/>
          <w:b/>
          <w:i w:val="0"/>
          <w:color w:val="auto"/>
          <w:sz w:val="24"/>
          <w:szCs w:val="24"/>
        </w:rPr>
        <w:t xml:space="preserve">: </w:t>
      </w:r>
      <w:r w:rsidRPr="004A1E65">
        <w:rPr>
          <w:rFonts w:cstheme="minorHAnsi"/>
          <w:b/>
          <w:bCs/>
          <w:i w:val="0"/>
          <w:iCs w:val="0"/>
          <w:color w:val="auto"/>
          <w:sz w:val="24"/>
          <w:szCs w:val="24"/>
        </w:rPr>
        <w:t xml:space="preserve"> Micronutrient content of</w:t>
      </w:r>
      <w:r w:rsidRPr="004A1E65" w:rsidDel="001E539F">
        <w:rPr>
          <w:rFonts w:cstheme="minorHAnsi"/>
          <w:b/>
          <w:bCs/>
          <w:i w:val="0"/>
          <w:iCs w:val="0"/>
          <w:color w:val="auto"/>
          <w:sz w:val="24"/>
          <w:szCs w:val="24"/>
        </w:rPr>
        <w:t xml:space="preserve"> </w:t>
      </w:r>
      <w:r w:rsidRPr="004A1E65">
        <w:rPr>
          <w:rFonts w:cstheme="minorHAnsi"/>
          <w:b/>
          <w:bCs/>
          <w:i w:val="0"/>
          <w:iCs w:val="0"/>
          <w:color w:val="auto"/>
          <w:sz w:val="24"/>
          <w:szCs w:val="24"/>
        </w:rPr>
        <w:t>Fortified Maize Flour</w:t>
      </w:r>
      <w:r w:rsidR="00DE581C" w:rsidRPr="004A1E65">
        <w:rPr>
          <w:rFonts w:cstheme="minorHAnsi"/>
          <w:b/>
          <w:bCs/>
          <w:i w:val="0"/>
          <w:iCs w:val="0"/>
          <w:color w:val="auto"/>
          <w:sz w:val="24"/>
          <w:szCs w:val="24"/>
        </w:rPr>
        <w:t xml:space="preserve"> – Low</w:t>
      </w:r>
      <w:r w:rsidR="00DE581C" w:rsidRPr="004A1E65">
        <w:rPr>
          <w:rStyle w:val="FootnoteReference"/>
          <w:rFonts w:cstheme="minorHAnsi"/>
          <w:b/>
          <w:bCs/>
          <w:i w:val="0"/>
          <w:iCs w:val="0"/>
          <w:color w:val="auto"/>
          <w:sz w:val="24"/>
          <w:szCs w:val="24"/>
        </w:rPr>
        <w:footnoteReference w:id="23"/>
      </w:r>
      <w:r w:rsidR="00DE581C" w:rsidRPr="004A1E65">
        <w:rPr>
          <w:rFonts w:cstheme="minorHAnsi"/>
          <w:b/>
          <w:bCs/>
          <w:i w:val="0"/>
          <w:iCs w:val="0"/>
          <w:color w:val="auto"/>
          <w:sz w:val="24"/>
          <w:szCs w:val="24"/>
        </w:rPr>
        <w:t xml:space="preserve"> Extraction</w:t>
      </w:r>
    </w:p>
    <w:tbl>
      <w:tblPr>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28"/>
        <w:gridCol w:w="1777"/>
        <w:gridCol w:w="1135"/>
        <w:gridCol w:w="913"/>
        <w:gridCol w:w="1006"/>
        <w:gridCol w:w="1008"/>
        <w:gridCol w:w="1006"/>
        <w:gridCol w:w="1000"/>
      </w:tblGrid>
      <w:tr w:rsidR="00E8489E" w:rsidRPr="009B5C01" w14:paraId="105F7163" w14:textId="77777777" w:rsidTr="00140A5B">
        <w:trPr>
          <w:trHeight w:val="312"/>
        </w:trPr>
        <w:tc>
          <w:tcPr>
            <w:tcW w:w="859" w:type="pct"/>
            <w:shd w:val="clear" w:color="auto" w:fill="FFFFFF" w:themeFill="background1"/>
            <w:noWrap/>
            <w:vAlign w:val="bottom"/>
          </w:tcPr>
          <w:p w14:paraId="77199AF6" w14:textId="1A0F060E" w:rsidR="001E539F" w:rsidRPr="009B5C01" w:rsidRDefault="001E539F" w:rsidP="001E539F">
            <w:pPr>
              <w:jc w:val="center"/>
              <w:rPr>
                <w:rFonts w:asciiTheme="minorHAnsi" w:hAnsiTheme="minorHAnsi" w:cstheme="minorHAnsi"/>
                <w:sz w:val="22"/>
              </w:rPr>
            </w:pPr>
          </w:p>
        </w:tc>
        <w:tc>
          <w:tcPr>
            <w:tcW w:w="938" w:type="pct"/>
            <w:shd w:val="clear" w:color="auto" w:fill="FFFFFF" w:themeFill="background1"/>
            <w:noWrap/>
            <w:vAlign w:val="bottom"/>
          </w:tcPr>
          <w:p w14:paraId="2C5ACBF9" w14:textId="4D6805F3" w:rsidR="001E539F" w:rsidRPr="009B5C01" w:rsidRDefault="001E539F" w:rsidP="001E539F">
            <w:pPr>
              <w:rPr>
                <w:rFonts w:asciiTheme="minorHAnsi" w:hAnsiTheme="minorHAnsi" w:cstheme="minorHAnsi"/>
                <w:sz w:val="22"/>
              </w:rPr>
            </w:pPr>
          </w:p>
        </w:tc>
        <w:tc>
          <w:tcPr>
            <w:tcW w:w="599" w:type="pct"/>
            <w:shd w:val="clear" w:color="auto" w:fill="auto"/>
            <w:noWrap/>
            <w:vAlign w:val="bottom"/>
          </w:tcPr>
          <w:p w14:paraId="324FEBFF" w14:textId="3A009092"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1545" w:type="pct"/>
            <w:gridSpan w:val="3"/>
            <w:shd w:val="clear" w:color="auto" w:fill="auto"/>
            <w:noWrap/>
            <w:vAlign w:val="bottom"/>
          </w:tcPr>
          <w:p w14:paraId="3F1D55A0" w14:textId="42B7091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1059" w:type="pct"/>
            <w:gridSpan w:val="2"/>
            <w:shd w:val="clear" w:color="auto" w:fill="auto"/>
            <w:noWrap/>
            <w:vAlign w:val="bottom"/>
          </w:tcPr>
          <w:p w14:paraId="636AB99C" w14:textId="02E42E85"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E8489E" w:rsidRPr="009B5C01" w14:paraId="6F458786" w14:textId="77777777" w:rsidTr="00140A5B">
        <w:trPr>
          <w:trHeight w:val="312"/>
        </w:trPr>
        <w:tc>
          <w:tcPr>
            <w:tcW w:w="859" w:type="pct"/>
            <w:shd w:val="clear" w:color="auto" w:fill="FFFFFF" w:themeFill="background1"/>
            <w:noWrap/>
            <w:vAlign w:val="bottom"/>
          </w:tcPr>
          <w:p w14:paraId="388DA308" w14:textId="68609728"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Micronutrient</w:t>
            </w:r>
          </w:p>
        </w:tc>
        <w:tc>
          <w:tcPr>
            <w:tcW w:w="938" w:type="pct"/>
            <w:shd w:val="clear" w:color="auto" w:fill="FFFFFF" w:themeFill="background1"/>
            <w:noWrap/>
            <w:vAlign w:val="bottom"/>
          </w:tcPr>
          <w:p w14:paraId="2CB428FF" w14:textId="5C93BB63" w:rsidR="001E539F" w:rsidRPr="009B5C01" w:rsidRDefault="001E539F" w:rsidP="001E539F">
            <w:pPr>
              <w:rPr>
                <w:rFonts w:asciiTheme="minorHAnsi" w:hAnsiTheme="minorHAnsi" w:cstheme="minorHAnsi"/>
                <w:sz w:val="22"/>
              </w:rPr>
            </w:pPr>
            <w:r w:rsidRPr="009B5C01">
              <w:rPr>
                <w:rFonts w:asciiTheme="minorHAnsi" w:hAnsiTheme="minorHAnsi" w:cstheme="minorHAnsi"/>
                <w:b/>
                <w:bCs/>
                <w:sz w:val="22"/>
              </w:rPr>
              <w:t>Fortificant compound</w:t>
            </w:r>
          </w:p>
        </w:tc>
        <w:tc>
          <w:tcPr>
            <w:tcW w:w="599" w:type="pct"/>
            <w:shd w:val="clear" w:color="auto" w:fill="FFFFFF" w:themeFill="background1"/>
            <w:noWrap/>
            <w:vAlign w:val="bottom"/>
          </w:tcPr>
          <w:p w14:paraId="1695963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FL</w:t>
            </w:r>
          </w:p>
        </w:tc>
        <w:tc>
          <w:tcPr>
            <w:tcW w:w="482" w:type="pct"/>
            <w:shd w:val="clear" w:color="auto" w:fill="FFFFFF" w:themeFill="background1"/>
            <w:noWrap/>
            <w:vAlign w:val="bottom"/>
          </w:tcPr>
          <w:p w14:paraId="03B115E0"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(1)</w:t>
            </w:r>
          </w:p>
        </w:tc>
        <w:tc>
          <w:tcPr>
            <w:tcW w:w="531" w:type="pct"/>
            <w:shd w:val="clear" w:color="auto" w:fill="FFFFFF" w:themeFill="background1"/>
            <w:noWrap/>
            <w:vAlign w:val="bottom"/>
          </w:tcPr>
          <w:p w14:paraId="3BA0EDF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Average (2)</w:t>
            </w:r>
          </w:p>
        </w:tc>
        <w:tc>
          <w:tcPr>
            <w:tcW w:w="531" w:type="pct"/>
            <w:shd w:val="clear" w:color="auto" w:fill="FFFFFF" w:themeFill="background1"/>
            <w:noWrap/>
            <w:vAlign w:val="bottom"/>
          </w:tcPr>
          <w:p w14:paraId="27D51FE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(3)</w:t>
            </w:r>
          </w:p>
        </w:tc>
        <w:tc>
          <w:tcPr>
            <w:tcW w:w="531" w:type="pct"/>
            <w:shd w:val="clear" w:color="auto" w:fill="FFFFFF" w:themeFill="background1"/>
            <w:noWrap/>
            <w:vAlign w:val="bottom"/>
          </w:tcPr>
          <w:p w14:paraId="3635A33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LmL (4)</w:t>
            </w:r>
          </w:p>
        </w:tc>
        <w:tc>
          <w:tcPr>
            <w:tcW w:w="527" w:type="pct"/>
            <w:shd w:val="clear" w:color="auto" w:fill="FFFFFF" w:themeFill="background1"/>
            <w:noWrap/>
            <w:vAlign w:val="bottom"/>
          </w:tcPr>
          <w:p w14:paraId="42C3DEC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MTL (5)</w:t>
            </w:r>
          </w:p>
        </w:tc>
      </w:tr>
      <w:tr w:rsidR="00E8489E" w:rsidRPr="009B5C01" w14:paraId="4BB3F36E" w14:textId="77777777" w:rsidTr="00140A5B">
        <w:trPr>
          <w:trHeight w:val="312"/>
        </w:trPr>
        <w:tc>
          <w:tcPr>
            <w:tcW w:w="859" w:type="pct"/>
            <w:shd w:val="clear" w:color="auto" w:fill="FFFFFF" w:themeFill="background1"/>
            <w:noWrap/>
            <w:vAlign w:val="bottom"/>
          </w:tcPr>
          <w:p w14:paraId="596D11B8" w14:textId="77777777" w:rsidR="001E539F" w:rsidRPr="009B5C01" w:rsidRDefault="001E539F" w:rsidP="001E539F">
            <w:pPr>
              <w:jc w:val="center"/>
              <w:rPr>
                <w:rFonts w:asciiTheme="minorHAnsi" w:hAnsiTheme="minorHAnsi" w:cstheme="minorHAnsi"/>
                <w:sz w:val="22"/>
              </w:rPr>
            </w:pPr>
          </w:p>
        </w:tc>
        <w:tc>
          <w:tcPr>
            <w:tcW w:w="938" w:type="pct"/>
            <w:shd w:val="clear" w:color="auto" w:fill="FFFFFF" w:themeFill="background1"/>
            <w:noWrap/>
            <w:vAlign w:val="bottom"/>
          </w:tcPr>
          <w:p w14:paraId="484DAB5E" w14:textId="77777777" w:rsidR="001E539F" w:rsidRPr="009B5C01" w:rsidRDefault="001E539F" w:rsidP="001E539F">
            <w:pPr>
              <w:rPr>
                <w:rFonts w:asciiTheme="minorHAnsi" w:hAnsiTheme="minorHAnsi" w:cstheme="minorHAnsi"/>
                <w:sz w:val="22"/>
              </w:rPr>
            </w:pPr>
          </w:p>
        </w:tc>
        <w:tc>
          <w:tcPr>
            <w:tcW w:w="599" w:type="pct"/>
            <w:shd w:val="clear" w:color="auto" w:fill="FFFFFF" w:themeFill="background1"/>
            <w:noWrap/>
            <w:vAlign w:val="bottom"/>
          </w:tcPr>
          <w:p w14:paraId="66B401B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482" w:type="pct"/>
            <w:shd w:val="clear" w:color="auto" w:fill="FFFFFF" w:themeFill="background1"/>
            <w:noWrap/>
            <w:vAlign w:val="bottom"/>
          </w:tcPr>
          <w:p w14:paraId="22B3087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4958E3DF"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722ABAA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6C476DEF"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27" w:type="pct"/>
            <w:shd w:val="clear" w:color="auto" w:fill="FFFFFF" w:themeFill="background1"/>
            <w:noWrap/>
            <w:vAlign w:val="bottom"/>
          </w:tcPr>
          <w:p w14:paraId="0B515EF1"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r>
      <w:tr w:rsidR="00E8489E" w:rsidRPr="009B5C01" w14:paraId="3800C446" w14:textId="77777777" w:rsidTr="00140A5B">
        <w:trPr>
          <w:trHeight w:val="312"/>
        </w:trPr>
        <w:tc>
          <w:tcPr>
            <w:tcW w:w="859" w:type="pct"/>
            <w:shd w:val="clear" w:color="auto" w:fill="FFFFFF" w:themeFill="background1"/>
            <w:noWrap/>
            <w:vAlign w:val="bottom"/>
          </w:tcPr>
          <w:p w14:paraId="518E9F6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Vitamin A</w:t>
            </w:r>
          </w:p>
        </w:tc>
        <w:tc>
          <w:tcPr>
            <w:tcW w:w="938" w:type="pct"/>
            <w:shd w:val="clear" w:color="auto" w:fill="FFFFFF" w:themeFill="background1"/>
            <w:noWrap/>
            <w:vAlign w:val="bottom"/>
          </w:tcPr>
          <w:p w14:paraId="6786D19E"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Retinyl Palmitate- 250,000 IU/g (dry)</w:t>
            </w:r>
          </w:p>
        </w:tc>
        <w:tc>
          <w:tcPr>
            <w:tcW w:w="599" w:type="pct"/>
            <w:shd w:val="clear" w:color="auto" w:fill="FFFFFF" w:themeFill="background1"/>
            <w:noWrap/>
            <w:vAlign w:val="bottom"/>
          </w:tcPr>
          <w:p w14:paraId="3A247D01"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c>
          <w:tcPr>
            <w:tcW w:w="482" w:type="pct"/>
            <w:shd w:val="clear" w:color="auto" w:fill="FFFFFF" w:themeFill="background1"/>
            <w:noWrap/>
            <w:vAlign w:val="bottom"/>
          </w:tcPr>
          <w:p w14:paraId="24DC6AB4"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0.8</w:t>
            </w:r>
          </w:p>
        </w:tc>
        <w:tc>
          <w:tcPr>
            <w:tcW w:w="531" w:type="pct"/>
            <w:shd w:val="clear" w:color="auto" w:fill="FFFFFF" w:themeFill="background1"/>
            <w:noWrap/>
            <w:vAlign w:val="bottom"/>
          </w:tcPr>
          <w:p w14:paraId="36F63EF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c>
          <w:tcPr>
            <w:tcW w:w="531" w:type="pct"/>
            <w:shd w:val="clear" w:color="auto" w:fill="FFFFFF" w:themeFill="background1"/>
            <w:noWrap/>
            <w:vAlign w:val="bottom"/>
          </w:tcPr>
          <w:p w14:paraId="1FDAD084"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2.2</w:t>
            </w:r>
          </w:p>
        </w:tc>
        <w:tc>
          <w:tcPr>
            <w:tcW w:w="531" w:type="pct"/>
            <w:shd w:val="clear" w:color="auto" w:fill="FFFFFF" w:themeFill="background1"/>
            <w:noWrap/>
            <w:vAlign w:val="bottom"/>
          </w:tcPr>
          <w:p w14:paraId="287E2DA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0.7</w:t>
            </w:r>
          </w:p>
        </w:tc>
        <w:tc>
          <w:tcPr>
            <w:tcW w:w="527" w:type="pct"/>
            <w:shd w:val="clear" w:color="auto" w:fill="FFFFFF" w:themeFill="background1"/>
            <w:noWrap/>
            <w:vAlign w:val="bottom"/>
          </w:tcPr>
          <w:p w14:paraId="0BAAF18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2.2</w:t>
            </w:r>
          </w:p>
        </w:tc>
      </w:tr>
      <w:tr w:rsidR="00E8489E" w:rsidRPr="009B5C01" w14:paraId="61D92E3D" w14:textId="77777777" w:rsidTr="00140A5B">
        <w:trPr>
          <w:trHeight w:val="312"/>
        </w:trPr>
        <w:tc>
          <w:tcPr>
            <w:tcW w:w="859" w:type="pct"/>
            <w:shd w:val="clear" w:color="auto" w:fill="FFFFFF" w:themeFill="background1"/>
            <w:noWrap/>
            <w:vAlign w:val="bottom"/>
            <w:hideMark/>
          </w:tcPr>
          <w:p w14:paraId="1076916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 xml:space="preserve">Vitamin B-9 </w:t>
            </w:r>
          </w:p>
        </w:tc>
        <w:tc>
          <w:tcPr>
            <w:tcW w:w="938" w:type="pct"/>
            <w:shd w:val="clear" w:color="auto" w:fill="FFFFFF" w:themeFill="background1"/>
            <w:noWrap/>
            <w:vAlign w:val="bottom"/>
            <w:hideMark/>
          </w:tcPr>
          <w:p w14:paraId="2FB55D2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Folic Acid</w:t>
            </w:r>
          </w:p>
        </w:tc>
        <w:tc>
          <w:tcPr>
            <w:tcW w:w="599" w:type="pct"/>
            <w:tcBorders>
              <w:top w:val="single" w:sz="4" w:space="0" w:color="auto"/>
              <w:left w:val="single" w:sz="8" w:space="0" w:color="auto"/>
              <w:bottom w:val="single" w:sz="4" w:space="0" w:color="auto"/>
              <w:right w:val="single" w:sz="8" w:space="0" w:color="auto"/>
            </w:tcBorders>
            <w:shd w:val="clear" w:color="auto" w:fill="FFFFFF" w:themeFill="background1"/>
            <w:noWrap/>
            <w:vAlign w:val="bottom"/>
            <w:hideMark/>
          </w:tcPr>
          <w:p w14:paraId="5BC2C21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1.3</w:t>
            </w:r>
          </w:p>
        </w:tc>
        <w:tc>
          <w:tcPr>
            <w:tcW w:w="482"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599C8C9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0.8</w:t>
            </w:r>
          </w:p>
        </w:tc>
        <w:tc>
          <w:tcPr>
            <w:tcW w:w="531"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65C9C14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c>
          <w:tcPr>
            <w:tcW w:w="531" w:type="pct"/>
            <w:tcBorders>
              <w:top w:val="single" w:sz="4" w:space="0" w:color="auto"/>
              <w:left w:val="nil"/>
              <w:bottom w:val="nil"/>
              <w:right w:val="single" w:sz="8" w:space="0" w:color="auto"/>
            </w:tcBorders>
            <w:shd w:val="clear" w:color="auto" w:fill="FFFFFF" w:themeFill="background1"/>
            <w:noWrap/>
            <w:vAlign w:val="bottom"/>
            <w:hideMark/>
          </w:tcPr>
          <w:p w14:paraId="0808FE3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2.2</w:t>
            </w:r>
          </w:p>
        </w:tc>
        <w:tc>
          <w:tcPr>
            <w:tcW w:w="531" w:type="pct"/>
            <w:tcBorders>
              <w:top w:val="single" w:sz="4" w:space="0" w:color="auto"/>
              <w:left w:val="nil"/>
              <w:bottom w:val="single" w:sz="4" w:space="0" w:color="auto"/>
              <w:right w:val="nil"/>
            </w:tcBorders>
            <w:shd w:val="clear" w:color="auto" w:fill="FFFFFF" w:themeFill="background1"/>
            <w:noWrap/>
            <w:vAlign w:val="bottom"/>
            <w:hideMark/>
          </w:tcPr>
          <w:p w14:paraId="5C0D3EA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0.7</w:t>
            </w:r>
          </w:p>
        </w:tc>
        <w:tc>
          <w:tcPr>
            <w:tcW w:w="527" w:type="pct"/>
            <w:tcBorders>
              <w:top w:val="single" w:sz="4" w:space="0" w:color="auto"/>
              <w:left w:val="single" w:sz="4" w:space="0" w:color="auto"/>
              <w:bottom w:val="single" w:sz="4" w:space="0" w:color="auto"/>
              <w:right w:val="single" w:sz="8" w:space="0" w:color="auto"/>
            </w:tcBorders>
            <w:shd w:val="clear" w:color="auto" w:fill="FFFFFF" w:themeFill="background1"/>
            <w:noWrap/>
            <w:vAlign w:val="bottom"/>
            <w:hideMark/>
          </w:tcPr>
          <w:p w14:paraId="032948C4"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2.2</w:t>
            </w:r>
          </w:p>
        </w:tc>
      </w:tr>
      <w:tr w:rsidR="00E8489E" w:rsidRPr="009B5C01" w14:paraId="79471F92" w14:textId="77777777" w:rsidTr="00140A5B">
        <w:trPr>
          <w:trHeight w:val="324"/>
        </w:trPr>
        <w:tc>
          <w:tcPr>
            <w:tcW w:w="859" w:type="pct"/>
            <w:shd w:val="clear" w:color="auto" w:fill="FFFFFF" w:themeFill="background1"/>
            <w:noWrap/>
            <w:vAlign w:val="bottom"/>
            <w:hideMark/>
          </w:tcPr>
          <w:p w14:paraId="63CFCC5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Iron</w:t>
            </w:r>
          </w:p>
        </w:tc>
        <w:tc>
          <w:tcPr>
            <w:tcW w:w="938" w:type="pct"/>
            <w:shd w:val="clear" w:color="auto" w:fill="FFFFFF" w:themeFill="background1"/>
            <w:noWrap/>
            <w:vAlign w:val="bottom"/>
            <w:hideMark/>
          </w:tcPr>
          <w:p w14:paraId="35DF82A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NaFeEDTA</w:t>
            </w:r>
          </w:p>
        </w:tc>
        <w:tc>
          <w:tcPr>
            <w:tcW w:w="599" w:type="pct"/>
            <w:shd w:val="clear" w:color="auto" w:fill="FFFFFF" w:themeFill="background1"/>
            <w:noWrap/>
            <w:vAlign w:val="bottom"/>
            <w:hideMark/>
          </w:tcPr>
          <w:p w14:paraId="5AA3C7A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30</w:t>
            </w:r>
          </w:p>
        </w:tc>
        <w:tc>
          <w:tcPr>
            <w:tcW w:w="482" w:type="pct"/>
            <w:shd w:val="clear" w:color="auto" w:fill="FFFFFF" w:themeFill="background1"/>
            <w:noWrap/>
            <w:vAlign w:val="bottom"/>
            <w:hideMark/>
          </w:tcPr>
          <w:p w14:paraId="582E8DEF"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28</w:t>
            </w:r>
          </w:p>
        </w:tc>
        <w:tc>
          <w:tcPr>
            <w:tcW w:w="531" w:type="pct"/>
            <w:shd w:val="clear" w:color="auto" w:fill="FFFFFF" w:themeFill="background1"/>
            <w:noWrap/>
            <w:vAlign w:val="bottom"/>
            <w:hideMark/>
          </w:tcPr>
          <w:p w14:paraId="0D07DBE0"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41</w:t>
            </w:r>
          </w:p>
        </w:tc>
        <w:tc>
          <w:tcPr>
            <w:tcW w:w="531" w:type="pct"/>
            <w:shd w:val="clear" w:color="auto" w:fill="FFFFFF" w:themeFill="background1"/>
            <w:noWrap/>
            <w:vAlign w:val="bottom"/>
            <w:hideMark/>
          </w:tcPr>
          <w:p w14:paraId="018ACFE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54</w:t>
            </w:r>
          </w:p>
        </w:tc>
        <w:tc>
          <w:tcPr>
            <w:tcW w:w="531" w:type="pct"/>
            <w:shd w:val="clear" w:color="auto" w:fill="FFFFFF" w:themeFill="background1"/>
            <w:noWrap/>
            <w:vAlign w:val="bottom"/>
            <w:hideMark/>
          </w:tcPr>
          <w:p w14:paraId="4555CAB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28</w:t>
            </w:r>
          </w:p>
        </w:tc>
        <w:tc>
          <w:tcPr>
            <w:tcW w:w="527" w:type="pct"/>
            <w:shd w:val="clear" w:color="auto" w:fill="FFFFFF" w:themeFill="background1"/>
            <w:noWrap/>
            <w:vAlign w:val="bottom"/>
            <w:hideMark/>
          </w:tcPr>
          <w:p w14:paraId="074EE8D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54</w:t>
            </w:r>
          </w:p>
        </w:tc>
      </w:tr>
      <w:tr w:rsidR="00E8489E" w:rsidRPr="009B5C01" w14:paraId="5A0D1A4F" w14:textId="77777777" w:rsidTr="00140A5B">
        <w:trPr>
          <w:trHeight w:val="312"/>
        </w:trPr>
        <w:tc>
          <w:tcPr>
            <w:tcW w:w="859" w:type="pct"/>
            <w:shd w:val="clear" w:color="auto" w:fill="FFFFFF" w:themeFill="background1"/>
            <w:noWrap/>
            <w:vAlign w:val="bottom"/>
            <w:hideMark/>
          </w:tcPr>
          <w:p w14:paraId="38932F5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Zinc</w:t>
            </w:r>
          </w:p>
        </w:tc>
        <w:tc>
          <w:tcPr>
            <w:tcW w:w="938" w:type="pct"/>
            <w:shd w:val="clear" w:color="auto" w:fill="FFFFFF" w:themeFill="background1"/>
            <w:noWrap/>
            <w:vAlign w:val="bottom"/>
            <w:hideMark/>
          </w:tcPr>
          <w:p w14:paraId="018B9D2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Zinc oxide</w:t>
            </w:r>
          </w:p>
        </w:tc>
        <w:tc>
          <w:tcPr>
            <w:tcW w:w="599" w:type="pct"/>
            <w:shd w:val="clear" w:color="auto" w:fill="FFFFFF" w:themeFill="background1"/>
            <w:noWrap/>
            <w:vAlign w:val="bottom"/>
            <w:hideMark/>
          </w:tcPr>
          <w:p w14:paraId="6417DF3E"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40</w:t>
            </w:r>
          </w:p>
        </w:tc>
        <w:tc>
          <w:tcPr>
            <w:tcW w:w="482" w:type="pct"/>
            <w:shd w:val="clear" w:color="auto" w:fill="FFFFFF" w:themeFill="background1"/>
            <w:noWrap/>
            <w:vAlign w:val="bottom"/>
            <w:hideMark/>
          </w:tcPr>
          <w:p w14:paraId="02DC28B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33</w:t>
            </w:r>
          </w:p>
        </w:tc>
        <w:tc>
          <w:tcPr>
            <w:tcW w:w="531" w:type="pct"/>
            <w:shd w:val="clear" w:color="auto" w:fill="FFFFFF" w:themeFill="background1"/>
            <w:noWrap/>
            <w:vAlign w:val="bottom"/>
            <w:hideMark/>
          </w:tcPr>
          <w:p w14:paraId="5312B598"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49</w:t>
            </w:r>
          </w:p>
        </w:tc>
        <w:tc>
          <w:tcPr>
            <w:tcW w:w="531" w:type="pct"/>
            <w:shd w:val="clear" w:color="auto" w:fill="FFFFFF" w:themeFill="background1"/>
            <w:noWrap/>
            <w:vAlign w:val="bottom"/>
            <w:hideMark/>
          </w:tcPr>
          <w:p w14:paraId="0FCD5C2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65</w:t>
            </w:r>
          </w:p>
        </w:tc>
        <w:tc>
          <w:tcPr>
            <w:tcW w:w="531" w:type="pct"/>
            <w:shd w:val="clear" w:color="auto" w:fill="FFFFFF" w:themeFill="background1"/>
            <w:noWrap/>
            <w:vAlign w:val="bottom"/>
            <w:hideMark/>
          </w:tcPr>
          <w:p w14:paraId="5454AC5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33</w:t>
            </w:r>
          </w:p>
        </w:tc>
        <w:tc>
          <w:tcPr>
            <w:tcW w:w="527" w:type="pct"/>
            <w:shd w:val="clear" w:color="auto" w:fill="FFFFFF" w:themeFill="background1"/>
            <w:noWrap/>
            <w:vAlign w:val="bottom"/>
            <w:hideMark/>
          </w:tcPr>
          <w:p w14:paraId="4F64689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65</w:t>
            </w:r>
          </w:p>
        </w:tc>
      </w:tr>
      <w:tr w:rsidR="007B0196" w:rsidRPr="009B5C01" w14:paraId="35C1E9B9" w14:textId="77777777" w:rsidTr="00140A5B">
        <w:trPr>
          <w:trHeight w:val="312"/>
        </w:trPr>
        <w:tc>
          <w:tcPr>
            <w:tcW w:w="859" w:type="pct"/>
            <w:shd w:val="clear" w:color="auto" w:fill="FFFFFF" w:themeFill="background1"/>
            <w:noWrap/>
            <w:vAlign w:val="center"/>
          </w:tcPr>
          <w:p w14:paraId="537B7516" w14:textId="6B302DB4" w:rsidR="007B0196" w:rsidRPr="009B5C01" w:rsidRDefault="007B0196" w:rsidP="007B0196">
            <w:pPr>
              <w:jc w:val="center"/>
              <w:rPr>
                <w:rFonts w:asciiTheme="minorHAnsi" w:hAnsiTheme="minorHAnsi" w:cstheme="minorHAnsi"/>
                <w:sz w:val="22"/>
              </w:rPr>
            </w:pPr>
            <w:r w:rsidRPr="009B5C01">
              <w:rPr>
                <w:rFonts w:asciiTheme="minorHAnsi" w:hAnsiTheme="minorHAnsi" w:cstheme="minorHAnsi"/>
                <w:sz w:val="22"/>
              </w:rPr>
              <w:t>Vit. B12</w:t>
            </w:r>
          </w:p>
        </w:tc>
        <w:tc>
          <w:tcPr>
            <w:tcW w:w="938" w:type="pct"/>
            <w:shd w:val="clear" w:color="auto" w:fill="FFFFFF" w:themeFill="background1"/>
            <w:noWrap/>
            <w:vAlign w:val="center"/>
          </w:tcPr>
          <w:p w14:paraId="42479E37" w14:textId="0E9FC272"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Vitamin B12 0.1%WS</w:t>
            </w:r>
          </w:p>
        </w:tc>
        <w:tc>
          <w:tcPr>
            <w:tcW w:w="599" w:type="pct"/>
            <w:shd w:val="clear" w:color="auto" w:fill="FFFFFF" w:themeFill="background1"/>
            <w:noWrap/>
            <w:vAlign w:val="center"/>
          </w:tcPr>
          <w:p w14:paraId="508D79EC" w14:textId="39DA692C"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0.01</w:t>
            </w:r>
          </w:p>
        </w:tc>
        <w:tc>
          <w:tcPr>
            <w:tcW w:w="482" w:type="pct"/>
            <w:shd w:val="clear" w:color="auto" w:fill="FFFFFF" w:themeFill="background1"/>
            <w:noWrap/>
            <w:vAlign w:val="center"/>
          </w:tcPr>
          <w:p w14:paraId="5E8B39AF" w14:textId="0B019A33"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0.006</w:t>
            </w:r>
          </w:p>
        </w:tc>
        <w:tc>
          <w:tcPr>
            <w:tcW w:w="531" w:type="pct"/>
            <w:shd w:val="clear" w:color="auto" w:fill="FFFFFF" w:themeFill="background1"/>
            <w:noWrap/>
            <w:vAlign w:val="center"/>
          </w:tcPr>
          <w:p w14:paraId="1E30DE72" w14:textId="57854881"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0.01</w:t>
            </w:r>
          </w:p>
        </w:tc>
        <w:tc>
          <w:tcPr>
            <w:tcW w:w="531" w:type="pct"/>
            <w:shd w:val="clear" w:color="auto" w:fill="FFFFFF" w:themeFill="background1"/>
            <w:noWrap/>
            <w:vAlign w:val="center"/>
          </w:tcPr>
          <w:p w14:paraId="53D27628" w14:textId="2F3B5C9F"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0.014</w:t>
            </w:r>
          </w:p>
        </w:tc>
        <w:tc>
          <w:tcPr>
            <w:tcW w:w="531" w:type="pct"/>
            <w:shd w:val="clear" w:color="auto" w:fill="FFFFFF" w:themeFill="background1"/>
            <w:noWrap/>
            <w:vAlign w:val="center"/>
          </w:tcPr>
          <w:p w14:paraId="4C0BC5F4" w14:textId="135D1ED9"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0.005</w:t>
            </w:r>
          </w:p>
        </w:tc>
        <w:tc>
          <w:tcPr>
            <w:tcW w:w="527" w:type="pct"/>
            <w:shd w:val="clear" w:color="auto" w:fill="FFFFFF" w:themeFill="background1"/>
            <w:noWrap/>
            <w:vAlign w:val="center"/>
          </w:tcPr>
          <w:p w14:paraId="7AB61148" w14:textId="76753190" w:rsidR="007B0196" w:rsidRPr="009B5C01" w:rsidRDefault="007B0196" w:rsidP="00C0131E">
            <w:pPr>
              <w:jc w:val="center"/>
              <w:rPr>
                <w:rFonts w:asciiTheme="minorHAnsi" w:hAnsiTheme="minorHAnsi" w:cstheme="minorHAnsi"/>
                <w:sz w:val="22"/>
              </w:rPr>
            </w:pPr>
            <w:r w:rsidRPr="009B5C01">
              <w:rPr>
                <w:rFonts w:asciiTheme="minorHAnsi" w:hAnsiTheme="minorHAnsi" w:cstheme="minorHAnsi"/>
                <w:sz w:val="22"/>
              </w:rPr>
              <w:t>0.014</w:t>
            </w:r>
          </w:p>
        </w:tc>
      </w:tr>
    </w:tbl>
    <w:p w14:paraId="63086190" w14:textId="4DFD7F09" w:rsidR="00127373" w:rsidRPr="009B5C01" w:rsidRDefault="00127373" w:rsidP="00DB4C3F">
      <w:pPr>
        <w:pStyle w:val="Caption"/>
        <w:keepNext/>
        <w:rPr>
          <w:rFonts w:cstheme="minorHAnsi"/>
          <w:b/>
          <w:bCs/>
          <w:i w:val="0"/>
          <w:iCs w:val="0"/>
          <w:color w:val="auto"/>
          <w:sz w:val="24"/>
          <w:szCs w:val="24"/>
        </w:rPr>
      </w:pPr>
    </w:p>
    <w:p w14:paraId="4F757C2B" w14:textId="77777777" w:rsidR="00976302" w:rsidRPr="009B5C01" w:rsidRDefault="00976302" w:rsidP="00976302">
      <w:pPr>
        <w:rPr>
          <w:rFonts w:asciiTheme="minorHAnsi" w:hAnsiTheme="minorHAnsi" w:cstheme="minorHAnsi"/>
        </w:rPr>
      </w:pPr>
    </w:p>
    <w:p w14:paraId="66B7051D" w14:textId="77777777" w:rsidR="00DE581C" w:rsidRPr="009B5C01" w:rsidRDefault="00DE581C" w:rsidP="00976302">
      <w:pPr>
        <w:rPr>
          <w:rFonts w:asciiTheme="minorHAnsi" w:hAnsiTheme="minorHAnsi" w:cstheme="minorHAnsi"/>
        </w:rPr>
      </w:pPr>
    </w:p>
    <w:p w14:paraId="0142011F" w14:textId="76ECAFD1" w:rsidR="00DE581C" w:rsidRPr="004A1E65" w:rsidRDefault="00DE581C" w:rsidP="009B5C01">
      <w:pPr>
        <w:pStyle w:val="Caption"/>
        <w:keepNext/>
        <w:rPr>
          <w:b/>
          <w:i w:val="0"/>
          <w:color w:val="auto"/>
          <w:sz w:val="24"/>
          <w:szCs w:val="24"/>
        </w:rPr>
      </w:pPr>
      <w:r w:rsidRPr="004A1E65">
        <w:rPr>
          <w:b/>
          <w:i w:val="0"/>
          <w:color w:val="auto"/>
          <w:sz w:val="24"/>
          <w:szCs w:val="24"/>
        </w:rPr>
        <w:t xml:space="preserve">Table </w:t>
      </w:r>
      <w:r w:rsidRPr="004A1E65">
        <w:rPr>
          <w:b/>
          <w:i w:val="0"/>
          <w:color w:val="auto"/>
          <w:sz w:val="24"/>
          <w:szCs w:val="24"/>
        </w:rPr>
        <w:fldChar w:fldCharType="begin"/>
      </w:r>
      <w:r w:rsidRPr="004A1E65">
        <w:rPr>
          <w:b/>
          <w:i w:val="0"/>
          <w:color w:val="auto"/>
          <w:sz w:val="24"/>
          <w:szCs w:val="24"/>
        </w:rPr>
        <w:instrText xml:space="preserve"> SEQ Table \* ARABIC </w:instrText>
      </w:r>
      <w:r w:rsidRPr="004A1E65">
        <w:rPr>
          <w:b/>
          <w:i w:val="0"/>
          <w:color w:val="auto"/>
          <w:sz w:val="24"/>
          <w:szCs w:val="24"/>
        </w:rPr>
        <w:fldChar w:fldCharType="separate"/>
      </w:r>
      <w:r w:rsidR="004A1E65" w:rsidRPr="004A1E65">
        <w:rPr>
          <w:b/>
          <w:i w:val="0"/>
          <w:noProof/>
          <w:color w:val="auto"/>
          <w:sz w:val="24"/>
          <w:szCs w:val="24"/>
        </w:rPr>
        <w:t>5</w:t>
      </w:r>
      <w:r w:rsidRPr="004A1E65">
        <w:rPr>
          <w:b/>
          <w:i w:val="0"/>
          <w:color w:val="auto"/>
          <w:sz w:val="24"/>
          <w:szCs w:val="24"/>
        </w:rPr>
        <w:fldChar w:fldCharType="end"/>
      </w:r>
      <w:r w:rsidRPr="004A1E65">
        <w:rPr>
          <w:b/>
          <w:i w:val="0"/>
          <w:color w:val="auto"/>
          <w:sz w:val="24"/>
          <w:szCs w:val="24"/>
        </w:rPr>
        <w:t xml:space="preserve">: </w:t>
      </w:r>
      <w:r w:rsidRPr="004A1E65">
        <w:rPr>
          <w:rFonts w:cstheme="minorHAnsi"/>
          <w:b/>
          <w:bCs/>
          <w:i w:val="0"/>
          <w:iCs w:val="0"/>
          <w:color w:val="auto"/>
          <w:sz w:val="24"/>
          <w:szCs w:val="24"/>
        </w:rPr>
        <w:t>Micronutrient content of</w:t>
      </w:r>
      <w:r w:rsidRPr="004A1E65" w:rsidDel="001E539F">
        <w:rPr>
          <w:rFonts w:cstheme="minorHAnsi"/>
          <w:b/>
          <w:bCs/>
          <w:i w:val="0"/>
          <w:iCs w:val="0"/>
          <w:color w:val="auto"/>
          <w:sz w:val="24"/>
          <w:szCs w:val="24"/>
        </w:rPr>
        <w:t xml:space="preserve"> </w:t>
      </w:r>
      <w:r w:rsidRPr="004A1E65">
        <w:rPr>
          <w:rFonts w:cstheme="minorHAnsi"/>
          <w:b/>
          <w:bCs/>
          <w:i w:val="0"/>
          <w:iCs w:val="0"/>
          <w:color w:val="auto"/>
          <w:sz w:val="24"/>
          <w:szCs w:val="24"/>
        </w:rPr>
        <w:t>Fortified Whole</w:t>
      </w:r>
      <w:r w:rsidRPr="004A1E65">
        <w:rPr>
          <w:rStyle w:val="FootnoteReference"/>
          <w:rFonts w:cstheme="minorHAnsi"/>
          <w:b/>
          <w:bCs/>
          <w:i w:val="0"/>
          <w:iCs w:val="0"/>
          <w:color w:val="auto"/>
          <w:sz w:val="24"/>
          <w:szCs w:val="24"/>
        </w:rPr>
        <w:footnoteReference w:id="24"/>
      </w:r>
      <w:r w:rsidRPr="004A1E65">
        <w:rPr>
          <w:rFonts w:cstheme="minorHAnsi"/>
          <w:b/>
          <w:bCs/>
          <w:i w:val="0"/>
          <w:iCs w:val="0"/>
          <w:color w:val="auto"/>
          <w:sz w:val="24"/>
          <w:szCs w:val="24"/>
        </w:rPr>
        <w:t xml:space="preserve"> Maize Flour – High Extraction</w:t>
      </w:r>
    </w:p>
    <w:tbl>
      <w:tblPr>
        <w:tblW w:w="5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759"/>
        <w:gridCol w:w="1921"/>
        <w:gridCol w:w="1227"/>
        <w:gridCol w:w="989"/>
        <w:gridCol w:w="1088"/>
        <w:gridCol w:w="1088"/>
        <w:gridCol w:w="1088"/>
        <w:gridCol w:w="1081"/>
      </w:tblGrid>
      <w:tr w:rsidR="00DE581C" w:rsidRPr="009B5C01" w14:paraId="7D7D4408" w14:textId="77777777" w:rsidTr="009F2634">
        <w:trPr>
          <w:trHeight w:val="263"/>
        </w:trPr>
        <w:tc>
          <w:tcPr>
            <w:tcW w:w="859" w:type="pct"/>
            <w:shd w:val="clear" w:color="auto" w:fill="FFFFFF" w:themeFill="background1"/>
            <w:noWrap/>
            <w:vAlign w:val="bottom"/>
          </w:tcPr>
          <w:p w14:paraId="02B1A86E" w14:textId="77777777" w:rsidR="00DE581C" w:rsidRPr="009B5C01" w:rsidRDefault="00DE581C" w:rsidP="009F2634">
            <w:pPr>
              <w:jc w:val="center"/>
              <w:rPr>
                <w:rFonts w:asciiTheme="minorHAnsi" w:hAnsiTheme="minorHAnsi" w:cstheme="minorHAnsi"/>
                <w:sz w:val="22"/>
              </w:rPr>
            </w:pPr>
          </w:p>
        </w:tc>
        <w:tc>
          <w:tcPr>
            <w:tcW w:w="938" w:type="pct"/>
            <w:shd w:val="clear" w:color="auto" w:fill="FFFFFF" w:themeFill="background1"/>
            <w:noWrap/>
            <w:vAlign w:val="bottom"/>
          </w:tcPr>
          <w:p w14:paraId="7497303E" w14:textId="77777777" w:rsidR="00DE581C" w:rsidRPr="009B5C01" w:rsidRDefault="00DE581C" w:rsidP="009F2634">
            <w:pPr>
              <w:rPr>
                <w:rFonts w:asciiTheme="minorHAnsi" w:hAnsiTheme="minorHAnsi" w:cstheme="minorHAnsi"/>
                <w:sz w:val="22"/>
              </w:rPr>
            </w:pPr>
          </w:p>
        </w:tc>
        <w:tc>
          <w:tcPr>
            <w:tcW w:w="599" w:type="pct"/>
            <w:shd w:val="clear" w:color="auto" w:fill="auto"/>
            <w:noWrap/>
            <w:vAlign w:val="bottom"/>
          </w:tcPr>
          <w:p w14:paraId="6722A1C6"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1545" w:type="pct"/>
            <w:gridSpan w:val="3"/>
            <w:shd w:val="clear" w:color="auto" w:fill="auto"/>
            <w:noWrap/>
            <w:vAlign w:val="bottom"/>
          </w:tcPr>
          <w:p w14:paraId="36A52563"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1059" w:type="pct"/>
            <w:gridSpan w:val="2"/>
            <w:shd w:val="clear" w:color="auto" w:fill="auto"/>
            <w:noWrap/>
            <w:vAlign w:val="bottom"/>
          </w:tcPr>
          <w:p w14:paraId="7898157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DE581C" w:rsidRPr="009B5C01" w14:paraId="3A9F5C1F" w14:textId="77777777" w:rsidTr="009F2634">
        <w:trPr>
          <w:trHeight w:val="263"/>
        </w:trPr>
        <w:tc>
          <w:tcPr>
            <w:tcW w:w="859" w:type="pct"/>
            <w:shd w:val="clear" w:color="auto" w:fill="FFFFFF" w:themeFill="background1"/>
            <w:noWrap/>
            <w:vAlign w:val="bottom"/>
          </w:tcPr>
          <w:p w14:paraId="49A7EF33"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Micronutrient</w:t>
            </w:r>
          </w:p>
        </w:tc>
        <w:tc>
          <w:tcPr>
            <w:tcW w:w="938" w:type="pct"/>
            <w:shd w:val="clear" w:color="auto" w:fill="FFFFFF" w:themeFill="background1"/>
            <w:noWrap/>
            <w:vAlign w:val="bottom"/>
          </w:tcPr>
          <w:p w14:paraId="4A9060F3" w14:textId="77777777" w:rsidR="00DE581C" w:rsidRPr="009B5C01" w:rsidRDefault="00DE581C" w:rsidP="009F2634">
            <w:pPr>
              <w:rPr>
                <w:rFonts w:asciiTheme="minorHAnsi" w:hAnsiTheme="minorHAnsi" w:cstheme="minorHAnsi"/>
                <w:sz w:val="22"/>
              </w:rPr>
            </w:pPr>
            <w:r w:rsidRPr="009B5C01">
              <w:rPr>
                <w:rFonts w:asciiTheme="minorHAnsi" w:hAnsiTheme="minorHAnsi" w:cstheme="minorHAnsi"/>
                <w:b/>
                <w:bCs/>
                <w:sz w:val="22"/>
              </w:rPr>
              <w:t>Fortificant compound</w:t>
            </w:r>
          </w:p>
        </w:tc>
        <w:tc>
          <w:tcPr>
            <w:tcW w:w="599" w:type="pct"/>
            <w:shd w:val="clear" w:color="auto" w:fill="FFFFFF" w:themeFill="background1"/>
            <w:noWrap/>
            <w:vAlign w:val="bottom"/>
          </w:tcPr>
          <w:p w14:paraId="1FE439EC"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FL</w:t>
            </w:r>
          </w:p>
        </w:tc>
        <w:tc>
          <w:tcPr>
            <w:tcW w:w="483" w:type="pct"/>
            <w:shd w:val="clear" w:color="auto" w:fill="FFFFFF" w:themeFill="background1"/>
            <w:noWrap/>
            <w:vAlign w:val="bottom"/>
          </w:tcPr>
          <w:p w14:paraId="118EDEF1"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mFL (1)</w:t>
            </w:r>
          </w:p>
        </w:tc>
        <w:tc>
          <w:tcPr>
            <w:tcW w:w="531" w:type="pct"/>
            <w:shd w:val="clear" w:color="auto" w:fill="FFFFFF" w:themeFill="background1"/>
            <w:noWrap/>
            <w:vAlign w:val="bottom"/>
          </w:tcPr>
          <w:p w14:paraId="310B6C9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Average (2)</w:t>
            </w:r>
          </w:p>
        </w:tc>
        <w:tc>
          <w:tcPr>
            <w:tcW w:w="531" w:type="pct"/>
            <w:shd w:val="clear" w:color="auto" w:fill="FFFFFF" w:themeFill="background1"/>
            <w:noWrap/>
            <w:vAlign w:val="bottom"/>
          </w:tcPr>
          <w:p w14:paraId="1E528B3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MFL (3)</w:t>
            </w:r>
          </w:p>
        </w:tc>
        <w:tc>
          <w:tcPr>
            <w:tcW w:w="531" w:type="pct"/>
            <w:shd w:val="clear" w:color="auto" w:fill="FFFFFF" w:themeFill="background1"/>
            <w:noWrap/>
            <w:vAlign w:val="bottom"/>
          </w:tcPr>
          <w:p w14:paraId="5FB2AD91"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LmL (4)</w:t>
            </w:r>
          </w:p>
        </w:tc>
        <w:tc>
          <w:tcPr>
            <w:tcW w:w="528" w:type="pct"/>
            <w:shd w:val="clear" w:color="auto" w:fill="FFFFFF" w:themeFill="background1"/>
            <w:noWrap/>
            <w:vAlign w:val="bottom"/>
          </w:tcPr>
          <w:p w14:paraId="64B97A8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MTL (5)</w:t>
            </w:r>
          </w:p>
        </w:tc>
      </w:tr>
      <w:tr w:rsidR="00DE581C" w:rsidRPr="009B5C01" w14:paraId="3A385140" w14:textId="77777777" w:rsidTr="009F2634">
        <w:trPr>
          <w:trHeight w:val="263"/>
        </w:trPr>
        <w:tc>
          <w:tcPr>
            <w:tcW w:w="859" w:type="pct"/>
            <w:shd w:val="clear" w:color="auto" w:fill="FFFFFF" w:themeFill="background1"/>
            <w:noWrap/>
            <w:vAlign w:val="bottom"/>
          </w:tcPr>
          <w:p w14:paraId="0E9DF67E" w14:textId="77777777" w:rsidR="00DE581C" w:rsidRPr="009B5C01" w:rsidRDefault="00DE581C" w:rsidP="009F2634">
            <w:pPr>
              <w:jc w:val="center"/>
              <w:rPr>
                <w:rFonts w:asciiTheme="minorHAnsi" w:hAnsiTheme="minorHAnsi" w:cstheme="minorHAnsi"/>
                <w:sz w:val="22"/>
              </w:rPr>
            </w:pPr>
          </w:p>
        </w:tc>
        <w:tc>
          <w:tcPr>
            <w:tcW w:w="938" w:type="pct"/>
            <w:shd w:val="clear" w:color="auto" w:fill="FFFFFF" w:themeFill="background1"/>
            <w:noWrap/>
            <w:vAlign w:val="bottom"/>
          </w:tcPr>
          <w:p w14:paraId="5D060275" w14:textId="77777777" w:rsidR="00DE581C" w:rsidRPr="009B5C01" w:rsidRDefault="00DE581C" w:rsidP="009F2634">
            <w:pPr>
              <w:rPr>
                <w:rFonts w:asciiTheme="minorHAnsi" w:hAnsiTheme="minorHAnsi" w:cstheme="minorHAnsi"/>
                <w:sz w:val="22"/>
              </w:rPr>
            </w:pPr>
          </w:p>
        </w:tc>
        <w:tc>
          <w:tcPr>
            <w:tcW w:w="599" w:type="pct"/>
            <w:shd w:val="clear" w:color="auto" w:fill="FFFFFF" w:themeFill="background1"/>
            <w:noWrap/>
            <w:vAlign w:val="bottom"/>
          </w:tcPr>
          <w:p w14:paraId="4A9935AB"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483" w:type="pct"/>
            <w:shd w:val="clear" w:color="auto" w:fill="FFFFFF" w:themeFill="background1"/>
            <w:noWrap/>
            <w:vAlign w:val="bottom"/>
          </w:tcPr>
          <w:p w14:paraId="72ACC1E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6898950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40996DEE"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31" w:type="pct"/>
            <w:shd w:val="clear" w:color="auto" w:fill="FFFFFF" w:themeFill="background1"/>
            <w:noWrap/>
            <w:vAlign w:val="bottom"/>
          </w:tcPr>
          <w:p w14:paraId="591B152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c>
          <w:tcPr>
            <w:tcW w:w="528" w:type="pct"/>
            <w:shd w:val="clear" w:color="auto" w:fill="FFFFFF" w:themeFill="background1"/>
            <w:noWrap/>
            <w:vAlign w:val="bottom"/>
          </w:tcPr>
          <w:p w14:paraId="7F0692B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b/>
                <w:bCs/>
                <w:sz w:val="22"/>
              </w:rPr>
              <w:t>(mg/kg)</w:t>
            </w:r>
          </w:p>
        </w:tc>
      </w:tr>
      <w:tr w:rsidR="00DE581C" w:rsidRPr="009B5C01" w14:paraId="7D5759CD" w14:textId="77777777" w:rsidTr="009F2634">
        <w:trPr>
          <w:trHeight w:val="263"/>
        </w:trPr>
        <w:tc>
          <w:tcPr>
            <w:tcW w:w="859" w:type="pct"/>
            <w:shd w:val="clear" w:color="auto" w:fill="FFFFFF" w:themeFill="background1"/>
            <w:noWrap/>
            <w:vAlign w:val="bottom"/>
          </w:tcPr>
          <w:p w14:paraId="1D91D001"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Vitamin A</w:t>
            </w:r>
          </w:p>
        </w:tc>
        <w:tc>
          <w:tcPr>
            <w:tcW w:w="938" w:type="pct"/>
            <w:shd w:val="clear" w:color="auto" w:fill="FFFFFF" w:themeFill="background1"/>
            <w:noWrap/>
            <w:vAlign w:val="bottom"/>
          </w:tcPr>
          <w:p w14:paraId="7DE58256"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Retinyl Palmitate- 250,000 IU/g (dry)</w:t>
            </w:r>
          </w:p>
        </w:tc>
        <w:tc>
          <w:tcPr>
            <w:tcW w:w="599" w:type="pct"/>
            <w:shd w:val="clear" w:color="auto" w:fill="FFFFFF" w:themeFill="background1"/>
            <w:noWrap/>
            <w:vAlign w:val="bottom"/>
          </w:tcPr>
          <w:p w14:paraId="68C6247C"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1.5</w:t>
            </w:r>
          </w:p>
        </w:tc>
        <w:tc>
          <w:tcPr>
            <w:tcW w:w="483" w:type="pct"/>
            <w:shd w:val="clear" w:color="auto" w:fill="FFFFFF" w:themeFill="background1"/>
            <w:noWrap/>
            <w:vAlign w:val="bottom"/>
          </w:tcPr>
          <w:p w14:paraId="1472A40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0.8</w:t>
            </w:r>
          </w:p>
        </w:tc>
        <w:tc>
          <w:tcPr>
            <w:tcW w:w="531" w:type="pct"/>
            <w:shd w:val="clear" w:color="auto" w:fill="FFFFFF" w:themeFill="background1"/>
            <w:noWrap/>
            <w:vAlign w:val="bottom"/>
          </w:tcPr>
          <w:p w14:paraId="0D0A96FA"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1.5</w:t>
            </w:r>
          </w:p>
        </w:tc>
        <w:tc>
          <w:tcPr>
            <w:tcW w:w="531" w:type="pct"/>
            <w:shd w:val="clear" w:color="auto" w:fill="FFFFFF" w:themeFill="background1"/>
            <w:noWrap/>
            <w:vAlign w:val="bottom"/>
          </w:tcPr>
          <w:p w14:paraId="6A4EBBC6"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2.2</w:t>
            </w:r>
          </w:p>
        </w:tc>
        <w:tc>
          <w:tcPr>
            <w:tcW w:w="531" w:type="pct"/>
            <w:shd w:val="clear" w:color="auto" w:fill="FFFFFF" w:themeFill="background1"/>
            <w:noWrap/>
            <w:vAlign w:val="bottom"/>
          </w:tcPr>
          <w:p w14:paraId="69869BA7"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0.7</w:t>
            </w:r>
          </w:p>
        </w:tc>
        <w:tc>
          <w:tcPr>
            <w:tcW w:w="528" w:type="pct"/>
            <w:shd w:val="clear" w:color="auto" w:fill="FFFFFF" w:themeFill="background1"/>
            <w:noWrap/>
            <w:vAlign w:val="bottom"/>
          </w:tcPr>
          <w:p w14:paraId="6C0E581E"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2.2</w:t>
            </w:r>
          </w:p>
        </w:tc>
      </w:tr>
      <w:tr w:rsidR="00DE581C" w:rsidRPr="009B5C01" w14:paraId="192422C8" w14:textId="77777777" w:rsidTr="009F2634">
        <w:trPr>
          <w:trHeight w:val="263"/>
        </w:trPr>
        <w:tc>
          <w:tcPr>
            <w:tcW w:w="859" w:type="pct"/>
            <w:shd w:val="clear" w:color="auto" w:fill="FFFFFF" w:themeFill="background1"/>
            <w:noWrap/>
            <w:vAlign w:val="bottom"/>
            <w:hideMark/>
          </w:tcPr>
          <w:p w14:paraId="1B1D04B0"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 xml:space="preserve">Vitamin B-9 </w:t>
            </w:r>
          </w:p>
        </w:tc>
        <w:tc>
          <w:tcPr>
            <w:tcW w:w="938" w:type="pct"/>
            <w:shd w:val="clear" w:color="auto" w:fill="FFFFFF" w:themeFill="background1"/>
            <w:noWrap/>
            <w:vAlign w:val="bottom"/>
            <w:hideMark/>
          </w:tcPr>
          <w:p w14:paraId="4349871D"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Folic Acid</w:t>
            </w:r>
          </w:p>
        </w:tc>
        <w:tc>
          <w:tcPr>
            <w:tcW w:w="599" w:type="pct"/>
            <w:tcBorders>
              <w:top w:val="single" w:sz="4" w:space="0" w:color="auto"/>
              <w:left w:val="single" w:sz="8" w:space="0" w:color="auto"/>
              <w:bottom w:val="single" w:sz="4" w:space="0" w:color="auto"/>
              <w:right w:val="single" w:sz="8" w:space="0" w:color="auto"/>
            </w:tcBorders>
            <w:shd w:val="clear" w:color="auto" w:fill="FFFFFF" w:themeFill="background1"/>
            <w:noWrap/>
            <w:vAlign w:val="bottom"/>
            <w:hideMark/>
          </w:tcPr>
          <w:p w14:paraId="76D13FB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1.3</w:t>
            </w:r>
          </w:p>
        </w:tc>
        <w:tc>
          <w:tcPr>
            <w:tcW w:w="483"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54857989"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0.8</w:t>
            </w:r>
          </w:p>
        </w:tc>
        <w:tc>
          <w:tcPr>
            <w:tcW w:w="531"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1F946FF0"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1.5</w:t>
            </w:r>
          </w:p>
        </w:tc>
        <w:tc>
          <w:tcPr>
            <w:tcW w:w="531" w:type="pct"/>
            <w:tcBorders>
              <w:top w:val="single" w:sz="4" w:space="0" w:color="auto"/>
              <w:left w:val="nil"/>
              <w:bottom w:val="nil"/>
              <w:right w:val="single" w:sz="8" w:space="0" w:color="auto"/>
            </w:tcBorders>
            <w:shd w:val="clear" w:color="auto" w:fill="FFFFFF" w:themeFill="background1"/>
            <w:noWrap/>
            <w:vAlign w:val="bottom"/>
            <w:hideMark/>
          </w:tcPr>
          <w:p w14:paraId="1C9704A2"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2.2</w:t>
            </w:r>
          </w:p>
        </w:tc>
        <w:tc>
          <w:tcPr>
            <w:tcW w:w="531" w:type="pct"/>
            <w:tcBorders>
              <w:top w:val="single" w:sz="4" w:space="0" w:color="auto"/>
              <w:left w:val="nil"/>
              <w:bottom w:val="single" w:sz="4" w:space="0" w:color="auto"/>
              <w:right w:val="nil"/>
            </w:tcBorders>
            <w:shd w:val="clear" w:color="auto" w:fill="FFFFFF" w:themeFill="background1"/>
            <w:noWrap/>
            <w:vAlign w:val="bottom"/>
            <w:hideMark/>
          </w:tcPr>
          <w:p w14:paraId="68998866"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0.7</w:t>
            </w:r>
          </w:p>
        </w:tc>
        <w:tc>
          <w:tcPr>
            <w:tcW w:w="528" w:type="pct"/>
            <w:tcBorders>
              <w:top w:val="single" w:sz="4" w:space="0" w:color="auto"/>
              <w:left w:val="single" w:sz="4" w:space="0" w:color="auto"/>
              <w:bottom w:val="single" w:sz="4" w:space="0" w:color="auto"/>
              <w:right w:val="single" w:sz="8" w:space="0" w:color="auto"/>
            </w:tcBorders>
            <w:shd w:val="clear" w:color="auto" w:fill="FFFFFF" w:themeFill="background1"/>
            <w:noWrap/>
            <w:vAlign w:val="bottom"/>
            <w:hideMark/>
          </w:tcPr>
          <w:p w14:paraId="6512B12E"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2.2</w:t>
            </w:r>
          </w:p>
        </w:tc>
      </w:tr>
      <w:tr w:rsidR="00DE581C" w:rsidRPr="009B5C01" w14:paraId="43D2B5CB" w14:textId="77777777" w:rsidTr="009F2634">
        <w:trPr>
          <w:trHeight w:val="273"/>
        </w:trPr>
        <w:tc>
          <w:tcPr>
            <w:tcW w:w="859" w:type="pct"/>
            <w:shd w:val="clear" w:color="auto" w:fill="FFFFFF" w:themeFill="background1"/>
            <w:noWrap/>
            <w:vAlign w:val="bottom"/>
            <w:hideMark/>
          </w:tcPr>
          <w:p w14:paraId="1A5709CE"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Iron</w:t>
            </w:r>
          </w:p>
        </w:tc>
        <w:tc>
          <w:tcPr>
            <w:tcW w:w="938" w:type="pct"/>
            <w:shd w:val="clear" w:color="auto" w:fill="FFFFFF" w:themeFill="background1"/>
            <w:noWrap/>
            <w:vAlign w:val="bottom"/>
            <w:hideMark/>
          </w:tcPr>
          <w:p w14:paraId="181FF1B0"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NaFeEDTA</w:t>
            </w:r>
          </w:p>
        </w:tc>
        <w:tc>
          <w:tcPr>
            <w:tcW w:w="599" w:type="pct"/>
            <w:shd w:val="clear" w:color="auto" w:fill="FFFFFF" w:themeFill="background1"/>
            <w:noWrap/>
            <w:vAlign w:val="bottom"/>
            <w:hideMark/>
          </w:tcPr>
          <w:p w14:paraId="1C87BC37"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30</w:t>
            </w:r>
          </w:p>
        </w:tc>
        <w:tc>
          <w:tcPr>
            <w:tcW w:w="483" w:type="pct"/>
            <w:shd w:val="clear" w:color="auto" w:fill="FFFFFF" w:themeFill="background1"/>
            <w:noWrap/>
            <w:vAlign w:val="bottom"/>
            <w:hideMark/>
          </w:tcPr>
          <w:p w14:paraId="1E4C4434" w14:textId="70AE4019"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45</w:t>
            </w:r>
          </w:p>
        </w:tc>
        <w:tc>
          <w:tcPr>
            <w:tcW w:w="531" w:type="pct"/>
            <w:shd w:val="clear" w:color="auto" w:fill="FFFFFF" w:themeFill="background1"/>
            <w:noWrap/>
            <w:vAlign w:val="bottom"/>
            <w:hideMark/>
          </w:tcPr>
          <w:p w14:paraId="6EE13789" w14:textId="47220D19"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66</w:t>
            </w:r>
          </w:p>
        </w:tc>
        <w:tc>
          <w:tcPr>
            <w:tcW w:w="531" w:type="pct"/>
            <w:shd w:val="clear" w:color="auto" w:fill="FFFFFF" w:themeFill="background1"/>
            <w:noWrap/>
            <w:vAlign w:val="bottom"/>
            <w:hideMark/>
          </w:tcPr>
          <w:p w14:paraId="511C68E5" w14:textId="18952B78"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89</w:t>
            </w:r>
          </w:p>
        </w:tc>
        <w:tc>
          <w:tcPr>
            <w:tcW w:w="531" w:type="pct"/>
            <w:shd w:val="clear" w:color="auto" w:fill="FFFFFF" w:themeFill="background1"/>
            <w:noWrap/>
            <w:vAlign w:val="bottom"/>
            <w:hideMark/>
          </w:tcPr>
          <w:p w14:paraId="49F10935" w14:textId="05914E25"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45</w:t>
            </w:r>
          </w:p>
        </w:tc>
        <w:tc>
          <w:tcPr>
            <w:tcW w:w="528" w:type="pct"/>
            <w:shd w:val="clear" w:color="auto" w:fill="FFFFFF" w:themeFill="background1"/>
            <w:noWrap/>
            <w:vAlign w:val="bottom"/>
            <w:hideMark/>
          </w:tcPr>
          <w:p w14:paraId="3EFB254C" w14:textId="7BE4E1BB"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89</w:t>
            </w:r>
          </w:p>
        </w:tc>
      </w:tr>
      <w:tr w:rsidR="00DE581C" w:rsidRPr="009B5C01" w14:paraId="0DE7116C" w14:textId="77777777" w:rsidTr="009F2634">
        <w:trPr>
          <w:trHeight w:val="263"/>
        </w:trPr>
        <w:tc>
          <w:tcPr>
            <w:tcW w:w="859" w:type="pct"/>
            <w:shd w:val="clear" w:color="auto" w:fill="FFFFFF" w:themeFill="background1"/>
            <w:noWrap/>
            <w:vAlign w:val="bottom"/>
            <w:hideMark/>
          </w:tcPr>
          <w:p w14:paraId="0594F6C7"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Zinc</w:t>
            </w:r>
          </w:p>
        </w:tc>
        <w:tc>
          <w:tcPr>
            <w:tcW w:w="938" w:type="pct"/>
            <w:shd w:val="clear" w:color="auto" w:fill="FFFFFF" w:themeFill="background1"/>
            <w:noWrap/>
            <w:vAlign w:val="bottom"/>
            <w:hideMark/>
          </w:tcPr>
          <w:p w14:paraId="3ECBF574"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Zinc oxide</w:t>
            </w:r>
          </w:p>
        </w:tc>
        <w:tc>
          <w:tcPr>
            <w:tcW w:w="599" w:type="pct"/>
            <w:shd w:val="clear" w:color="auto" w:fill="FFFFFF" w:themeFill="background1"/>
            <w:noWrap/>
            <w:vAlign w:val="bottom"/>
            <w:hideMark/>
          </w:tcPr>
          <w:p w14:paraId="31942FB8"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40</w:t>
            </w:r>
          </w:p>
        </w:tc>
        <w:tc>
          <w:tcPr>
            <w:tcW w:w="483" w:type="pct"/>
            <w:shd w:val="clear" w:color="auto" w:fill="FFFFFF" w:themeFill="background1"/>
            <w:noWrap/>
            <w:vAlign w:val="bottom"/>
            <w:hideMark/>
          </w:tcPr>
          <w:p w14:paraId="1CF771C0" w14:textId="30B19BD3"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41</w:t>
            </w:r>
          </w:p>
        </w:tc>
        <w:tc>
          <w:tcPr>
            <w:tcW w:w="531" w:type="pct"/>
            <w:shd w:val="clear" w:color="auto" w:fill="FFFFFF" w:themeFill="background1"/>
            <w:noWrap/>
            <w:vAlign w:val="bottom"/>
            <w:hideMark/>
          </w:tcPr>
          <w:p w14:paraId="5BD3864D" w14:textId="111BFF6D"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60</w:t>
            </w:r>
          </w:p>
        </w:tc>
        <w:tc>
          <w:tcPr>
            <w:tcW w:w="531" w:type="pct"/>
            <w:shd w:val="clear" w:color="auto" w:fill="FFFFFF" w:themeFill="background1"/>
            <w:noWrap/>
            <w:vAlign w:val="bottom"/>
            <w:hideMark/>
          </w:tcPr>
          <w:p w14:paraId="5CD4109D" w14:textId="2160AD5C"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79</w:t>
            </w:r>
          </w:p>
        </w:tc>
        <w:tc>
          <w:tcPr>
            <w:tcW w:w="531" w:type="pct"/>
            <w:shd w:val="clear" w:color="auto" w:fill="FFFFFF" w:themeFill="background1"/>
            <w:noWrap/>
            <w:vAlign w:val="bottom"/>
            <w:hideMark/>
          </w:tcPr>
          <w:p w14:paraId="4E8E2C4E" w14:textId="0A166763"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41</w:t>
            </w:r>
          </w:p>
        </w:tc>
        <w:tc>
          <w:tcPr>
            <w:tcW w:w="528" w:type="pct"/>
            <w:shd w:val="clear" w:color="auto" w:fill="FFFFFF" w:themeFill="background1"/>
            <w:noWrap/>
            <w:vAlign w:val="bottom"/>
            <w:hideMark/>
          </w:tcPr>
          <w:p w14:paraId="3F467AF0" w14:textId="56EE7D8D" w:rsidR="00DE581C" w:rsidRPr="009B5C01" w:rsidRDefault="00781883" w:rsidP="009F2634">
            <w:pPr>
              <w:jc w:val="center"/>
              <w:rPr>
                <w:rFonts w:asciiTheme="minorHAnsi" w:hAnsiTheme="minorHAnsi" w:cstheme="minorHAnsi"/>
                <w:sz w:val="22"/>
              </w:rPr>
            </w:pPr>
            <w:r w:rsidRPr="009B5C01">
              <w:rPr>
                <w:rFonts w:asciiTheme="minorHAnsi" w:hAnsiTheme="minorHAnsi" w:cstheme="minorHAnsi"/>
                <w:sz w:val="22"/>
              </w:rPr>
              <w:t>79</w:t>
            </w:r>
          </w:p>
        </w:tc>
      </w:tr>
      <w:tr w:rsidR="00DE581C" w:rsidRPr="009B5C01" w14:paraId="52FDB0E2" w14:textId="77777777" w:rsidTr="009F2634">
        <w:trPr>
          <w:trHeight w:val="263"/>
        </w:trPr>
        <w:tc>
          <w:tcPr>
            <w:tcW w:w="859" w:type="pct"/>
            <w:shd w:val="clear" w:color="auto" w:fill="FFFFFF" w:themeFill="background1"/>
            <w:noWrap/>
            <w:vAlign w:val="center"/>
          </w:tcPr>
          <w:p w14:paraId="7494139A"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Vit. B12</w:t>
            </w:r>
          </w:p>
        </w:tc>
        <w:tc>
          <w:tcPr>
            <w:tcW w:w="938" w:type="pct"/>
            <w:shd w:val="clear" w:color="auto" w:fill="FFFFFF" w:themeFill="background1"/>
            <w:noWrap/>
            <w:vAlign w:val="center"/>
          </w:tcPr>
          <w:p w14:paraId="6FC10410"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Vitamin B12 0.1%WS</w:t>
            </w:r>
          </w:p>
        </w:tc>
        <w:tc>
          <w:tcPr>
            <w:tcW w:w="599" w:type="pct"/>
            <w:shd w:val="clear" w:color="auto" w:fill="FFFFFF" w:themeFill="background1"/>
            <w:noWrap/>
            <w:vAlign w:val="center"/>
          </w:tcPr>
          <w:p w14:paraId="5AC5C33C"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0.01</w:t>
            </w:r>
          </w:p>
        </w:tc>
        <w:tc>
          <w:tcPr>
            <w:tcW w:w="483" w:type="pct"/>
            <w:shd w:val="clear" w:color="auto" w:fill="FFFFFF" w:themeFill="background1"/>
            <w:noWrap/>
            <w:vAlign w:val="center"/>
          </w:tcPr>
          <w:p w14:paraId="6FDFC483"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0.006</w:t>
            </w:r>
          </w:p>
        </w:tc>
        <w:tc>
          <w:tcPr>
            <w:tcW w:w="531" w:type="pct"/>
            <w:shd w:val="clear" w:color="auto" w:fill="FFFFFF" w:themeFill="background1"/>
            <w:noWrap/>
            <w:vAlign w:val="center"/>
          </w:tcPr>
          <w:p w14:paraId="7682CF1F"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0.01</w:t>
            </w:r>
          </w:p>
        </w:tc>
        <w:tc>
          <w:tcPr>
            <w:tcW w:w="531" w:type="pct"/>
            <w:shd w:val="clear" w:color="auto" w:fill="FFFFFF" w:themeFill="background1"/>
            <w:noWrap/>
            <w:vAlign w:val="center"/>
          </w:tcPr>
          <w:p w14:paraId="1350CA15"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0.014</w:t>
            </w:r>
          </w:p>
        </w:tc>
        <w:tc>
          <w:tcPr>
            <w:tcW w:w="531" w:type="pct"/>
            <w:shd w:val="clear" w:color="auto" w:fill="FFFFFF" w:themeFill="background1"/>
            <w:noWrap/>
            <w:vAlign w:val="center"/>
          </w:tcPr>
          <w:p w14:paraId="1D6537CF"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0.005</w:t>
            </w:r>
          </w:p>
        </w:tc>
        <w:tc>
          <w:tcPr>
            <w:tcW w:w="528" w:type="pct"/>
            <w:shd w:val="clear" w:color="auto" w:fill="FFFFFF" w:themeFill="background1"/>
            <w:noWrap/>
            <w:vAlign w:val="center"/>
          </w:tcPr>
          <w:p w14:paraId="4F1AD22C" w14:textId="77777777" w:rsidR="00DE581C" w:rsidRPr="009B5C01" w:rsidRDefault="00DE581C" w:rsidP="009F2634">
            <w:pPr>
              <w:jc w:val="center"/>
              <w:rPr>
                <w:rFonts w:asciiTheme="minorHAnsi" w:hAnsiTheme="minorHAnsi" w:cstheme="minorHAnsi"/>
                <w:sz w:val="22"/>
              </w:rPr>
            </w:pPr>
            <w:r w:rsidRPr="009B5C01">
              <w:rPr>
                <w:rFonts w:asciiTheme="minorHAnsi" w:hAnsiTheme="minorHAnsi" w:cstheme="minorHAnsi"/>
                <w:sz w:val="22"/>
              </w:rPr>
              <w:t>0.014</w:t>
            </w:r>
          </w:p>
        </w:tc>
      </w:tr>
    </w:tbl>
    <w:p w14:paraId="164C04E0" w14:textId="77777777" w:rsidR="00DE581C" w:rsidRPr="009B5C01" w:rsidRDefault="00DE581C" w:rsidP="00976302">
      <w:pPr>
        <w:rPr>
          <w:rFonts w:asciiTheme="minorHAnsi" w:hAnsiTheme="minorHAnsi" w:cstheme="minorHAnsi"/>
        </w:rPr>
      </w:pPr>
    </w:p>
    <w:p w14:paraId="6929562F" w14:textId="77777777" w:rsidR="00976302" w:rsidRPr="009B5C01" w:rsidRDefault="00976302" w:rsidP="00976302">
      <w:pPr>
        <w:rPr>
          <w:rFonts w:asciiTheme="minorHAnsi" w:hAnsiTheme="minorHAnsi" w:cstheme="minorHAnsi"/>
        </w:rPr>
      </w:pPr>
    </w:p>
    <w:p w14:paraId="22149429" w14:textId="02D0809F" w:rsidR="00E8489E" w:rsidRPr="004A1E65" w:rsidRDefault="00E8489E" w:rsidP="00E8489E">
      <w:pPr>
        <w:pStyle w:val="Caption"/>
        <w:keepNext/>
        <w:rPr>
          <w:rFonts w:cstheme="minorHAnsi"/>
          <w:b/>
          <w:i w:val="0"/>
          <w:color w:val="auto"/>
          <w:sz w:val="24"/>
          <w:szCs w:val="24"/>
        </w:rPr>
      </w:pPr>
      <w:r w:rsidRPr="004A1E65">
        <w:rPr>
          <w:rFonts w:cstheme="minorHAnsi"/>
          <w:b/>
          <w:i w:val="0"/>
          <w:color w:val="auto"/>
          <w:sz w:val="24"/>
          <w:szCs w:val="24"/>
        </w:rPr>
        <w:t xml:space="preserve">Table </w:t>
      </w:r>
      <w:r w:rsidRPr="004A1E65">
        <w:rPr>
          <w:rFonts w:cstheme="minorHAnsi"/>
          <w:b/>
          <w:i w:val="0"/>
          <w:color w:val="auto"/>
          <w:sz w:val="24"/>
          <w:szCs w:val="24"/>
        </w:rPr>
        <w:fldChar w:fldCharType="begin"/>
      </w:r>
      <w:r w:rsidRPr="004A1E65">
        <w:rPr>
          <w:rFonts w:cstheme="minorHAnsi"/>
          <w:b/>
          <w:i w:val="0"/>
          <w:color w:val="auto"/>
          <w:sz w:val="24"/>
          <w:szCs w:val="24"/>
        </w:rPr>
        <w:instrText xml:space="preserve"> SEQ Table \* ARABIC </w:instrText>
      </w:r>
      <w:r w:rsidRPr="004A1E65">
        <w:rPr>
          <w:rFonts w:cstheme="minorHAnsi"/>
          <w:b/>
          <w:i w:val="0"/>
          <w:color w:val="auto"/>
          <w:sz w:val="24"/>
          <w:szCs w:val="24"/>
        </w:rPr>
        <w:fldChar w:fldCharType="separate"/>
      </w:r>
      <w:r w:rsidR="004A1E65" w:rsidRPr="004A1E65">
        <w:rPr>
          <w:rFonts w:cstheme="minorHAnsi"/>
          <w:b/>
          <w:i w:val="0"/>
          <w:noProof/>
          <w:color w:val="auto"/>
          <w:sz w:val="24"/>
          <w:szCs w:val="24"/>
        </w:rPr>
        <w:t>6</w:t>
      </w:r>
      <w:r w:rsidRPr="004A1E65">
        <w:rPr>
          <w:rFonts w:cstheme="minorHAnsi"/>
          <w:b/>
          <w:i w:val="0"/>
          <w:color w:val="auto"/>
          <w:sz w:val="24"/>
          <w:szCs w:val="24"/>
        </w:rPr>
        <w:fldChar w:fldCharType="end"/>
      </w:r>
      <w:r w:rsidR="00E41101" w:rsidRPr="004A1E65">
        <w:rPr>
          <w:rFonts w:cstheme="minorHAnsi"/>
          <w:b/>
          <w:i w:val="0"/>
          <w:color w:val="auto"/>
          <w:sz w:val="24"/>
          <w:szCs w:val="24"/>
        </w:rPr>
        <w:t xml:space="preserve">: </w:t>
      </w:r>
      <w:r w:rsidRPr="004A1E65">
        <w:rPr>
          <w:rFonts w:cstheme="minorHAnsi"/>
          <w:b/>
          <w:bCs/>
          <w:i w:val="0"/>
          <w:iCs w:val="0"/>
          <w:color w:val="auto"/>
          <w:sz w:val="24"/>
          <w:szCs w:val="24"/>
        </w:rPr>
        <w:t xml:space="preserve"> Vitamin A content of</w:t>
      </w:r>
      <w:r w:rsidRPr="004A1E65" w:rsidDel="001E539F">
        <w:rPr>
          <w:rFonts w:cstheme="minorHAnsi"/>
          <w:b/>
          <w:bCs/>
          <w:i w:val="0"/>
          <w:iCs w:val="0"/>
          <w:color w:val="auto"/>
          <w:sz w:val="24"/>
          <w:szCs w:val="24"/>
        </w:rPr>
        <w:t xml:space="preserve"> </w:t>
      </w:r>
      <w:r w:rsidRPr="004A1E65">
        <w:rPr>
          <w:rFonts w:cstheme="minorHAnsi"/>
          <w:b/>
          <w:bCs/>
          <w:i w:val="0"/>
          <w:iCs w:val="0"/>
          <w:color w:val="auto"/>
          <w:sz w:val="24"/>
          <w:szCs w:val="24"/>
        </w:rPr>
        <w:t>Fortified Sugar</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89"/>
        <w:gridCol w:w="2475"/>
        <w:gridCol w:w="1007"/>
        <w:gridCol w:w="976"/>
        <w:gridCol w:w="967"/>
        <w:gridCol w:w="941"/>
        <w:gridCol w:w="1100"/>
        <w:gridCol w:w="1164"/>
      </w:tblGrid>
      <w:tr w:rsidR="0054600B" w:rsidRPr="009B5C01" w14:paraId="32F21157" w14:textId="77777777" w:rsidTr="0054600B">
        <w:trPr>
          <w:trHeight w:val="195"/>
        </w:trPr>
        <w:tc>
          <w:tcPr>
            <w:tcW w:w="1512" w:type="dxa"/>
            <w:shd w:val="clear" w:color="auto" w:fill="FFFFFF" w:themeFill="background1"/>
            <w:noWrap/>
            <w:vAlign w:val="bottom"/>
            <w:hideMark/>
          </w:tcPr>
          <w:p w14:paraId="5393BBC9" w14:textId="77777777" w:rsidR="001E539F" w:rsidRPr="009B5C01" w:rsidRDefault="001E539F" w:rsidP="001E539F">
            <w:pPr>
              <w:rPr>
                <w:rFonts w:asciiTheme="minorHAnsi" w:hAnsiTheme="minorHAnsi" w:cstheme="minorHAnsi"/>
                <w:sz w:val="22"/>
              </w:rPr>
            </w:pPr>
            <w:r w:rsidRPr="009B5C01">
              <w:rPr>
                <w:rFonts w:asciiTheme="minorHAnsi" w:hAnsiTheme="minorHAnsi" w:cstheme="minorHAnsi"/>
                <w:sz w:val="22"/>
              </w:rPr>
              <w:t> </w:t>
            </w:r>
          </w:p>
        </w:tc>
        <w:tc>
          <w:tcPr>
            <w:tcW w:w="2475" w:type="dxa"/>
            <w:shd w:val="clear" w:color="auto" w:fill="FFFFFF" w:themeFill="background1"/>
            <w:noWrap/>
            <w:vAlign w:val="bottom"/>
            <w:hideMark/>
          </w:tcPr>
          <w:p w14:paraId="6597EC21"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 </w:t>
            </w:r>
          </w:p>
        </w:tc>
        <w:tc>
          <w:tcPr>
            <w:tcW w:w="962" w:type="dxa"/>
            <w:shd w:val="clear" w:color="auto" w:fill="auto"/>
            <w:noWrap/>
            <w:vAlign w:val="bottom"/>
            <w:hideMark/>
          </w:tcPr>
          <w:p w14:paraId="104A8D3A" w14:textId="06D94729"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2852" w:type="dxa"/>
            <w:gridSpan w:val="3"/>
            <w:shd w:val="clear" w:color="auto" w:fill="auto"/>
            <w:noWrap/>
            <w:vAlign w:val="bottom"/>
            <w:hideMark/>
          </w:tcPr>
          <w:p w14:paraId="17189861" w14:textId="588BB521"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2264" w:type="dxa"/>
            <w:gridSpan w:val="2"/>
            <w:shd w:val="clear" w:color="auto" w:fill="auto"/>
            <w:noWrap/>
            <w:vAlign w:val="bottom"/>
            <w:hideMark/>
          </w:tcPr>
          <w:p w14:paraId="259A7E75" w14:textId="02B09D88"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54600B" w:rsidRPr="009B5C01" w14:paraId="6B8211B2" w14:textId="77777777" w:rsidTr="0054600B">
        <w:trPr>
          <w:trHeight w:val="411"/>
        </w:trPr>
        <w:tc>
          <w:tcPr>
            <w:tcW w:w="1512" w:type="dxa"/>
            <w:tcBorders>
              <w:top w:val="single" w:sz="4" w:space="0" w:color="auto"/>
              <w:left w:val="single" w:sz="8" w:space="0" w:color="auto"/>
              <w:bottom w:val="nil"/>
              <w:right w:val="nil"/>
            </w:tcBorders>
            <w:shd w:val="clear" w:color="auto" w:fill="FFFFFF" w:themeFill="background1"/>
            <w:noWrap/>
          </w:tcPr>
          <w:p w14:paraId="0B901159" w14:textId="5C44F254" w:rsidR="001E539F" w:rsidRPr="009B5C01" w:rsidRDefault="001E539F" w:rsidP="001E539F">
            <w:pPr>
              <w:rPr>
                <w:rFonts w:asciiTheme="minorHAnsi" w:hAnsiTheme="minorHAnsi" w:cstheme="minorHAnsi"/>
                <w:sz w:val="22"/>
              </w:rPr>
            </w:pPr>
            <w:r w:rsidRPr="009B5C01">
              <w:rPr>
                <w:rFonts w:asciiTheme="minorHAnsi" w:hAnsiTheme="minorHAnsi" w:cstheme="minorHAnsi"/>
                <w:b/>
                <w:bCs/>
                <w:sz w:val="22"/>
              </w:rPr>
              <w:t>Micronutrients</w:t>
            </w:r>
          </w:p>
        </w:tc>
        <w:tc>
          <w:tcPr>
            <w:tcW w:w="2475" w:type="dxa"/>
            <w:tcBorders>
              <w:top w:val="single" w:sz="4" w:space="0" w:color="auto"/>
              <w:left w:val="single" w:sz="8" w:space="0" w:color="auto"/>
              <w:bottom w:val="nil"/>
              <w:right w:val="nil"/>
            </w:tcBorders>
            <w:shd w:val="clear" w:color="auto" w:fill="FFFFFF" w:themeFill="background1"/>
            <w:noWrap/>
          </w:tcPr>
          <w:p w14:paraId="30F63589" w14:textId="5C115628"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Fortificant compound</w:t>
            </w:r>
          </w:p>
        </w:tc>
        <w:tc>
          <w:tcPr>
            <w:tcW w:w="962" w:type="dxa"/>
            <w:shd w:val="clear" w:color="auto" w:fill="FFFFFF" w:themeFill="background1"/>
            <w:noWrap/>
            <w:vAlign w:val="bottom"/>
          </w:tcPr>
          <w:p w14:paraId="70709711"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FL</w:t>
            </w:r>
          </w:p>
        </w:tc>
        <w:tc>
          <w:tcPr>
            <w:tcW w:w="976" w:type="dxa"/>
            <w:shd w:val="clear" w:color="auto" w:fill="FFFFFF" w:themeFill="background1"/>
            <w:noWrap/>
            <w:vAlign w:val="bottom"/>
          </w:tcPr>
          <w:p w14:paraId="2A60604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(1)</w:t>
            </w:r>
          </w:p>
        </w:tc>
        <w:tc>
          <w:tcPr>
            <w:tcW w:w="962" w:type="dxa"/>
            <w:shd w:val="clear" w:color="auto" w:fill="FFFFFF" w:themeFill="background1"/>
            <w:noWrap/>
            <w:vAlign w:val="bottom"/>
          </w:tcPr>
          <w:p w14:paraId="4E59B23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Average (2)</w:t>
            </w:r>
          </w:p>
        </w:tc>
        <w:tc>
          <w:tcPr>
            <w:tcW w:w="914" w:type="dxa"/>
            <w:shd w:val="clear" w:color="auto" w:fill="FFFFFF" w:themeFill="background1"/>
            <w:noWrap/>
            <w:vAlign w:val="bottom"/>
          </w:tcPr>
          <w:p w14:paraId="6216096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(3)</w:t>
            </w:r>
          </w:p>
        </w:tc>
        <w:tc>
          <w:tcPr>
            <w:tcW w:w="1100" w:type="dxa"/>
            <w:shd w:val="clear" w:color="auto" w:fill="FFFFFF" w:themeFill="background1"/>
            <w:noWrap/>
            <w:vAlign w:val="bottom"/>
          </w:tcPr>
          <w:p w14:paraId="0274453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LmL (4)</w:t>
            </w:r>
          </w:p>
        </w:tc>
        <w:tc>
          <w:tcPr>
            <w:tcW w:w="1164" w:type="dxa"/>
            <w:shd w:val="clear" w:color="auto" w:fill="FFFFFF" w:themeFill="background1"/>
            <w:noWrap/>
            <w:vAlign w:val="bottom"/>
          </w:tcPr>
          <w:p w14:paraId="4190CFD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MTL (5)</w:t>
            </w:r>
          </w:p>
        </w:tc>
      </w:tr>
      <w:tr w:rsidR="0054600B" w:rsidRPr="009B5C01" w14:paraId="0A3B9DA8" w14:textId="77777777" w:rsidTr="0054600B">
        <w:trPr>
          <w:trHeight w:val="411"/>
        </w:trPr>
        <w:tc>
          <w:tcPr>
            <w:tcW w:w="1512" w:type="dxa"/>
            <w:shd w:val="clear" w:color="auto" w:fill="FFFFFF" w:themeFill="background1"/>
            <w:noWrap/>
            <w:vAlign w:val="bottom"/>
          </w:tcPr>
          <w:p w14:paraId="77EDB90B" w14:textId="77777777" w:rsidR="001E539F" w:rsidRPr="009B5C01" w:rsidRDefault="001E539F" w:rsidP="001E539F">
            <w:pPr>
              <w:rPr>
                <w:rFonts w:asciiTheme="minorHAnsi" w:hAnsiTheme="minorHAnsi" w:cstheme="minorHAnsi"/>
                <w:sz w:val="22"/>
              </w:rPr>
            </w:pPr>
          </w:p>
        </w:tc>
        <w:tc>
          <w:tcPr>
            <w:tcW w:w="2475" w:type="dxa"/>
            <w:shd w:val="clear" w:color="auto" w:fill="FFFFFF" w:themeFill="background1"/>
            <w:noWrap/>
            <w:vAlign w:val="bottom"/>
          </w:tcPr>
          <w:p w14:paraId="75E0E409" w14:textId="77777777" w:rsidR="001E539F" w:rsidRPr="009B5C01" w:rsidRDefault="001E539F" w:rsidP="001E539F">
            <w:pPr>
              <w:jc w:val="center"/>
              <w:rPr>
                <w:rFonts w:asciiTheme="minorHAnsi" w:hAnsiTheme="minorHAnsi" w:cstheme="minorHAnsi"/>
                <w:sz w:val="22"/>
              </w:rPr>
            </w:pPr>
          </w:p>
        </w:tc>
        <w:tc>
          <w:tcPr>
            <w:tcW w:w="962" w:type="dxa"/>
            <w:shd w:val="clear" w:color="auto" w:fill="FFFFFF" w:themeFill="background1"/>
            <w:noWrap/>
            <w:vAlign w:val="bottom"/>
          </w:tcPr>
          <w:p w14:paraId="4F99360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976" w:type="dxa"/>
            <w:shd w:val="clear" w:color="auto" w:fill="FFFFFF" w:themeFill="background1"/>
            <w:noWrap/>
            <w:vAlign w:val="bottom"/>
          </w:tcPr>
          <w:p w14:paraId="43B9FDF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962" w:type="dxa"/>
            <w:shd w:val="clear" w:color="auto" w:fill="FFFFFF" w:themeFill="background1"/>
            <w:noWrap/>
            <w:vAlign w:val="bottom"/>
          </w:tcPr>
          <w:p w14:paraId="51509D4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914" w:type="dxa"/>
            <w:shd w:val="clear" w:color="auto" w:fill="FFFFFF" w:themeFill="background1"/>
            <w:noWrap/>
            <w:vAlign w:val="bottom"/>
          </w:tcPr>
          <w:p w14:paraId="1CAEC7F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100" w:type="dxa"/>
            <w:shd w:val="clear" w:color="auto" w:fill="FFFFFF" w:themeFill="background1"/>
            <w:noWrap/>
            <w:vAlign w:val="bottom"/>
          </w:tcPr>
          <w:p w14:paraId="783A55C0"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164" w:type="dxa"/>
            <w:shd w:val="clear" w:color="auto" w:fill="FFFFFF" w:themeFill="background1"/>
            <w:noWrap/>
            <w:vAlign w:val="bottom"/>
          </w:tcPr>
          <w:p w14:paraId="70F88CB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r>
      <w:tr w:rsidR="0054600B" w:rsidRPr="009B5C01" w14:paraId="5B63AF1B" w14:textId="77777777" w:rsidTr="0054600B">
        <w:trPr>
          <w:trHeight w:val="397"/>
        </w:trPr>
        <w:tc>
          <w:tcPr>
            <w:tcW w:w="1512" w:type="dxa"/>
            <w:shd w:val="clear" w:color="auto" w:fill="FFFFFF" w:themeFill="background1"/>
            <w:noWrap/>
            <w:vAlign w:val="bottom"/>
            <w:hideMark/>
          </w:tcPr>
          <w:p w14:paraId="2C1BE0A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Vitamin A</w:t>
            </w:r>
          </w:p>
        </w:tc>
        <w:tc>
          <w:tcPr>
            <w:tcW w:w="2475" w:type="dxa"/>
            <w:shd w:val="clear" w:color="auto" w:fill="FFFFFF" w:themeFill="background1"/>
            <w:noWrap/>
            <w:vAlign w:val="bottom"/>
            <w:hideMark/>
          </w:tcPr>
          <w:p w14:paraId="4486C12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Retinyl Palmitate- 250,000 IU/g (Water disp.)</w:t>
            </w:r>
          </w:p>
        </w:tc>
        <w:tc>
          <w:tcPr>
            <w:tcW w:w="962" w:type="dxa"/>
            <w:shd w:val="clear" w:color="auto" w:fill="FFFFFF" w:themeFill="background1"/>
            <w:noWrap/>
            <w:vAlign w:val="bottom"/>
            <w:hideMark/>
          </w:tcPr>
          <w:p w14:paraId="00AD0ED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10.0</w:t>
            </w:r>
          </w:p>
        </w:tc>
        <w:tc>
          <w:tcPr>
            <w:tcW w:w="976" w:type="dxa"/>
            <w:shd w:val="clear" w:color="auto" w:fill="FFFFFF" w:themeFill="background1"/>
            <w:noWrap/>
            <w:vAlign w:val="bottom"/>
            <w:hideMark/>
          </w:tcPr>
          <w:p w14:paraId="0A1F6337" w14:textId="4225A432"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5</w:t>
            </w:r>
          </w:p>
        </w:tc>
        <w:tc>
          <w:tcPr>
            <w:tcW w:w="962" w:type="dxa"/>
            <w:shd w:val="clear" w:color="auto" w:fill="FFFFFF" w:themeFill="background1"/>
            <w:noWrap/>
            <w:vAlign w:val="bottom"/>
            <w:hideMark/>
          </w:tcPr>
          <w:p w14:paraId="712DFA4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10.0</w:t>
            </w:r>
          </w:p>
        </w:tc>
        <w:tc>
          <w:tcPr>
            <w:tcW w:w="914" w:type="dxa"/>
            <w:shd w:val="clear" w:color="auto" w:fill="FFFFFF" w:themeFill="background1"/>
            <w:noWrap/>
            <w:vAlign w:val="bottom"/>
            <w:hideMark/>
          </w:tcPr>
          <w:p w14:paraId="0BE7CEE7" w14:textId="3918EB5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c>
          <w:tcPr>
            <w:tcW w:w="1100" w:type="dxa"/>
            <w:shd w:val="clear" w:color="auto" w:fill="FFFFFF" w:themeFill="background1"/>
            <w:noWrap/>
            <w:vAlign w:val="bottom"/>
            <w:hideMark/>
          </w:tcPr>
          <w:p w14:paraId="56F91FE6" w14:textId="0C08D53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w:t>
            </w:r>
          </w:p>
        </w:tc>
        <w:tc>
          <w:tcPr>
            <w:tcW w:w="1164" w:type="dxa"/>
            <w:shd w:val="clear" w:color="auto" w:fill="FFFFFF" w:themeFill="background1"/>
            <w:noWrap/>
            <w:vAlign w:val="bottom"/>
            <w:hideMark/>
          </w:tcPr>
          <w:p w14:paraId="2E49AC4C" w14:textId="49E7DDA5"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r>
    </w:tbl>
    <w:p w14:paraId="1A41944C" w14:textId="77777777" w:rsidR="00127373" w:rsidRPr="009B5C01" w:rsidRDefault="00127373" w:rsidP="00DB4C3F">
      <w:pPr>
        <w:pStyle w:val="Caption"/>
        <w:keepNext/>
        <w:rPr>
          <w:rFonts w:cstheme="minorHAnsi"/>
          <w:color w:val="auto"/>
        </w:rPr>
      </w:pPr>
    </w:p>
    <w:p w14:paraId="211FE685" w14:textId="19B16E14" w:rsidR="00E8489E" w:rsidRPr="004A1E65" w:rsidRDefault="00E8489E" w:rsidP="00E8489E">
      <w:pPr>
        <w:pStyle w:val="Caption"/>
        <w:keepNext/>
        <w:rPr>
          <w:rFonts w:cstheme="minorHAnsi"/>
          <w:b/>
          <w:i w:val="0"/>
          <w:color w:val="auto"/>
          <w:sz w:val="24"/>
          <w:szCs w:val="24"/>
        </w:rPr>
      </w:pPr>
      <w:r w:rsidRPr="004A1E65">
        <w:rPr>
          <w:rFonts w:cstheme="minorHAnsi"/>
          <w:b/>
          <w:i w:val="0"/>
          <w:color w:val="auto"/>
          <w:sz w:val="24"/>
          <w:szCs w:val="24"/>
        </w:rPr>
        <w:t xml:space="preserve">Table </w:t>
      </w:r>
      <w:r w:rsidR="004A1E65" w:rsidRPr="004A1E65">
        <w:rPr>
          <w:rFonts w:cstheme="minorHAnsi"/>
          <w:b/>
          <w:i w:val="0"/>
          <w:color w:val="auto"/>
          <w:sz w:val="24"/>
          <w:szCs w:val="24"/>
        </w:rPr>
        <w:t>7</w:t>
      </w:r>
      <w:r w:rsidR="00E41101" w:rsidRPr="004A1E65">
        <w:rPr>
          <w:rFonts w:cstheme="minorHAnsi"/>
          <w:b/>
          <w:bCs/>
          <w:i w:val="0"/>
          <w:iCs w:val="0"/>
          <w:color w:val="auto"/>
          <w:sz w:val="24"/>
          <w:szCs w:val="24"/>
        </w:rPr>
        <w:t xml:space="preserve">: </w:t>
      </w:r>
      <w:r w:rsidRPr="004A1E65">
        <w:rPr>
          <w:rFonts w:cstheme="minorHAnsi"/>
          <w:b/>
          <w:bCs/>
          <w:i w:val="0"/>
          <w:iCs w:val="0"/>
          <w:color w:val="auto"/>
          <w:sz w:val="24"/>
          <w:szCs w:val="24"/>
        </w:rPr>
        <w:t>Vitamin A content of</w:t>
      </w:r>
      <w:r w:rsidRPr="004A1E65" w:rsidDel="001E539F">
        <w:rPr>
          <w:rFonts w:cstheme="minorHAnsi"/>
          <w:b/>
          <w:bCs/>
          <w:i w:val="0"/>
          <w:iCs w:val="0"/>
          <w:color w:val="auto"/>
          <w:sz w:val="24"/>
          <w:szCs w:val="24"/>
        </w:rPr>
        <w:t xml:space="preserve"> </w:t>
      </w:r>
      <w:r w:rsidRPr="004A1E65">
        <w:rPr>
          <w:rFonts w:cstheme="minorHAnsi"/>
          <w:b/>
          <w:bCs/>
          <w:i w:val="0"/>
          <w:iCs w:val="0"/>
          <w:color w:val="auto"/>
          <w:sz w:val="24"/>
          <w:szCs w:val="24"/>
        </w:rPr>
        <w:t>Fortified Edible Oil</w:t>
      </w:r>
    </w:p>
    <w:tbl>
      <w:tblPr>
        <w:tblW w:w="55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5"/>
        <w:gridCol w:w="1621"/>
        <w:gridCol w:w="1199"/>
        <w:gridCol w:w="1188"/>
        <w:gridCol w:w="1092"/>
        <w:gridCol w:w="1069"/>
        <w:gridCol w:w="1069"/>
        <w:gridCol w:w="1653"/>
      </w:tblGrid>
      <w:tr w:rsidR="001E539F" w:rsidRPr="009B5C01" w14:paraId="50D481AF" w14:textId="77777777" w:rsidTr="00976302">
        <w:trPr>
          <w:trHeight w:val="111"/>
        </w:trPr>
        <w:tc>
          <w:tcPr>
            <w:tcW w:w="832" w:type="pct"/>
            <w:shd w:val="clear" w:color="auto" w:fill="auto"/>
            <w:noWrap/>
            <w:vAlign w:val="bottom"/>
          </w:tcPr>
          <w:p w14:paraId="7987E1A9" w14:textId="1BB37752" w:rsidR="001E539F" w:rsidRPr="009B5C01" w:rsidRDefault="001E539F" w:rsidP="001E539F">
            <w:pPr>
              <w:rPr>
                <w:rFonts w:asciiTheme="minorHAnsi" w:hAnsiTheme="minorHAnsi" w:cstheme="minorHAnsi"/>
                <w:sz w:val="22"/>
              </w:rPr>
            </w:pPr>
          </w:p>
        </w:tc>
        <w:tc>
          <w:tcPr>
            <w:tcW w:w="760" w:type="pct"/>
            <w:shd w:val="clear" w:color="auto" w:fill="auto"/>
            <w:noWrap/>
            <w:vAlign w:val="bottom"/>
          </w:tcPr>
          <w:p w14:paraId="6CE90774" w14:textId="4EF53F3C" w:rsidR="001E539F" w:rsidRPr="009B5C01" w:rsidRDefault="001E539F" w:rsidP="001E539F">
            <w:pPr>
              <w:jc w:val="center"/>
              <w:rPr>
                <w:rFonts w:asciiTheme="minorHAnsi" w:hAnsiTheme="minorHAnsi" w:cstheme="minorHAnsi"/>
                <w:sz w:val="22"/>
              </w:rPr>
            </w:pPr>
          </w:p>
        </w:tc>
        <w:tc>
          <w:tcPr>
            <w:tcW w:w="562" w:type="pct"/>
            <w:shd w:val="clear" w:color="auto" w:fill="auto"/>
            <w:noWrap/>
            <w:vAlign w:val="bottom"/>
            <w:hideMark/>
          </w:tcPr>
          <w:p w14:paraId="42CFDF1B" w14:textId="4C9819D6" w:rsidR="001E539F" w:rsidRPr="009B5C01" w:rsidRDefault="001E539F" w:rsidP="001E539F">
            <w:pPr>
              <w:rPr>
                <w:rFonts w:asciiTheme="minorHAnsi" w:hAnsiTheme="minorHAnsi" w:cstheme="minorHAnsi"/>
                <w:sz w:val="22"/>
              </w:rPr>
            </w:pPr>
            <w:r w:rsidRPr="009B5C01">
              <w:rPr>
                <w:rFonts w:asciiTheme="minorHAnsi" w:hAnsiTheme="minorHAnsi" w:cstheme="minorHAnsi"/>
                <w:b/>
                <w:bCs/>
                <w:sz w:val="22"/>
              </w:rPr>
              <w:t>Target Addition</w:t>
            </w:r>
          </w:p>
        </w:tc>
        <w:tc>
          <w:tcPr>
            <w:tcW w:w="1570" w:type="pct"/>
            <w:gridSpan w:val="3"/>
            <w:shd w:val="clear" w:color="auto" w:fill="auto"/>
            <w:noWrap/>
            <w:vAlign w:val="bottom"/>
            <w:hideMark/>
          </w:tcPr>
          <w:p w14:paraId="3BAEF34A" w14:textId="3A179E3A"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1276" w:type="pct"/>
            <w:gridSpan w:val="2"/>
            <w:shd w:val="clear" w:color="auto" w:fill="auto"/>
            <w:noWrap/>
            <w:vAlign w:val="bottom"/>
            <w:hideMark/>
          </w:tcPr>
          <w:p w14:paraId="41B8279D" w14:textId="124E47B8"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1E539F" w:rsidRPr="009B5C01" w14:paraId="08344C78" w14:textId="77777777" w:rsidTr="00976302">
        <w:trPr>
          <w:trHeight w:val="321"/>
        </w:trPr>
        <w:tc>
          <w:tcPr>
            <w:tcW w:w="832" w:type="pct"/>
            <w:tcBorders>
              <w:top w:val="single" w:sz="4" w:space="0" w:color="auto"/>
              <w:left w:val="single" w:sz="8" w:space="0" w:color="auto"/>
              <w:bottom w:val="nil"/>
              <w:right w:val="nil"/>
            </w:tcBorders>
            <w:shd w:val="clear" w:color="auto" w:fill="FFFFFF" w:themeFill="background1"/>
            <w:noWrap/>
          </w:tcPr>
          <w:p w14:paraId="037FF3A4" w14:textId="344ECD61" w:rsidR="001E539F" w:rsidRPr="009B5C01" w:rsidRDefault="001E539F" w:rsidP="001E539F">
            <w:pPr>
              <w:rPr>
                <w:rFonts w:asciiTheme="minorHAnsi" w:hAnsiTheme="minorHAnsi" w:cstheme="minorHAnsi"/>
                <w:sz w:val="22"/>
              </w:rPr>
            </w:pPr>
            <w:r w:rsidRPr="009B5C01">
              <w:rPr>
                <w:rFonts w:asciiTheme="minorHAnsi" w:hAnsiTheme="minorHAnsi" w:cstheme="minorHAnsi"/>
                <w:b/>
                <w:bCs/>
                <w:sz w:val="22"/>
              </w:rPr>
              <w:t>Micronutrient</w:t>
            </w:r>
          </w:p>
        </w:tc>
        <w:tc>
          <w:tcPr>
            <w:tcW w:w="760" w:type="pct"/>
            <w:tcBorders>
              <w:top w:val="single" w:sz="4" w:space="0" w:color="auto"/>
              <w:left w:val="single" w:sz="8" w:space="0" w:color="auto"/>
              <w:bottom w:val="nil"/>
              <w:right w:val="nil"/>
            </w:tcBorders>
            <w:shd w:val="clear" w:color="auto" w:fill="FFFFFF" w:themeFill="background1"/>
            <w:noWrap/>
          </w:tcPr>
          <w:p w14:paraId="5EB27E9E" w14:textId="2EB9ADBB"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Fortificant compound</w:t>
            </w:r>
          </w:p>
        </w:tc>
        <w:tc>
          <w:tcPr>
            <w:tcW w:w="562" w:type="pct"/>
            <w:shd w:val="clear" w:color="auto" w:fill="auto"/>
            <w:noWrap/>
            <w:vAlign w:val="center"/>
          </w:tcPr>
          <w:p w14:paraId="00B05B6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FL</w:t>
            </w:r>
          </w:p>
        </w:tc>
        <w:tc>
          <w:tcPr>
            <w:tcW w:w="557" w:type="pct"/>
            <w:shd w:val="clear" w:color="auto" w:fill="auto"/>
            <w:noWrap/>
            <w:vAlign w:val="center"/>
          </w:tcPr>
          <w:p w14:paraId="08AF366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(1)</w:t>
            </w:r>
          </w:p>
        </w:tc>
        <w:tc>
          <w:tcPr>
            <w:tcW w:w="512" w:type="pct"/>
            <w:shd w:val="clear" w:color="auto" w:fill="auto"/>
            <w:noWrap/>
            <w:vAlign w:val="center"/>
          </w:tcPr>
          <w:p w14:paraId="44C6681B"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Average (2)</w:t>
            </w:r>
          </w:p>
        </w:tc>
        <w:tc>
          <w:tcPr>
            <w:tcW w:w="501" w:type="pct"/>
            <w:shd w:val="clear" w:color="auto" w:fill="auto"/>
            <w:noWrap/>
            <w:vAlign w:val="center"/>
          </w:tcPr>
          <w:p w14:paraId="0A94A79F"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(3)</w:t>
            </w:r>
          </w:p>
        </w:tc>
        <w:tc>
          <w:tcPr>
            <w:tcW w:w="501" w:type="pct"/>
            <w:shd w:val="clear" w:color="auto" w:fill="auto"/>
            <w:noWrap/>
            <w:vAlign w:val="center"/>
          </w:tcPr>
          <w:p w14:paraId="03EF256E"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LmL (4)</w:t>
            </w:r>
          </w:p>
        </w:tc>
        <w:tc>
          <w:tcPr>
            <w:tcW w:w="775" w:type="pct"/>
            <w:shd w:val="clear" w:color="auto" w:fill="auto"/>
            <w:noWrap/>
            <w:vAlign w:val="center"/>
          </w:tcPr>
          <w:p w14:paraId="087B95F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MTL (5)</w:t>
            </w:r>
          </w:p>
        </w:tc>
      </w:tr>
      <w:tr w:rsidR="001E539F" w:rsidRPr="009B5C01" w14:paraId="204F6AA8" w14:textId="77777777" w:rsidTr="00976302">
        <w:trPr>
          <w:trHeight w:val="321"/>
        </w:trPr>
        <w:tc>
          <w:tcPr>
            <w:tcW w:w="832" w:type="pct"/>
            <w:shd w:val="clear" w:color="auto" w:fill="auto"/>
            <w:noWrap/>
            <w:vAlign w:val="bottom"/>
          </w:tcPr>
          <w:p w14:paraId="59664C1E" w14:textId="77777777" w:rsidR="001E539F" w:rsidRPr="009B5C01" w:rsidRDefault="001E539F" w:rsidP="001E539F">
            <w:pPr>
              <w:rPr>
                <w:rFonts w:asciiTheme="minorHAnsi" w:hAnsiTheme="minorHAnsi" w:cstheme="minorHAnsi"/>
                <w:sz w:val="22"/>
              </w:rPr>
            </w:pPr>
          </w:p>
        </w:tc>
        <w:tc>
          <w:tcPr>
            <w:tcW w:w="760" w:type="pct"/>
            <w:shd w:val="clear" w:color="auto" w:fill="auto"/>
            <w:noWrap/>
            <w:vAlign w:val="bottom"/>
          </w:tcPr>
          <w:p w14:paraId="44830166" w14:textId="77777777" w:rsidR="001E539F" w:rsidRPr="009B5C01" w:rsidRDefault="001E539F" w:rsidP="001E539F">
            <w:pPr>
              <w:jc w:val="center"/>
              <w:rPr>
                <w:rFonts w:asciiTheme="minorHAnsi" w:hAnsiTheme="minorHAnsi" w:cstheme="minorHAnsi"/>
                <w:sz w:val="22"/>
              </w:rPr>
            </w:pPr>
          </w:p>
        </w:tc>
        <w:tc>
          <w:tcPr>
            <w:tcW w:w="562" w:type="pct"/>
            <w:shd w:val="clear" w:color="auto" w:fill="auto"/>
            <w:noWrap/>
            <w:vAlign w:val="center"/>
          </w:tcPr>
          <w:p w14:paraId="70D9927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57" w:type="pct"/>
            <w:shd w:val="clear" w:color="auto" w:fill="auto"/>
            <w:noWrap/>
            <w:vAlign w:val="center"/>
          </w:tcPr>
          <w:p w14:paraId="65D525C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12" w:type="pct"/>
            <w:shd w:val="clear" w:color="auto" w:fill="auto"/>
            <w:noWrap/>
            <w:vAlign w:val="center"/>
          </w:tcPr>
          <w:p w14:paraId="3D179DB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01" w:type="pct"/>
            <w:shd w:val="clear" w:color="auto" w:fill="auto"/>
            <w:noWrap/>
            <w:vAlign w:val="center"/>
          </w:tcPr>
          <w:p w14:paraId="4E0A151A"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501" w:type="pct"/>
            <w:shd w:val="clear" w:color="auto" w:fill="auto"/>
            <w:noWrap/>
            <w:vAlign w:val="center"/>
          </w:tcPr>
          <w:p w14:paraId="73D852F2"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775" w:type="pct"/>
            <w:shd w:val="clear" w:color="auto" w:fill="auto"/>
            <w:noWrap/>
            <w:vAlign w:val="center"/>
          </w:tcPr>
          <w:p w14:paraId="4CF2F93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r>
      <w:tr w:rsidR="001E539F" w:rsidRPr="009B5C01" w14:paraId="3D948E6E" w14:textId="77777777" w:rsidTr="00976302">
        <w:trPr>
          <w:trHeight w:val="308"/>
        </w:trPr>
        <w:tc>
          <w:tcPr>
            <w:tcW w:w="832" w:type="pct"/>
            <w:shd w:val="clear" w:color="auto" w:fill="auto"/>
            <w:noWrap/>
            <w:vAlign w:val="bottom"/>
            <w:hideMark/>
          </w:tcPr>
          <w:p w14:paraId="21BB60F0"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Vitamin A</w:t>
            </w:r>
          </w:p>
        </w:tc>
        <w:tc>
          <w:tcPr>
            <w:tcW w:w="760" w:type="pct"/>
            <w:shd w:val="clear" w:color="auto" w:fill="auto"/>
            <w:noWrap/>
            <w:vAlign w:val="center"/>
            <w:hideMark/>
          </w:tcPr>
          <w:p w14:paraId="2C82899E" w14:textId="24D4D3C6"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Retinyl Palmitate- 1.7 (or 1.0) million IU/g (oily)</w:t>
            </w:r>
          </w:p>
        </w:tc>
        <w:tc>
          <w:tcPr>
            <w:tcW w:w="562" w:type="pct"/>
            <w:shd w:val="clear" w:color="auto" w:fill="auto"/>
            <w:noWrap/>
            <w:vAlign w:val="center"/>
            <w:hideMark/>
          </w:tcPr>
          <w:p w14:paraId="26E62F3E"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25.0</w:t>
            </w:r>
          </w:p>
        </w:tc>
        <w:tc>
          <w:tcPr>
            <w:tcW w:w="557" w:type="pct"/>
            <w:shd w:val="clear" w:color="auto" w:fill="auto"/>
            <w:noWrap/>
            <w:vAlign w:val="center"/>
            <w:hideMark/>
          </w:tcPr>
          <w:p w14:paraId="12EB7876" w14:textId="77777777" w:rsidR="0057247B" w:rsidRPr="009B5C01" w:rsidRDefault="001E539F" w:rsidP="0057247B">
            <w:pPr>
              <w:rPr>
                <w:rFonts w:asciiTheme="minorHAnsi" w:hAnsiTheme="minorHAnsi" w:cstheme="minorHAnsi"/>
              </w:rPr>
            </w:pPr>
            <w:r w:rsidRPr="009B5C01">
              <w:rPr>
                <w:rFonts w:asciiTheme="minorHAnsi" w:hAnsiTheme="minorHAnsi" w:cstheme="minorHAnsi"/>
                <w:sz w:val="22"/>
              </w:rPr>
              <w:t>2</w:t>
            </w:r>
          </w:p>
          <w:p w14:paraId="67AF23E1" w14:textId="13CD22F5"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0</w:t>
            </w:r>
          </w:p>
        </w:tc>
        <w:tc>
          <w:tcPr>
            <w:tcW w:w="512" w:type="pct"/>
            <w:shd w:val="clear" w:color="auto" w:fill="auto"/>
            <w:noWrap/>
            <w:vAlign w:val="center"/>
            <w:hideMark/>
          </w:tcPr>
          <w:p w14:paraId="45005E1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25.0</w:t>
            </w:r>
          </w:p>
        </w:tc>
        <w:tc>
          <w:tcPr>
            <w:tcW w:w="501" w:type="pct"/>
            <w:shd w:val="clear" w:color="auto" w:fill="auto"/>
            <w:noWrap/>
            <w:vAlign w:val="center"/>
            <w:hideMark/>
          </w:tcPr>
          <w:p w14:paraId="3A262252" w14:textId="3FC2C42E"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30</w:t>
            </w:r>
          </w:p>
        </w:tc>
        <w:tc>
          <w:tcPr>
            <w:tcW w:w="501" w:type="pct"/>
            <w:shd w:val="clear" w:color="auto" w:fill="auto"/>
            <w:noWrap/>
            <w:vAlign w:val="center"/>
            <w:hideMark/>
          </w:tcPr>
          <w:p w14:paraId="63FF83B2" w14:textId="2DECF4E0"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15</w:t>
            </w:r>
          </w:p>
        </w:tc>
        <w:tc>
          <w:tcPr>
            <w:tcW w:w="775" w:type="pct"/>
            <w:shd w:val="clear" w:color="auto" w:fill="auto"/>
            <w:noWrap/>
            <w:vAlign w:val="center"/>
            <w:hideMark/>
          </w:tcPr>
          <w:p w14:paraId="5C6C30AF" w14:textId="767AF8E2"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30</w:t>
            </w:r>
          </w:p>
        </w:tc>
      </w:tr>
    </w:tbl>
    <w:p w14:paraId="440DFECF" w14:textId="77777777" w:rsidR="004A1E65" w:rsidRDefault="004A1E65" w:rsidP="00E8489E">
      <w:pPr>
        <w:pStyle w:val="Caption"/>
        <w:keepNext/>
        <w:rPr>
          <w:rFonts w:cstheme="minorHAnsi"/>
          <w:b/>
          <w:sz w:val="24"/>
          <w:szCs w:val="24"/>
        </w:rPr>
      </w:pPr>
    </w:p>
    <w:p w14:paraId="08087BBB" w14:textId="46D8AAFD" w:rsidR="00E8489E" w:rsidRPr="004A1E65" w:rsidRDefault="00E8489E" w:rsidP="00E8489E">
      <w:pPr>
        <w:pStyle w:val="Caption"/>
        <w:keepNext/>
        <w:rPr>
          <w:rFonts w:cstheme="minorHAnsi"/>
          <w:b/>
          <w:i w:val="0"/>
          <w:color w:val="auto"/>
          <w:sz w:val="24"/>
          <w:szCs w:val="24"/>
        </w:rPr>
      </w:pPr>
      <w:r w:rsidRPr="004A1E65">
        <w:rPr>
          <w:rFonts w:cstheme="minorHAnsi"/>
          <w:b/>
          <w:i w:val="0"/>
          <w:color w:val="auto"/>
          <w:sz w:val="24"/>
          <w:szCs w:val="24"/>
        </w:rPr>
        <w:t xml:space="preserve">Table </w:t>
      </w:r>
      <w:r w:rsidR="004A1E65">
        <w:rPr>
          <w:rFonts w:cstheme="minorHAnsi"/>
          <w:b/>
          <w:i w:val="0"/>
          <w:color w:val="auto"/>
          <w:sz w:val="24"/>
          <w:szCs w:val="24"/>
        </w:rPr>
        <w:t>8</w:t>
      </w:r>
      <w:r w:rsidR="00D53AA9" w:rsidRPr="004A1E65">
        <w:rPr>
          <w:rFonts w:cstheme="minorHAnsi"/>
          <w:b/>
          <w:i w:val="0"/>
          <w:color w:val="auto"/>
          <w:sz w:val="24"/>
          <w:szCs w:val="24"/>
        </w:rPr>
        <w:t>:</w:t>
      </w:r>
      <w:r w:rsidRPr="004A1E65">
        <w:rPr>
          <w:rFonts w:cstheme="minorHAnsi"/>
          <w:b/>
          <w:bCs/>
          <w:i w:val="0"/>
          <w:iCs w:val="0"/>
          <w:color w:val="auto"/>
          <w:sz w:val="24"/>
          <w:szCs w:val="24"/>
        </w:rPr>
        <w:t xml:space="preserve"> Iodine content of</w:t>
      </w:r>
      <w:r w:rsidRPr="004A1E65" w:rsidDel="001E539F">
        <w:rPr>
          <w:rFonts w:cstheme="minorHAnsi"/>
          <w:b/>
          <w:bCs/>
          <w:i w:val="0"/>
          <w:iCs w:val="0"/>
          <w:color w:val="auto"/>
          <w:sz w:val="24"/>
          <w:szCs w:val="24"/>
        </w:rPr>
        <w:t xml:space="preserve"> </w:t>
      </w:r>
      <w:r w:rsidRPr="004A1E65">
        <w:rPr>
          <w:rFonts w:cstheme="minorHAnsi"/>
          <w:b/>
          <w:bCs/>
          <w:i w:val="0"/>
          <w:iCs w:val="0"/>
          <w:color w:val="auto"/>
          <w:sz w:val="24"/>
          <w:szCs w:val="24"/>
        </w:rPr>
        <w:t>Iodised Salt</w:t>
      </w: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77"/>
        <w:gridCol w:w="1417"/>
        <w:gridCol w:w="1188"/>
        <w:gridCol w:w="1073"/>
        <w:gridCol w:w="1146"/>
        <w:gridCol w:w="1075"/>
        <w:gridCol w:w="1073"/>
        <w:gridCol w:w="1656"/>
      </w:tblGrid>
      <w:tr w:rsidR="001E539F" w:rsidRPr="009B5C01" w14:paraId="7A84CE5E" w14:textId="77777777" w:rsidTr="00976302">
        <w:trPr>
          <w:trHeight w:val="299"/>
        </w:trPr>
        <w:tc>
          <w:tcPr>
            <w:tcW w:w="0" w:type="auto"/>
            <w:shd w:val="clear" w:color="auto" w:fill="FFFFFF" w:themeFill="background1"/>
            <w:noWrap/>
          </w:tcPr>
          <w:p w14:paraId="3DEEAA7A" w14:textId="3D386619" w:rsidR="001E539F" w:rsidRPr="009B5C01" w:rsidRDefault="001E539F" w:rsidP="001E539F">
            <w:pPr>
              <w:jc w:val="center"/>
              <w:rPr>
                <w:rFonts w:asciiTheme="minorHAnsi" w:hAnsiTheme="minorHAnsi" w:cstheme="minorHAnsi"/>
                <w:b/>
                <w:bCs/>
                <w:sz w:val="22"/>
              </w:rPr>
            </w:pPr>
          </w:p>
        </w:tc>
        <w:tc>
          <w:tcPr>
            <w:tcW w:w="1417" w:type="dxa"/>
            <w:shd w:val="clear" w:color="auto" w:fill="FFFFFF" w:themeFill="background1"/>
            <w:noWrap/>
          </w:tcPr>
          <w:p w14:paraId="080EE97C" w14:textId="37B197C9" w:rsidR="001E539F" w:rsidRPr="009B5C01" w:rsidRDefault="001E539F" w:rsidP="001E539F">
            <w:pPr>
              <w:rPr>
                <w:rFonts w:asciiTheme="minorHAnsi" w:hAnsiTheme="minorHAnsi" w:cstheme="minorHAnsi"/>
                <w:b/>
                <w:bCs/>
                <w:sz w:val="22"/>
              </w:rPr>
            </w:pPr>
          </w:p>
        </w:tc>
        <w:tc>
          <w:tcPr>
            <w:tcW w:w="1188" w:type="dxa"/>
            <w:shd w:val="clear" w:color="auto" w:fill="auto"/>
            <w:noWrap/>
            <w:vAlign w:val="bottom"/>
          </w:tcPr>
          <w:p w14:paraId="3F1FE162" w14:textId="602220D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Target Addition</w:t>
            </w:r>
          </w:p>
        </w:tc>
        <w:tc>
          <w:tcPr>
            <w:tcW w:w="3294" w:type="dxa"/>
            <w:gridSpan w:val="3"/>
            <w:shd w:val="clear" w:color="auto" w:fill="auto"/>
            <w:noWrap/>
            <w:vAlign w:val="bottom"/>
          </w:tcPr>
          <w:p w14:paraId="4516544D" w14:textId="287B4FA0"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Production Parameters</w:t>
            </w:r>
          </w:p>
        </w:tc>
        <w:tc>
          <w:tcPr>
            <w:tcW w:w="2729" w:type="dxa"/>
            <w:gridSpan w:val="2"/>
            <w:shd w:val="clear" w:color="auto" w:fill="auto"/>
            <w:noWrap/>
            <w:vAlign w:val="bottom"/>
          </w:tcPr>
          <w:p w14:paraId="04ACF6CD" w14:textId="040A4F8E"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Regulatory Parameters</w:t>
            </w:r>
          </w:p>
        </w:tc>
      </w:tr>
      <w:tr w:rsidR="001E539F" w:rsidRPr="009B5C01" w14:paraId="148F4F11" w14:textId="77777777" w:rsidTr="00976302">
        <w:trPr>
          <w:trHeight w:val="299"/>
        </w:trPr>
        <w:tc>
          <w:tcPr>
            <w:tcW w:w="0" w:type="auto"/>
            <w:shd w:val="clear" w:color="auto" w:fill="FFFFFF" w:themeFill="background1"/>
            <w:noWrap/>
          </w:tcPr>
          <w:p w14:paraId="53EDD951" w14:textId="6BBB2428"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Micronutrients</w:t>
            </w:r>
          </w:p>
        </w:tc>
        <w:tc>
          <w:tcPr>
            <w:tcW w:w="1417" w:type="dxa"/>
            <w:shd w:val="clear" w:color="auto" w:fill="FFFFFF" w:themeFill="background1"/>
            <w:noWrap/>
          </w:tcPr>
          <w:p w14:paraId="66B6EB4A" w14:textId="05671549" w:rsidR="001E539F" w:rsidRPr="009B5C01" w:rsidRDefault="001E539F" w:rsidP="001E539F">
            <w:pPr>
              <w:rPr>
                <w:rFonts w:asciiTheme="minorHAnsi" w:hAnsiTheme="minorHAnsi" w:cstheme="minorHAnsi"/>
                <w:sz w:val="22"/>
              </w:rPr>
            </w:pPr>
            <w:r w:rsidRPr="009B5C01">
              <w:rPr>
                <w:rFonts w:asciiTheme="minorHAnsi" w:hAnsiTheme="minorHAnsi" w:cstheme="minorHAnsi"/>
                <w:b/>
                <w:bCs/>
                <w:sz w:val="22"/>
              </w:rPr>
              <w:t>Fortificant compound</w:t>
            </w:r>
          </w:p>
        </w:tc>
        <w:tc>
          <w:tcPr>
            <w:tcW w:w="1188" w:type="dxa"/>
            <w:shd w:val="clear" w:color="auto" w:fill="FFFFFF" w:themeFill="background1"/>
            <w:noWrap/>
            <w:vAlign w:val="bottom"/>
          </w:tcPr>
          <w:p w14:paraId="126D612F"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FL</w:t>
            </w:r>
          </w:p>
        </w:tc>
        <w:tc>
          <w:tcPr>
            <w:tcW w:w="1073" w:type="dxa"/>
            <w:shd w:val="clear" w:color="auto" w:fill="FFFFFF" w:themeFill="background1"/>
            <w:noWrap/>
            <w:vAlign w:val="bottom"/>
          </w:tcPr>
          <w:p w14:paraId="0935FFC0"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(1)</w:t>
            </w:r>
          </w:p>
        </w:tc>
        <w:tc>
          <w:tcPr>
            <w:tcW w:w="1146" w:type="dxa"/>
            <w:shd w:val="clear" w:color="auto" w:fill="FFFFFF" w:themeFill="background1"/>
            <w:noWrap/>
            <w:vAlign w:val="bottom"/>
          </w:tcPr>
          <w:p w14:paraId="77A11AA6"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Average (2)</w:t>
            </w:r>
          </w:p>
        </w:tc>
        <w:tc>
          <w:tcPr>
            <w:tcW w:w="1073" w:type="dxa"/>
            <w:shd w:val="clear" w:color="auto" w:fill="FFFFFF" w:themeFill="background1"/>
            <w:noWrap/>
            <w:vAlign w:val="bottom"/>
          </w:tcPr>
          <w:p w14:paraId="7A885174"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MFL (3)</w:t>
            </w:r>
          </w:p>
        </w:tc>
        <w:tc>
          <w:tcPr>
            <w:tcW w:w="1073" w:type="dxa"/>
            <w:shd w:val="clear" w:color="auto" w:fill="FFFFFF" w:themeFill="background1"/>
            <w:noWrap/>
            <w:vAlign w:val="bottom"/>
          </w:tcPr>
          <w:p w14:paraId="5AA9D8C8"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LmL (4)</w:t>
            </w:r>
          </w:p>
        </w:tc>
        <w:tc>
          <w:tcPr>
            <w:tcW w:w="1655" w:type="dxa"/>
            <w:shd w:val="clear" w:color="auto" w:fill="FFFFFF" w:themeFill="background1"/>
            <w:noWrap/>
            <w:vAlign w:val="bottom"/>
          </w:tcPr>
          <w:p w14:paraId="40EE646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MTL (5)</w:t>
            </w:r>
          </w:p>
        </w:tc>
      </w:tr>
      <w:tr w:rsidR="001E539F" w:rsidRPr="009B5C01" w14:paraId="2EE4B20E" w14:textId="77777777" w:rsidTr="00976302">
        <w:trPr>
          <w:trHeight w:val="299"/>
        </w:trPr>
        <w:tc>
          <w:tcPr>
            <w:tcW w:w="0" w:type="auto"/>
            <w:shd w:val="clear" w:color="auto" w:fill="FFFFFF" w:themeFill="background1"/>
            <w:noWrap/>
            <w:vAlign w:val="bottom"/>
          </w:tcPr>
          <w:p w14:paraId="58D8EBC2" w14:textId="77777777" w:rsidR="001E539F" w:rsidRPr="009B5C01" w:rsidRDefault="001E539F" w:rsidP="001E539F">
            <w:pPr>
              <w:jc w:val="center"/>
              <w:rPr>
                <w:rFonts w:asciiTheme="minorHAnsi" w:hAnsiTheme="minorHAnsi" w:cstheme="minorHAnsi"/>
                <w:sz w:val="22"/>
              </w:rPr>
            </w:pPr>
          </w:p>
        </w:tc>
        <w:tc>
          <w:tcPr>
            <w:tcW w:w="1417" w:type="dxa"/>
            <w:shd w:val="clear" w:color="auto" w:fill="FFFFFF" w:themeFill="background1"/>
            <w:noWrap/>
            <w:vAlign w:val="bottom"/>
          </w:tcPr>
          <w:p w14:paraId="14D94E3E" w14:textId="77777777" w:rsidR="001E539F" w:rsidRPr="009B5C01" w:rsidRDefault="001E539F" w:rsidP="001E539F">
            <w:pPr>
              <w:rPr>
                <w:rFonts w:asciiTheme="minorHAnsi" w:hAnsiTheme="minorHAnsi" w:cstheme="minorHAnsi"/>
                <w:sz w:val="22"/>
              </w:rPr>
            </w:pPr>
          </w:p>
        </w:tc>
        <w:tc>
          <w:tcPr>
            <w:tcW w:w="1188" w:type="dxa"/>
            <w:shd w:val="clear" w:color="auto" w:fill="FFFFFF" w:themeFill="background1"/>
            <w:noWrap/>
            <w:vAlign w:val="bottom"/>
          </w:tcPr>
          <w:p w14:paraId="6F9B4F0D"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073" w:type="dxa"/>
            <w:shd w:val="clear" w:color="auto" w:fill="FFFFFF" w:themeFill="background1"/>
            <w:noWrap/>
            <w:vAlign w:val="bottom"/>
          </w:tcPr>
          <w:p w14:paraId="34349E35"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146" w:type="dxa"/>
            <w:shd w:val="clear" w:color="auto" w:fill="FFFFFF" w:themeFill="background1"/>
            <w:noWrap/>
            <w:vAlign w:val="bottom"/>
          </w:tcPr>
          <w:p w14:paraId="61A63417"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073" w:type="dxa"/>
            <w:shd w:val="clear" w:color="auto" w:fill="FFFFFF" w:themeFill="background1"/>
            <w:noWrap/>
            <w:vAlign w:val="bottom"/>
          </w:tcPr>
          <w:p w14:paraId="40293238"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073" w:type="dxa"/>
            <w:shd w:val="clear" w:color="auto" w:fill="FFFFFF" w:themeFill="background1"/>
            <w:noWrap/>
            <w:vAlign w:val="bottom"/>
          </w:tcPr>
          <w:p w14:paraId="07785C5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c>
          <w:tcPr>
            <w:tcW w:w="1655" w:type="dxa"/>
            <w:shd w:val="clear" w:color="auto" w:fill="FFFFFF" w:themeFill="background1"/>
            <w:noWrap/>
            <w:vAlign w:val="bottom"/>
          </w:tcPr>
          <w:p w14:paraId="2F7B792E"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b/>
                <w:bCs/>
                <w:sz w:val="22"/>
              </w:rPr>
              <w:t>(mg/kg)</w:t>
            </w:r>
          </w:p>
        </w:tc>
      </w:tr>
      <w:tr w:rsidR="001E539F" w:rsidRPr="009B5C01" w14:paraId="5708BF04" w14:textId="77777777" w:rsidTr="00976302">
        <w:trPr>
          <w:trHeight w:val="288"/>
        </w:trPr>
        <w:tc>
          <w:tcPr>
            <w:tcW w:w="0" w:type="auto"/>
            <w:shd w:val="clear" w:color="auto" w:fill="FFFFFF" w:themeFill="background1"/>
            <w:noWrap/>
            <w:vAlign w:val="bottom"/>
            <w:hideMark/>
          </w:tcPr>
          <w:p w14:paraId="168F7C7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Iodine</w:t>
            </w:r>
          </w:p>
        </w:tc>
        <w:tc>
          <w:tcPr>
            <w:tcW w:w="1417" w:type="dxa"/>
            <w:shd w:val="clear" w:color="auto" w:fill="FFFFFF" w:themeFill="background1"/>
            <w:noWrap/>
            <w:vAlign w:val="bottom"/>
            <w:hideMark/>
          </w:tcPr>
          <w:p w14:paraId="19A759C5" w14:textId="77777777" w:rsidR="001E539F" w:rsidRPr="009B5C01" w:rsidRDefault="001E539F" w:rsidP="001E539F">
            <w:pPr>
              <w:rPr>
                <w:rFonts w:asciiTheme="minorHAnsi" w:hAnsiTheme="minorHAnsi" w:cstheme="minorHAnsi"/>
                <w:sz w:val="22"/>
              </w:rPr>
            </w:pPr>
            <w:r w:rsidRPr="009B5C01">
              <w:rPr>
                <w:rFonts w:asciiTheme="minorHAnsi" w:hAnsiTheme="minorHAnsi" w:cstheme="minorHAnsi"/>
                <w:sz w:val="22"/>
              </w:rPr>
              <w:t>Potassium iodate</w:t>
            </w:r>
          </w:p>
        </w:tc>
        <w:tc>
          <w:tcPr>
            <w:tcW w:w="1188" w:type="dxa"/>
            <w:shd w:val="clear" w:color="auto" w:fill="FFFFFF" w:themeFill="background1"/>
            <w:noWrap/>
            <w:vAlign w:val="bottom"/>
            <w:hideMark/>
          </w:tcPr>
          <w:p w14:paraId="442BA14C"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30</w:t>
            </w:r>
          </w:p>
        </w:tc>
        <w:tc>
          <w:tcPr>
            <w:tcW w:w="1073" w:type="dxa"/>
            <w:shd w:val="clear" w:color="auto" w:fill="FFFFFF" w:themeFill="background1"/>
            <w:noWrap/>
            <w:vAlign w:val="bottom"/>
            <w:hideMark/>
          </w:tcPr>
          <w:p w14:paraId="58D7CC6E" w14:textId="45C0D6A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20</w:t>
            </w:r>
          </w:p>
        </w:tc>
        <w:tc>
          <w:tcPr>
            <w:tcW w:w="1146" w:type="dxa"/>
            <w:shd w:val="clear" w:color="auto" w:fill="FFFFFF" w:themeFill="background1"/>
            <w:noWrap/>
            <w:vAlign w:val="bottom"/>
            <w:hideMark/>
          </w:tcPr>
          <w:p w14:paraId="69CA8069"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30</w:t>
            </w:r>
          </w:p>
        </w:tc>
        <w:tc>
          <w:tcPr>
            <w:tcW w:w="1073" w:type="dxa"/>
            <w:shd w:val="clear" w:color="auto" w:fill="FFFFFF" w:themeFill="background1"/>
            <w:noWrap/>
            <w:vAlign w:val="bottom"/>
            <w:hideMark/>
          </w:tcPr>
          <w:p w14:paraId="18AD1DEE" w14:textId="11F72341"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40</w:t>
            </w:r>
          </w:p>
        </w:tc>
        <w:tc>
          <w:tcPr>
            <w:tcW w:w="1073" w:type="dxa"/>
            <w:shd w:val="clear" w:color="auto" w:fill="FFFFFF" w:themeFill="background1"/>
            <w:noWrap/>
            <w:vAlign w:val="bottom"/>
            <w:hideMark/>
          </w:tcPr>
          <w:p w14:paraId="4461E883" w14:textId="77777777"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20</w:t>
            </w:r>
          </w:p>
        </w:tc>
        <w:tc>
          <w:tcPr>
            <w:tcW w:w="1655" w:type="dxa"/>
            <w:shd w:val="clear" w:color="auto" w:fill="FFFFFF" w:themeFill="background1"/>
            <w:noWrap/>
            <w:vAlign w:val="bottom"/>
            <w:hideMark/>
          </w:tcPr>
          <w:p w14:paraId="7B21B424" w14:textId="511027A4" w:rsidR="001E539F" w:rsidRPr="009B5C01" w:rsidRDefault="001E539F" w:rsidP="001E539F">
            <w:pPr>
              <w:jc w:val="center"/>
              <w:rPr>
                <w:rFonts w:asciiTheme="minorHAnsi" w:hAnsiTheme="minorHAnsi" w:cstheme="minorHAnsi"/>
                <w:sz w:val="22"/>
              </w:rPr>
            </w:pPr>
            <w:r w:rsidRPr="009B5C01">
              <w:rPr>
                <w:rFonts w:asciiTheme="minorHAnsi" w:hAnsiTheme="minorHAnsi" w:cstheme="minorHAnsi"/>
                <w:sz w:val="22"/>
              </w:rPr>
              <w:t>40</w:t>
            </w:r>
          </w:p>
        </w:tc>
      </w:tr>
    </w:tbl>
    <w:p w14:paraId="75A30AAD" w14:textId="77777777" w:rsidR="00764FDC" w:rsidRPr="009B5C01" w:rsidRDefault="00764FDC" w:rsidP="00DB4C3F">
      <w:pPr>
        <w:rPr>
          <w:rFonts w:asciiTheme="minorHAnsi" w:hAnsiTheme="minorHAnsi" w:cstheme="minorHAnsi"/>
        </w:rPr>
      </w:pPr>
    </w:p>
    <w:p w14:paraId="5C50E9EB" w14:textId="77777777" w:rsidR="00066696" w:rsidRPr="009B5C01" w:rsidRDefault="00066696" w:rsidP="00066696">
      <w:pPr>
        <w:pStyle w:val="Heading2"/>
        <w:numPr>
          <w:ilvl w:val="1"/>
          <w:numId w:val="1"/>
        </w:numPr>
        <w:rPr>
          <w:rFonts w:asciiTheme="minorHAnsi" w:hAnsiTheme="minorHAnsi" w:cstheme="minorHAnsi"/>
        </w:rPr>
      </w:pPr>
      <w:bookmarkStart w:id="139" w:name="_Toc48491617"/>
      <w:r w:rsidRPr="009B5C01">
        <w:rPr>
          <w:rFonts w:asciiTheme="minorHAnsi" w:hAnsiTheme="minorHAnsi" w:cstheme="minorHAnsi"/>
          <w:sz w:val="24"/>
          <w:szCs w:val="24"/>
        </w:rPr>
        <w:t>Expected</w:t>
      </w:r>
      <w:r w:rsidRPr="009B5C01">
        <w:rPr>
          <w:rFonts w:asciiTheme="minorHAnsi" w:hAnsiTheme="minorHAnsi" w:cstheme="minorHAnsi"/>
        </w:rPr>
        <w:t xml:space="preserve"> Contribution of Fortified Foods to the Micronutrients Intake</w:t>
      </w:r>
      <w:bookmarkEnd w:id="139"/>
    </w:p>
    <w:p w14:paraId="272ABA7C" w14:textId="77777777" w:rsidR="00066696" w:rsidRPr="009B5C01" w:rsidRDefault="00066696" w:rsidP="00066696">
      <w:pPr>
        <w:ind w:left="360"/>
        <w:jc w:val="both"/>
        <w:rPr>
          <w:rFonts w:asciiTheme="minorHAnsi" w:hAnsiTheme="minorHAnsi" w:cstheme="minorHAnsi"/>
        </w:rPr>
      </w:pPr>
    </w:p>
    <w:p w14:paraId="2D40DFEB" w14:textId="30142820" w:rsidR="00066696" w:rsidRPr="009B5C01" w:rsidRDefault="00066696" w:rsidP="00066696">
      <w:pPr>
        <w:ind w:left="360"/>
        <w:jc w:val="both"/>
        <w:rPr>
          <w:rFonts w:asciiTheme="minorHAnsi" w:hAnsiTheme="minorHAnsi" w:cstheme="minorHAnsi"/>
        </w:rPr>
      </w:pPr>
      <w:r w:rsidRPr="009B5C01">
        <w:rPr>
          <w:rFonts w:asciiTheme="minorHAnsi" w:hAnsiTheme="minorHAnsi" w:cstheme="minorHAnsi"/>
        </w:rPr>
        <w:t xml:space="preserve">Using the average per capita data in Table 1, the micronutrient intake as a percentage of the Estimates Average Requirement (EAR) was worked out for all the food vehicles and the results are provided in Table </w:t>
      </w:r>
      <w:r w:rsidR="004A1E65">
        <w:rPr>
          <w:rFonts w:asciiTheme="minorHAnsi" w:hAnsiTheme="minorHAnsi" w:cstheme="minorHAnsi"/>
        </w:rPr>
        <w:t>9</w:t>
      </w:r>
      <w:r w:rsidRPr="009B5C01">
        <w:rPr>
          <w:rFonts w:asciiTheme="minorHAnsi" w:hAnsiTheme="minorHAnsi" w:cstheme="minorHAnsi"/>
        </w:rPr>
        <w:t xml:space="preserve">. The table provides EAR figures for the five food vehicles fortified with micronutrients at levels </w:t>
      </w:r>
      <w:r w:rsidR="000247B3">
        <w:rPr>
          <w:rFonts w:asciiTheme="minorHAnsi" w:hAnsiTheme="minorHAnsi" w:cstheme="minorHAnsi"/>
        </w:rPr>
        <w:t xml:space="preserve">recommended </w:t>
      </w:r>
      <w:r w:rsidRPr="009B5C01">
        <w:rPr>
          <w:rFonts w:asciiTheme="minorHAnsi" w:hAnsiTheme="minorHAnsi" w:cstheme="minorHAnsi"/>
        </w:rPr>
        <w:t>in the proposed SADC Minimum Standard. This is done with respect to requirements for men, women and children 4 to 6 years, specifically for those that consume average amounts in these groups (P50). The safety component was assessed by determining the intake by those that consume larger amounts for all the three groups and comparing that intake with the Upper Tolerable Limit</w:t>
      </w:r>
      <w:r w:rsidR="000247B3">
        <w:rPr>
          <w:rFonts w:asciiTheme="minorHAnsi" w:hAnsiTheme="minorHAnsi" w:cstheme="minorHAnsi"/>
        </w:rPr>
        <w:t xml:space="preserve"> (UTL)</w:t>
      </w:r>
      <w:r w:rsidRPr="009B5C01">
        <w:rPr>
          <w:rFonts w:asciiTheme="minorHAnsi" w:hAnsiTheme="minorHAnsi" w:cstheme="minorHAnsi"/>
        </w:rPr>
        <w:t xml:space="preserve"> for all micronutrients. The data in parent</w:t>
      </w:r>
      <w:r w:rsidR="003F4DD2" w:rsidRPr="009B5C01">
        <w:rPr>
          <w:rFonts w:asciiTheme="minorHAnsi" w:hAnsiTheme="minorHAnsi" w:cstheme="minorHAnsi"/>
        </w:rPr>
        <w:t>heses</w:t>
      </w:r>
      <w:r w:rsidRPr="009B5C01">
        <w:rPr>
          <w:rFonts w:asciiTheme="minorHAnsi" w:hAnsiTheme="minorHAnsi" w:cstheme="minorHAnsi"/>
        </w:rPr>
        <w:t xml:space="preserve"> provide the percentage of UTL that these people would reach</w:t>
      </w:r>
      <w:r w:rsidR="009B5C01" w:rsidRPr="009B5C01">
        <w:rPr>
          <w:rFonts w:asciiTheme="minorHAnsi" w:hAnsiTheme="minorHAnsi" w:cstheme="minorHAnsi"/>
        </w:rPr>
        <w:t>, and</w:t>
      </w:r>
      <w:r w:rsidRPr="009B5C01">
        <w:rPr>
          <w:rFonts w:asciiTheme="minorHAnsi" w:hAnsiTheme="minorHAnsi" w:cstheme="minorHAnsi"/>
        </w:rPr>
        <w:t xml:space="preserve"> acts as a worst scenario in each case based on the average per capita consumption in the table.</w:t>
      </w:r>
    </w:p>
    <w:p w14:paraId="06928E5B" w14:textId="77777777" w:rsidR="00600B64" w:rsidRPr="009B5C01" w:rsidRDefault="00600B64" w:rsidP="00066696">
      <w:pPr>
        <w:ind w:left="360"/>
        <w:jc w:val="both"/>
        <w:rPr>
          <w:rFonts w:asciiTheme="minorHAnsi" w:hAnsiTheme="minorHAnsi" w:cstheme="minorHAnsi"/>
        </w:rPr>
      </w:pPr>
    </w:p>
    <w:p w14:paraId="3F6BE4BE" w14:textId="6BEDE149" w:rsidR="00600B64" w:rsidRDefault="00600B64" w:rsidP="00066696">
      <w:pPr>
        <w:ind w:left="360"/>
        <w:jc w:val="both"/>
        <w:rPr>
          <w:rFonts w:asciiTheme="minorHAnsi" w:hAnsiTheme="minorHAnsi" w:cstheme="minorHAnsi"/>
        </w:rPr>
      </w:pPr>
      <w:commentRangeStart w:id="140"/>
      <w:r w:rsidRPr="009B5C01">
        <w:rPr>
          <w:rFonts w:asciiTheme="minorHAnsi" w:hAnsiTheme="minorHAnsi" w:cstheme="minorHAnsi"/>
        </w:rPr>
        <w:t xml:space="preserve">The data in Table </w:t>
      </w:r>
      <w:r w:rsidR="004A1E65">
        <w:rPr>
          <w:rFonts w:asciiTheme="minorHAnsi" w:hAnsiTheme="minorHAnsi" w:cstheme="minorHAnsi"/>
        </w:rPr>
        <w:t>9</w:t>
      </w:r>
      <w:r w:rsidRPr="009B5C01">
        <w:rPr>
          <w:rFonts w:asciiTheme="minorHAnsi" w:hAnsiTheme="minorHAnsi" w:cstheme="minorHAnsi"/>
        </w:rPr>
        <w:t xml:space="preserve"> shows clearly that sugar and oil would contribute significantly to vitamin A intake as individual food </w:t>
      </w:r>
      <w:r w:rsidR="00FE110F" w:rsidRPr="009B5C01">
        <w:rPr>
          <w:rFonts w:asciiTheme="minorHAnsi" w:hAnsiTheme="minorHAnsi" w:cstheme="minorHAnsi"/>
        </w:rPr>
        <w:t>vehicles</w:t>
      </w:r>
      <w:r w:rsidRPr="009B5C01">
        <w:rPr>
          <w:rFonts w:asciiTheme="minorHAnsi" w:hAnsiTheme="minorHAnsi" w:cstheme="minorHAnsi"/>
        </w:rPr>
        <w:t>, if these foods are widely consumed and fortified to the specified level.  As such, the fortification of other foods would appear unnecessary and call for exclusion of vitamin A from flours. However, these two foods linked to health problems and their consumption in many countries is not encouraged. Hence</w:t>
      </w:r>
      <w:r w:rsidR="00FE110F" w:rsidRPr="009B5C01">
        <w:rPr>
          <w:rFonts w:asciiTheme="minorHAnsi" w:hAnsiTheme="minorHAnsi" w:cstheme="minorHAnsi"/>
        </w:rPr>
        <w:t>,</w:t>
      </w:r>
      <w:r w:rsidRPr="009B5C01">
        <w:rPr>
          <w:rFonts w:asciiTheme="minorHAnsi" w:hAnsiTheme="minorHAnsi" w:cstheme="minorHAnsi"/>
        </w:rPr>
        <w:t xml:space="preserve"> excluding vitamin A from flour</w:t>
      </w:r>
      <w:r w:rsidR="00FE110F" w:rsidRPr="009B5C01">
        <w:rPr>
          <w:rFonts w:asciiTheme="minorHAnsi" w:hAnsiTheme="minorHAnsi" w:cstheme="minorHAnsi"/>
        </w:rPr>
        <w:t>s</w:t>
      </w:r>
      <w:r w:rsidRPr="009B5C01">
        <w:rPr>
          <w:rFonts w:asciiTheme="minorHAnsi" w:hAnsiTheme="minorHAnsi" w:cstheme="minorHAnsi"/>
        </w:rPr>
        <w:t xml:space="preserve"> may </w:t>
      </w:r>
      <w:r w:rsidR="00FE110F" w:rsidRPr="009B5C01">
        <w:rPr>
          <w:rFonts w:asciiTheme="minorHAnsi" w:hAnsiTheme="minorHAnsi" w:cstheme="minorHAnsi"/>
        </w:rPr>
        <w:t>risk the exclusion of a</w:t>
      </w:r>
      <w:r w:rsidRPr="009B5C01">
        <w:rPr>
          <w:rFonts w:asciiTheme="minorHAnsi" w:hAnsiTheme="minorHAnsi" w:cstheme="minorHAnsi"/>
        </w:rPr>
        <w:t xml:space="preserve"> significant source for vitamin A</w:t>
      </w:r>
      <w:r w:rsidR="00FE110F" w:rsidRPr="009B5C01">
        <w:rPr>
          <w:rFonts w:asciiTheme="minorHAnsi" w:hAnsiTheme="minorHAnsi" w:cstheme="minorHAnsi"/>
        </w:rPr>
        <w:t xml:space="preserve"> for other members of the society with low consumption of either oil or sugar. A decision to add or remove vitamin A must take into account evidence of consistent and wide consumption of alternative food vehicles in amounts that provide significantly to daily requirements in terms of vitamin A. Currently in SADC, three countries add vitamin A to flours, </w:t>
      </w:r>
      <w:del w:id="141" w:author="karen codling" w:date="2020-08-17T20:37:00Z">
        <w:r w:rsidR="00FE110F" w:rsidRPr="009B5C01" w:rsidDel="002F45B5">
          <w:rPr>
            <w:rFonts w:asciiTheme="minorHAnsi" w:hAnsiTheme="minorHAnsi" w:cstheme="minorHAnsi"/>
          </w:rPr>
          <w:delText xml:space="preserve">fortified </w:delText>
        </w:r>
      </w:del>
      <w:r w:rsidR="00FE110F" w:rsidRPr="009B5C01">
        <w:rPr>
          <w:rFonts w:asciiTheme="minorHAnsi" w:hAnsiTheme="minorHAnsi" w:cstheme="minorHAnsi"/>
        </w:rPr>
        <w:t>oil and sugar</w:t>
      </w:r>
      <w:del w:id="142" w:author="karen codling" w:date="2020-08-17T20:37:00Z">
        <w:r w:rsidR="00FE110F" w:rsidRPr="009B5C01" w:rsidDel="002F45B5">
          <w:rPr>
            <w:rFonts w:asciiTheme="minorHAnsi" w:hAnsiTheme="minorHAnsi" w:cstheme="minorHAnsi"/>
          </w:rPr>
          <w:delText xml:space="preserve"> with vitamin A</w:delText>
        </w:r>
      </w:del>
      <w:r w:rsidR="00FE110F" w:rsidRPr="009B5C01">
        <w:rPr>
          <w:rFonts w:asciiTheme="minorHAnsi" w:hAnsiTheme="minorHAnsi" w:cstheme="minorHAnsi"/>
        </w:rPr>
        <w:t>.</w:t>
      </w:r>
      <w:commentRangeEnd w:id="140"/>
      <w:r w:rsidR="002F45B5">
        <w:rPr>
          <w:rStyle w:val="CommentReference"/>
          <w:rFonts w:asciiTheme="minorHAnsi" w:eastAsiaTheme="minorHAnsi" w:hAnsiTheme="minorHAnsi" w:cstheme="minorBidi"/>
        </w:rPr>
        <w:commentReference w:id="140"/>
      </w:r>
    </w:p>
    <w:p w14:paraId="23441D32" w14:textId="77777777" w:rsidR="0057247B" w:rsidRDefault="0057247B" w:rsidP="00066696">
      <w:pPr>
        <w:ind w:left="360"/>
        <w:jc w:val="both"/>
        <w:rPr>
          <w:rFonts w:asciiTheme="minorHAnsi" w:hAnsiTheme="minorHAnsi" w:cstheme="minorHAnsi"/>
        </w:rPr>
      </w:pPr>
    </w:p>
    <w:p w14:paraId="2CDB0F0B" w14:textId="77777777" w:rsidR="00066696" w:rsidRPr="009B5C01" w:rsidRDefault="00066696" w:rsidP="00066696">
      <w:pPr>
        <w:ind w:left="360"/>
        <w:jc w:val="both"/>
        <w:rPr>
          <w:rFonts w:asciiTheme="minorHAnsi" w:hAnsiTheme="minorHAnsi" w:cstheme="minorHAnsi"/>
        </w:rPr>
      </w:pPr>
    </w:p>
    <w:p w14:paraId="6ADCD636" w14:textId="3961283F" w:rsidR="00066696" w:rsidRPr="00A8717B" w:rsidRDefault="00066696" w:rsidP="00066696">
      <w:pPr>
        <w:pStyle w:val="Caption"/>
        <w:keepNext/>
        <w:rPr>
          <w:rFonts w:cstheme="minorHAnsi"/>
          <w:b/>
          <w:i w:val="0"/>
          <w:color w:val="auto"/>
          <w:sz w:val="24"/>
        </w:rPr>
      </w:pPr>
      <w:r w:rsidRPr="00A8717B">
        <w:rPr>
          <w:rFonts w:cstheme="minorHAnsi"/>
          <w:b/>
          <w:i w:val="0"/>
          <w:color w:val="auto"/>
          <w:sz w:val="24"/>
        </w:rPr>
        <w:lastRenderedPageBreak/>
        <w:t xml:space="preserve">Table </w:t>
      </w:r>
      <w:r w:rsidR="004A1E65" w:rsidRPr="00A8717B">
        <w:rPr>
          <w:rFonts w:cstheme="minorHAnsi"/>
          <w:b/>
          <w:i w:val="0"/>
          <w:color w:val="auto"/>
          <w:sz w:val="24"/>
        </w:rPr>
        <w:t>9</w:t>
      </w:r>
      <w:r w:rsidRPr="00A8717B">
        <w:rPr>
          <w:rFonts w:cstheme="minorHAnsi"/>
          <w:b/>
          <w:i w:val="0"/>
          <w:color w:val="auto"/>
          <w:sz w:val="24"/>
        </w:rPr>
        <w:t>: Contribution of fortified foods to the %EAR of various micronutrients when fortified as per SADC Minimum Standard</w:t>
      </w:r>
    </w:p>
    <w:tbl>
      <w:tblPr>
        <w:tblStyle w:val="GridTable41"/>
        <w:tblW w:w="5000" w:type="pct"/>
        <w:tblLook w:val="04A0" w:firstRow="1" w:lastRow="0" w:firstColumn="1" w:lastColumn="0" w:noHBand="0" w:noVBand="1"/>
      </w:tblPr>
      <w:tblGrid>
        <w:gridCol w:w="2537"/>
        <w:gridCol w:w="1017"/>
        <w:gridCol w:w="1037"/>
        <w:gridCol w:w="922"/>
        <w:gridCol w:w="922"/>
        <w:gridCol w:w="922"/>
        <w:gridCol w:w="1391"/>
        <w:gridCol w:w="873"/>
      </w:tblGrid>
      <w:tr w:rsidR="0094063F" w:rsidRPr="009B5C01" w14:paraId="691A16DC" w14:textId="77777777" w:rsidTr="00A8717B">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5000" w:type="pct"/>
            <w:gridSpan w:val="8"/>
            <w:vAlign w:val="center"/>
            <w:hideMark/>
          </w:tcPr>
          <w:p w14:paraId="412675F3" w14:textId="77777777" w:rsidR="0094063F" w:rsidRPr="00314770" w:rsidRDefault="0094063F" w:rsidP="004A1E65">
            <w:pPr>
              <w:jc w:val="center"/>
              <w:rPr>
                <w:rFonts w:asciiTheme="minorHAnsi" w:hAnsiTheme="minorHAnsi" w:cstheme="minorHAnsi"/>
                <w:b w:val="0"/>
                <w:bCs w:val="0"/>
                <w:color w:val="auto"/>
                <w:sz w:val="22"/>
                <w:szCs w:val="22"/>
              </w:rPr>
            </w:pPr>
          </w:p>
          <w:p w14:paraId="36294A74" w14:textId="7B87C470" w:rsidR="0094063F" w:rsidRPr="00314770" w:rsidRDefault="0094063F" w:rsidP="00A8717B">
            <w:pPr>
              <w:jc w:val="center"/>
              <w:rPr>
                <w:rFonts w:asciiTheme="minorHAnsi" w:hAnsiTheme="minorHAnsi" w:cstheme="minorHAnsi"/>
                <w:bCs w:val="0"/>
                <w:sz w:val="22"/>
                <w:szCs w:val="22"/>
              </w:rPr>
            </w:pPr>
            <w:r w:rsidRPr="00314770">
              <w:rPr>
                <w:rFonts w:asciiTheme="minorHAnsi" w:hAnsiTheme="minorHAnsi" w:cstheme="minorHAnsi"/>
                <w:bCs w:val="0"/>
                <w:color w:val="auto"/>
                <w:sz w:val="22"/>
                <w:szCs w:val="22"/>
              </w:rPr>
              <w:t>PERCENTAGE EAR FROM FORTIFIED FOODS &amp; INTAKE OF HIGH CONSUMERS AS % OF UPPER TOLERABLE LEVEL</w:t>
            </w:r>
          </w:p>
        </w:tc>
      </w:tr>
      <w:tr w:rsidR="00066696" w:rsidRPr="009B5C01" w14:paraId="57D6A487" w14:textId="77777777" w:rsidTr="0094063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320" w:type="pct"/>
            <w:tcBorders>
              <w:bottom w:val="single" w:sz="4" w:space="0" w:color="auto"/>
            </w:tcBorders>
            <w:vAlign w:val="center"/>
          </w:tcPr>
          <w:p w14:paraId="28EBE425"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FOOD VEHICLE * PER CAPITA</w:t>
            </w:r>
          </w:p>
        </w:tc>
        <w:tc>
          <w:tcPr>
            <w:tcW w:w="530" w:type="pct"/>
            <w:tcBorders>
              <w:bottom w:val="single" w:sz="4" w:space="0" w:color="auto"/>
            </w:tcBorders>
          </w:tcPr>
          <w:p w14:paraId="7C9C1A55" w14:textId="77777777" w:rsidR="00066696" w:rsidRPr="00314770" w:rsidRDefault="00066696" w:rsidP="0006669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540" w:type="pct"/>
            <w:tcBorders>
              <w:bottom w:val="single" w:sz="4" w:space="0" w:color="auto"/>
            </w:tcBorders>
          </w:tcPr>
          <w:p w14:paraId="0BAB263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VIT. A</w:t>
            </w:r>
          </w:p>
          <w:p w14:paraId="3FE6D9A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 xml:space="preserve">% 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p>
        </w:tc>
        <w:tc>
          <w:tcPr>
            <w:tcW w:w="480" w:type="pct"/>
            <w:tcBorders>
              <w:bottom w:val="single" w:sz="4" w:space="0" w:color="auto"/>
            </w:tcBorders>
          </w:tcPr>
          <w:p w14:paraId="1638162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FOLIC ACID</w:t>
            </w:r>
          </w:p>
          <w:p w14:paraId="00B600FB"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 xml:space="preserve">% 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p>
        </w:tc>
        <w:tc>
          <w:tcPr>
            <w:tcW w:w="480" w:type="pct"/>
            <w:tcBorders>
              <w:bottom w:val="single" w:sz="4" w:space="0" w:color="auto"/>
            </w:tcBorders>
          </w:tcPr>
          <w:p w14:paraId="61503C80"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IRON</w:t>
            </w:r>
          </w:p>
          <w:p w14:paraId="5E2DF7DB"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 xml:space="preserve">%EAR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p>
        </w:tc>
        <w:tc>
          <w:tcPr>
            <w:tcW w:w="480" w:type="pct"/>
            <w:tcBorders>
              <w:bottom w:val="single" w:sz="4" w:space="0" w:color="auto"/>
            </w:tcBorders>
          </w:tcPr>
          <w:p w14:paraId="248A6D71"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ZINC</w:t>
            </w:r>
          </w:p>
          <w:p w14:paraId="6D955C91"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 xml:space="preserve">% 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p>
        </w:tc>
        <w:tc>
          <w:tcPr>
            <w:tcW w:w="724" w:type="pct"/>
            <w:tcBorders>
              <w:bottom w:val="single" w:sz="4" w:space="0" w:color="auto"/>
            </w:tcBorders>
          </w:tcPr>
          <w:p w14:paraId="160D22AF"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B12</w:t>
            </w:r>
          </w:p>
          <w:p w14:paraId="10F85EBB"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314770">
              <w:rPr>
                <w:rFonts w:asciiTheme="minorHAnsi" w:hAnsiTheme="minorHAnsi" w:cstheme="minorHAnsi"/>
                <w:b/>
                <w:bCs/>
                <w:sz w:val="22"/>
                <w:szCs w:val="22"/>
              </w:rPr>
              <w:t xml:space="preserve">% 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p>
        </w:tc>
        <w:tc>
          <w:tcPr>
            <w:tcW w:w="445" w:type="pct"/>
            <w:tcBorders>
              <w:bottom w:val="single" w:sz="4" w:space="0" w:color="auto"/>
            </w:tcBorders>
          </w:tcPr>
          <w:p w14:paraId="11D6C001" w14:textId="77777777" w:rsidR="00066696" w:rsidRDefault="005C360E" w:rsidP="00066696">
            <w:pPr>
              <w:jc w:val="center"/>
              <w:cnfStyle w:val="000000100000" w:firstRow="0" w:lastRow="0" w:firstColumn="0" w:lastColumn="0" w:oddVBand="0" w:evenVBand="0" w:oddHBand="1" w:evenHBand="0" w:firstRowFirstColumn="0" w:firstRowLastColumn="0" w:lastRowFirstColumn="0" w:lastRowLastColumn="0"/>
              <w:rPr>
                <w:ins w:id="143" w:author="karen codling" w:date="2020-08-17T13:55:00Z"/>
                <w:rFonts w:asciiTheme="minorHAnsi" w:hAnsiTheme="minorHAnsi" w:cstheme="minorHAnsi"/>
                <w:b/>
                <w:bCs/>
                <w:sz w:val="22"/>
                <w:szCs w:val="22"/>
              </w:rPr>
            </w:pPr>
            <w:r w:rsidRPr="00314770">
              <w:rPr>
                <w:rFonts w:asciiTheme="minorHAnsi" w:hAnsiTheme="minorHAnsi" w:cstheme="minorHAnsi"/>
                <w:b/>
                <w:bCs/>
                <w:sz w:val="22"/>
                <w:szCs w:val="22"/>
              </w:rPr>
              <w:t>IODINE</w:t>
            </w:r>
          </w:p>
          <w:p w14:paraId="2356E688" w14:textId="7690ADD8" w:rsidR="00F259E0" w:rsidRPr="00314770" w:rsidRDefault="00F259E0"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ins w:id="144" w:author="karen codling" w:date="2020-08-17T13:55:00Z">
              <w:r w:rsidRPr="00314770">
                <w:rPr>
                  <w:rFonts w:asciiTheme="minorHAnsi" w:hAnsiTheme="minorHAnsi" w:cstheme="minorHAnsi"/>
                  <w:b/>
                  <w:bCs/>
                  <w:sz w:val="22"/>
                  <w:szCs w:val="22"/>
                </w:rPr>
                <w:t xml:space="preserve">% EAR </w:t>
              </w:r>
              <w:proofErr w:type="gramStart"/>
              <w:r w:rsidRPr="00314770">
                <w:rPr>
                  <w:rFonts w:asciiTheme="minorHAnsi" w:hAnsiTheme="minorHAnsi" w:cstheme="minorHAnsi"/>
                  <w:b/>
                  <w:bCs/>
                  <w:sz w:val="22"/>
                  <w:szCs w:val="22"/>
                </w:rPr>
                <w:t xml:space="preserve">&amp;  </w:t>
              </w:r>
              <w:r w:rsidRPr="00314770">
                <w:rPr>
                  <w:rFonts w:asciiTheme="minorHAnsi" w:hAnsiTheme="minorHAnsi" w:cstheme="minorHAnsi"/>
                  <w:b/>
                  <w:bCs/>
                  <w:i/>
                  <w:sz w:val="22"/>
                  <w:szCs w:val="22"/>
                </w:rPr>
                <w:t>[</w:t>
              </w:r>
              <w:proofErr w:type="gramEnd"/>
              <w:r w:rsidRPr="00314770">
                <w:rPr>
                  <w:rFonts w:asciiTheme="minorHAnsi" w:hAnsiTheme="minorHAnsi" w:cstheme="minorHAnsi"/>
                  <w:b/>
                  <w:bCs/>
                  <w:i/>
                  <w:sz w:val="22"/>
                  <w:szCs w:val="22"/>
                </w:rPr>
                <w:t>%UTL]</w:t>
              </w:r>
            </w:ins>
          </w:p>
        </w:tc>
      </w:tr>
      <w:tr w:rsidR="00066696" w:rsidRPr="009B5C01" w14:paraId="04302167" w14:textId="77777777" w:rsidTr="0094063F">
        <w:trPr>
          <w:trHeight w:val="128"/>
        </w:trPr>
        <w:tc>
          <w:tcPr>
            <w:cnfStyle w:val="001000000000" w:firstRow="0" w:lastRow="0" w:firstColumn="1" w:lastColumn="0" w:oddVBand="0" w:evenVBand="0" w:oddHBand="0" w:evenHBand="0" w:firstRowFirstColumn="0" w:firstRowLastColumn="0" w:lastRowFirstColumn="0" w:lastRowLastColumn="0"/>
            <w:tcW w:w="1320" w:type="pct"/>
            <w:vMerge w:val="restart"/>
            <w:tcBorders>
              <w:top w:val="single" w:sz="4" w:space="0" w:color="auto"/>
              <w:left w:val="single" w:sz="4" w:space="0" w:color="auto"/>
            </w:tcBorders>
            <w:hideMark/>
          </w:tcPr>
          <w:p w14:paraId="6072C6ED"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SUGAR [Vit A 10mg/kg]</w:t>
            </w:r>
          </w:p>
          <w:p w14:paraId="2E4663EA"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w:t>
            </w:r>
            <w:r w:rsidRPr="00314770">
              <w:rPr>
                <w:rFonts w:asciiTheme="minorHAnsi" w:hAnsiTheme="minorHAnsi" w:cstheme="minorHAnsi"/>
                <w:b w:val="0"/>
                <w:sz w:val="22"/>
                <w:szCs w:val="22"/>
              </w:rPr>
              <w:t>55 grams</w:t>
            </w:r>
            <w:r w:rsidRPr="00314770">
              <w:rPr>
                <w:rFonts w:asciiTheme="minorHAnsi" w:hAnsiTheme="minorHAnsi" w:cstheme="minorHAnsi"/>
                <w:sz w:val="22"/>
                <w:szCs w:val="22"/>
              </w:rPr>
              <w:t>/day/person</w:t>
            </w:r>
          </w:p>
          <w:p w14:paraId="5D73DE79"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range: </w:t>
            </w:r>
            <w:r w:rsidRPr="00314770">
              <w:rPr>
                <w:rFonts w:asciiTheme="minorHAnsi" w:hAnsiTheme="minorHAnsi" w:cstheme="minorHAnsi"/>
                <w:b w:val="0"/>
                <w:sz w:val="22"/>
                <w:szCs w:val="22"/>
              </w:rPr>
              <w:t>(20,101</w:t>
            </w:r>
            <w:r w:rsidRPr="00314770">
              <w:rPr>
                <w:rFonts w:asciiTheme="minorHAnsi" w:hAnsiTheme="minorHAnsi" w:cstheme="minorHAnsi"/>
                <w:sz w:val="22"/>
                <w:szCs w:val="22"/>
              </w:rPr>
              <w:t>)</w:t>
            </w:r>
          </w:p>
        </w:tc>
        <w:tc>
          <w:tcPr>
            <w:tcW w:w="530" w:type="pct"/>
            <w:tcBorders>
              <w:top w:val="single" w:sz="4" w:space="0" w:color="auto"/>
            </w:tcBorders>
            <w:vAlign w:val="center"/>
            <w:hideMark/>
          </w:tcPr>
          <w:p w14:paraId="412AB953"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Women</w:t>
            </w:r>
          </w:p>
        </w:tc>
        <w:tc>
          <w:tcPr>
            <w:tcW w:w="540" w:type="pct"/>
            <w:tcBorders>
              <w:top w:val="single" w:sz="4" w:space="0" w:color="auto"/>
            </w:tcBorders>
            <w:vAlign w:val="center"/>
          </w:tcPr>
          <w:p w14:paraId="1F14782D"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84 ,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[20%]</w:t>
            </w:r>
          </w:p>
        </w:tc>
        <w:tc>
          <w:tcPr>
            <w:tcW w:w="480" w:type="pct"/>
            <w:tcBorders>
              <w:top w:val="single" w:sz="4" w:space="0" w:color="auto"/>
            </w:tcBorders>
            <w:vAlign w:val="center"/>
          </w:tcPr>
          <w:p w14:paraId="6F5313B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61282440"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5C03A442"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724" w:type="pct"/>
            <w:tcBorders>
              <w:top w:val="single" w:sz="4" w:space="0" w:color="auto"/>
              <w:right w:val="single" w:sz="4" w:space="0" w:color="auto"/>
            </w:tcBorders>
            <w:vAlign w:val="center"/>
          </w:tcPr>
          <w:p w14:paraId="12C15F3B"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45" w:type="pct"/>
            <w:tcBorders>
              <w:top w:val="single" w:sz="4" w:space="0" w:color="auto"/>
              <w:right w:val="single" w:sz="4" w:space="0" w:color="auto"/>
            </w:tcBorders>
          </w:tcPr>
          <w:p w14:paraId="1F6F1973"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36FCFBF6" w14:textId="77777777" w:rsidTr="0094063F">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tcBorders>
            <w:hideMark/>
          </w:tcPr>
          <w:p w14:paraId="457E30FA" w14:textId="77777777" w:rsidR="00066696" w:rsidRPr="00314770" w:rsidRDefault="00066696" w:rsidP="00066696">
            <w:pPr>
              <w:jc w:val="center"/>
              <w:rPr>
                <w:rFonts w:asciiTheme="minorHAnsi" w:hAnsiTheme="minorHAnsi" w:cstheme="minorHAnsi"/>
                <w:sz w:val="22"/>
                <w:szCs w:val="22"/>
              </w:rPr>
            </w:pPr>
          </w:p>
        </w:tc>
        <w:tc>
          <w:tcPr>
            <w:tcW w:w="530" w:type="pct"/>
            <w:vAlign w:val="center"/>
            <w:hideMark/>
          </w:tcPr>
          <w:p w14:paraId="1529C861"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Men</w:t>
            </w:r>
          </w:p>
          <w:p w14:paraId="7EF8F7B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p>
        </w:tc>
        <w:tc>
          <w:tcPr>
            <w:tcW w:w="540" w:type="pct"/>
            <w:vAlign w:val="center"/>
          </w:tcPr>
          <w:p w14:paraId="3045314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90 ,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[23%]</w:t>
            </w:r>
          </w:p>
        </w:tc>
        <w:tc>
          <w:tcPr>
            <w:tcW w:w="480" w:type="pct"/>
            <w:vAlign w:val="center"/>
          </w:tcPr>
          <w:p w14:paraId="69814BC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vAlign w:val="center"/>
          </w:tcPr>
          <w:p w14:paraId="20453EA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vAlign w:val="center"/>
          </w:tcPr>
          <w:p w14:paraId="1B8258D4"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724" w:type="pct"/>
            <w:tcBorders>
              <w:right w:val="single" w:sz="4" w:space="0" w:color="auto"/>
            </w:tcBorders>
            <w:vAlign w:val="center"/>
          </w:tcPr>
          <w:p w14:paraId="729678A8"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45" w:type="pct"/>
            <w:tcBorders>
              <w:right w:val="single" w:sz="4" w:space="0" w:color="auto"/>
            </w:tcBorders>
          </w:tcPr>
          <w:p w14:paraId="119FB55A"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6C593B9E" w14:textId="77777777" w:rsidTr="0094063F">
        <w:trPr>
          <w:trHeight w:val="204"/>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bottom w:val="single" w:sz="4" w:space="0" w:color="auto"/>
            </w:tcBorders>
            <w:hideMark/>
          </w:tcPr>
          <w:p w14:paraId="225AE409" w14:textId="77777777" w:rsidR="00066696" w:rsidRPr="00314770" w:rsidRDefault="00066696" w:rsidP="00066696">
            <w:pPr>
              <w:jc w:val="center"/>
              <w:rPr>
                <w:rFonts w:asciiTheme="minorHAnsi" w:hAnsiTheme="minorHAnsi" w:cstheme="minorHAnsi"/>
                <w:sz w:val="22"/>
                <w:szCs w:val="22"/>
              </w:rPr>
            </w:pPr>
          </w:p>
        </w:tc>
        <w:tc>
          <w:tcPr>
            <w:tcW w:w="530" w:type="pct"/>
            <w:tcBorders>
              <w:bottom w:val="single" w:sz="4" w:space="0" w:color="auto"/>
            </w:tcBorders>
            <w:vAlign w:val="center"/>
            <w:hideMark/>
          </w:tcPr>
          <w:p w14:paraId="13EAF4AE"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Children</w:t>
            </w:r>
          </w:p>
        </w:tc>
        <w:tc>
          <w:tcPr>
            <w:tcW w:w="540" w:type="pct"/>
            <w:tcBorders>
              <w:bottom w:val="single" w:sz="4" w:space="0" w:color="auto"/>
            </w:tcBorders>
            <w:vAlign w:val="center"/>
          </w:tcPr>
          <w:p w14:paraId="37B96EA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[40%]</w:t>
            </w:r>
          </w:p>
        </w:tc>
        <w:tc>
          <w:tcPr>
            <w:tcW w:w="480" w:type="pct"/>
            <w:tcBorders>
              <w:bottom w:val="single" w:sz="4" w:space="0" w:color="auto"/>
            </w:tcBorders>
            <w:vAlign w:val="center"/>
          </w:tcPr>
          <w:p w14:paraId="5FD70CC1"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vAlign w:val="center"/>
          </w:tcPr>
          <w:p w14:paraId="58112D44"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vAlign w:val="center"/>
          </w:tcPr>
          <w:p w14:paraId="26026BC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724" w:type="pct"/>
            <w:tcBorders>
              <w:bottom w:val="single" w:sz="4" w:space="0" w:color="auto"/>
              <w:right w:val="single" w:sz="4" w:space="0" w:color="auto"/>
            </w:tcBorders>
            <w:vAlign w:val="center"/>
          </w:tcPr>
          <w:p w14:paraId="45EDCEF1"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45" w:type="pct"/>
            <w:tcBorders>
              <w:bottom w:val="single" w:sz="4" w:space="0" w:color="auto"/>
              <w:right w:val="single" w:sz="4" w:space="0" w:color="auto"/>
            </w:tcBorders>
          </w:tcPr>
          <w:p w14:paraId="4F28D3FC"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7D02673B" w14:textId="77777777" w:rsidTr="0094063F">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320" w:type="pct"/>
            <w:vMerge w:val="restart"/>
            <w:tcBorders>
              <w:top w:val="single" w:sz="4" w:space="0" w:color="auto"/>
            </w:tcBorders>
            <w:hideMark/>
          </w:tcPr>
          <w:p w14:paraId="36510AC5" w14:textId="77777777" w:rsidR="00066696" w:rsidRPr="00314770" w:rsidRDefault="00066696" w:rsidP="00066696">
            <w:pPr>
              <w:jc w:val="center"/>
              <w:rPr>
                <w:rFonts w:asciiTheme="minorHAnsi" w:hAnsiTheme="minorHAnsi" w:cstheme="minorHAnsi"/>
                <w:sz w:val="22"/>
                <w:szCs w:val="22"/>
              </w:rPr>
            </w:pPr>
            <w:proofErr w:type="gramStart"/>
            <w:r w:rsidRPr="00314770">
              <w:rPr>
                <w:rFonts w:asciiTheme="minorHAnsi" w:hAnsiTheme="minorHAnsi" w:cstheme="minorHAnsi"/>
                <w:sz w:val="22"/>
                <w:szCs w:val="22"/>
              </w:rPr>
              <w:t>OIL  [</w:t>
            </w:r>
            <w:proofErr w:type="gramEnd"/>
            <w:r w:rsidRPr="00314770">
              <w:rPr>
                <w:rFonts w:asciiTheme="minorHAnsi" w:hAnsiTheme="minorHAnsi" w:cstheme="minorHAnsi"/>
                <w:sz w:val="22"/>
                <w:szCs w:val="22"/>
              </w:rPr>
              <w:t>25mg/kg]</w:t>
            </w:r>
          </w:p>
          <w:p w14:paraId="5E16F078"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w:t>
            </w:r>
            <w:r w:rsidRPr="00314770">
              <w:rPr>
                <w:rFonts w:asciiTheme="minorHAnsi" w:hAnsiTheme="minorHAnsi" w:cstheme="minorHAnsi"/>
                <w:b w:val="0"/>
                <w:sz w:val="22"/>
                <w:szCs w:val="22"/>
              </w:rPr>
              <w:t>22 grams</w:t>
            </w:r>
            <w:r w:rsidRPr="00314770">
              <w:rPr>
                <w:rFonts w:asciiTheme="minorHAnsi" w:hAnsiTheme="minorHAnsi" w:cstheme="minorHAnsi"/>
                <w:sz w:val="22"/>
                <w:szCs w:val="22"/>
              </w:rPr>
              <w:t>/day/person</w:t>
            </w:r>
          </w:p>
          <w:p w14:paraId="311421AF"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range: </w:t>
            </w:r>
            <w:r w:rsidRPr="00314770">
              <w:rPr>
                <w:rFonts w:asciiTheme="minorHAnsi" w:hAnsiTheme="minorHAnsi" w:cstheme="minorHAnsi"/>
                <w:b w:val="0"/>
                <w:sz w:val="22"/>
                <w:szCs w:val="22"/>
              </w:rPr>
              <w:t>(2,54</w:t>
            </w:r>
            <w:r w:rsidRPr="00314770">
              <w:rPr>
                <w:rFonts w:asciiTheme="minorHAnsi" w:hAnsiTheme="minorHAnsi" w:cstheme="minorHAnsi"/>
                <w:sz w:val="22"/>
                <w:szCs w:val="22"/>
              </w:rPr>
              <w:t>)</w:t>
            </w:r>
          </w:p>
        </w:tc>
        <w:tc>
          <w:tcPr>
            <w:tcW w:w="530" w:type="pct"/>
            <w:tcBorders>
              <w:top w:val="single" w:sz="4" w:space="0" w:color="auto"/>
            </w:tcBorders>
            <w:vAlign w:val="center"/>
            <w:hideMark/>
          </w:tcPr>
          <w:p w14:paraId="6C5CF43D"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Women</w:t>
            </w:r>
          </w:p>
        </w:tc>
        <w:tc>
          <w:tcPr>
            <w:tcW w:w="540" w:type="pct"/>
            <w:tcBorders>
              <w:top w:val="single" w:sz="4" w:space="0" w:color="auto"/>
            </w:tcBorders>
            <w:vAlign w:val="center"/>
          </w:tcPr>
          <w:p w14:paraId="4512B4C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77 ,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[28%]</w:t>
            </w:r>
          </w:p>
        </w:tc>
        <w:tc>
          <w:tcPr>
            <w:tcW w:w="480" w:type="pct"/>
            <w:tcBorders>
              <w:top w:val="single" w:sz="4" w:space="0" w:color="auto"/>
            </w:tcBorders>
            <w:vAlign w:val="center"/>
          </w:tcPr>
          <w:p w14:paraId="79AF2B5C"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501F512C"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5C79DC6D"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724" w:type="pct"/>
            <w:tcBorders>
              <w:top w:val="single" w:sz="4" w:space="0" w:color="auto"/>
            </w:tcBorders>
            <w:vAlign w:val="center"/>
          </w:tcPr>
          <w:p w14:paraId="4A0A1A76"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45" w:type="pct"/>
            <w:tcBorders>
              <w:top w:val="single" w:sz="4" w:space="0" w:color="auto"/>
            </w:tcBorders>
          </w:tcPr>
          <w:p w14:paraId="00A60B0B"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4E2F1057" w14:textId="77777777" w:rsidTr="0094063F">
        <w:trPr>
          <w:trHeight w:val="212"/>
        </w:trPr>
        <w:tc>
          <w:tcPr>
            <w:cnfStyle w:val="001000000000" w:firstRow="0" w:lastRow="0" w:firstColumn="1" w:lastColumn="0" w:oddVBand="0" w:evenVBand="0" w:oddHBand="0" w:evenHBand="0" w:firstRowFirstColumn="0" w:firstRowLastColumn="0" w:lastRowFirstColumn="0" w:lastRowLastColumn="0"/>
            <w:tcW w:w="1320" w:type="pct"/>
            <w:vMerge/>
            <w:hideMark/>
          </w:tcPr>
          <w:p w14:paraId="603F3227" w14:textId="77777777" w:rsidR="00066696" w:rsidRPr="00314770" w:rsidRDefault="00066696" w:rsidP="00066696">
            <w:pPr>
              <w:jc w:val="center"/>
              <w:rPr>
                <w:rFonts w:asciiTheme="minorHAnsi" w:hAnsiTheme="minorHAnsi" w:cstheme="minorHAnsi"/>
                <w:sz w:val="22"/>
                <w:szCs w:val="22"/>
              </w:rPr>
            </w:pPr>
          </w:p>
        </w:tc>
        <w:tc>
          <w:tcPr>
            <w:tcW w:w="530" w:type="pct"/>
            <w:vAlign w:val="center"/>
            <w:hideMark/>
          </w:tcPr>
          <w:p w14:paraId="7373E0F3"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Men</w:t>
            </w:r>
          </w:p>
          <w:p w14:paraId="3F89C1DD"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p>
        </w:tc>
        <w:tc>
          <w:tcPr>
            <w:tcW w:w="540" w:type="pct"/>
            <w:vAlign w:val="center"/>
          </w:tcPr>
          <w:p w14:paraId="22DF113B"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83 ,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[36%]</w:t>
            </w:r>
          </w:p>
        </w:tc>
        <w:tc>
          <w:tcPr>
            <w:tcW w:w="480" w:type="pct"/>
            <w:vAlign w:val="center"/>
          </w:tcPr>
          <w:p w14:paraId="62A4C505"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vAlign w:val="center"/>
          </w:tcPr>
          <w:p w14:paraId="662740AF"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vAlign w:val="center"/>
          </w:tcPr>
          <w:p w14:paraId="0AE95AAF"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724" w:type="pct"/>
            <w:vAlign w:val="center"/>
          </w:tcPr>
          <w:p w14:paraId="3548AEA3"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45" w:type="pct"/>
          </w:tcPr>
          <w:p w14:paraId="40606C7F"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40FBC987" w14:textId="77777777" w:rsidTr="0094063F">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1320" w:type="pct"/>
            <w:vMerge/>
            <w:tcBorders>
              <w:bottom w:val="single" w:sz="4" w:space="0" w:color="auto"/>
            </w:tcBorders>
            <w:hideMark/>
          </w:tcPr>
          <w:p w14:paraId="7E92A907" w14:textId="77777777" w:rsidR="00066696" w:rsidRPr="00314770" w:rsidRDefault="00066696" w:rsidP="00066696">
            <w:pPr>
              <w:jc w:val="center"/>
              <w:rPr>
                <w:rFonts w:asciiTheme="minorHAnsi" w:hAnsiTheme="minorHAnsi" w:cstheme="minorHAnsi"/>
                <w:sz w:val="22"/>
                <w:szCs w:val="22"/>
              </w:rPr>
            </w:pPr>
          </w:p>
        </w:tc>
        <w:tc>
          <w:tcPr>
            <w:tcW w:w="530" w:type="pct"/>
            <w:tcBorders>
              <w:bottom w:val="single" w:sz="4" w:space="0" w:color="auto"/>
            </w:tcBorders>
            <w:vAlign w:val="center"/>
            <w:hideMark/>
          </w:tcPr>
          <w:p w14:paraId="5B6B6010"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Children</w:t>
            </w:r>
          </w:p>
        </w:tc>
        <w:tc>
          <w:tcPr>
            <w:tcW w:w="540" w:type="pct"/>
            <w:tcBorders>
              <w:bottom w:val="single" w:sz="4" w:space="0" w:color="auto"/>
            </w:tcBorders>
            <w:vAlign w:val="center"/>
          </w:tcPr>
          <w:p w14:paraId="41511CA8"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51 ,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[56%]</w:t>
            </w:r>
          </w:p>
        </w:tc>
        <w:tc>
          <w:tcPr>
            <w:tcW w:w="480" w:type="pct"/>
            <w:tcBorders>
              <w:bottom w:val="single" w:sz="4" w:space="0" w:color="auto"/>
            </w:tcBorders>
            <w:vAlign w:val="center"/>
          </w:tcPr>
          <w:p w14:paraId="5FC5208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vAlign w:val="center"/>
          </w:tcPr>
          <w:p w14:paraId="287D265F"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vAlign w:val="center"/>
          </w:tcPr>
          <w:p w14:paraId="6435C9C0"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724" w:type="pct"/>
            <w:tcBorders>
              <w:bottom w:val="single" w:sz="4" w:space="0" w:color="auto"/>
            </w:tcBorders>
            <w:vAlign w:val="center"/>
          </w:tcPr>
          <w:p w14:paraId="7E89B046"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45" w:type="pct"/>
            <w:tcBorders>
              <w:bottom w:val="single" w:sz="4" w:space="0" w:color="auto"/>
            </w:tcBorders>
          </w:tcPr>
          <w:p w14:paraId="033C725B"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7691048A" w14:textId="77777777" w:rsidTr="0094063F">
        <w:trPr>
          <w:trHeight w:val="741"/>
        </w:trPr>
        <w:tc>
          <w:tcPr>
            <w:cnfStyle w:val="001000000000" w:firstRow="0" w:lastRow="0" w:firstColumn="1" w:lastColumn="0" w:oddVBand="0" w:evenVBand="0" w:oddHBand="0" w:evenHBand="0" w:firstRowFirstColumn="0" w:firstRowLastColumn="0" w:lastRowFirstColumn="0" w:lastRowLastColumn="0"/>
            <w:tcW w:w="1320" w:type="pct"/>
            <w:vMerge w:val="restart"/>
            <w:tcBorders>
              <w:top w:val="single" w:sz="4" w:space="0" w:color="auto"/>
              <w:left w:val="single" w:sz="4" w:space="0" w:color="auto"/>
            </w:tcBorders>
            <w:hideMark/>
          </w:tcPr>
          <w:p w14:paraId="166F09ED" w14:textId="3AB72DBC"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WHEAT FLOUR</w:t>
            </w:r>
            <w:r w:rsidR="003F4DD2" w:rsidRPr="00314770">
              <w:rPr>
                <w:rStyle w:val="FootnoteReference"/>
                <w:rFonts w:asciiTheme="minorHAnsi" w:hAnsiTheme="minorHAnsi" w:cstheme="minorHAnsi"/>
                <w:sz w:val="22"/>
                <w:szCs w:val="22"/>
              </w:rPr>
              <w:footnoteReference w:id="25"/>
            </w:r>
            <w:r w:rsidRPr="00314770">
              <w:rPr>
                <w:rFonts w:asciiTheme="minorHAnsi" w:hAnsiTheme="minorHAnsi" w:cstheme="minorHAnsi"/>
                <w:sz w:val="22"/>
                <w:szCs w:val="22"/>
              </w:rPr>
              <w:t xml:space="preserve">                                  </w:t>
            </w:r>
            <w:proofErr w:type="gramStart"/>
            <w:r w:rsidRPr="00314770">
              <w:rPr>
                <w:rFonts w:asciiTheme="minorHAnsi" w:hAnsiTheme="minorHAnsi" w:cstheme="minorHAnsi"/>
                <w:sz w:val="22"/>
                <w:szCs w:val="22"/>
              </w:rPr>
              <w:t xml:space="preserve">   [</w:t>
            </w:r>
            <w:proofErr w:type="gramEnd"/>
            <w:r w:rsidRPr="00314770">
              <w:rPr>
                <w:rFonts w:asciiTheme="minorHAnsi" w:hAnsiTheme="minorHAnsi" w:cstheme="minorHAnsi"/>
                <w:sz w:val="22"/>
                <w:szCs w:val="22"/>
              </w:rPr>
              <w:t>Vit A (1.5mg/kg), Zinc (55), Fe Fumarate (55). Folic Acid (1.3</w:t>
            </w:r>
            <w:proofErr w:type="gramStart"/>
            <w:r w:rsidRPr="00314770">
              <w:rPr>
                <w:rFonts w:asciiTheme="minorHAnsi" w:hAnsiTheme="minorHAnsi" w:cstheme="minorHAnsi"/>
                <w:sz w:val="22"/>
                <w:szCs w:val="22"/>
              </w:rPr>
              <w:t>),B</w:t>
            </w:r>
            <w:proofErr w:type="gramEnd"/>
            <w:r w:rsidRPr="00314770">
              <w:rPr>
                <w:rFonts w:asciiTheme="minorHAnsi" w:hAnsiTheme="minorHAnsi" w:cstheme="minorHAnsi"/>
                <w:sz w:val="22"/>
                <w:szCs w:val="22"/>
              </w:rPr>
              <w:t>12(0.01)]</w:t>
            </w:r>
          </w:p>
          <w:p w14:paraId="3CDC9753"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w:t>
            </w:r>
            <w:r w:rsidRPr="00314770">
              <w:rPr>
                <w:rFonts w:asciiTheme="minorHAnsi" w:hAnsiTheme="minorHAnsi" w:cstheme="minorHAnsi"/>
                <w:b w:val="0"/>
                <w:sz w:val="22"/>
                <w:szCs w:val="22"/>
              </w:rPr>
              <w:t>101 grams</w:t>
            </w:r>
            <w:r w:rsidRPr="00314770">
              <w:rPr>
                <w:rFonts w:asciiTheme="minorHAnsi" w:hAnsiTheme="minorHAnsi" w:cstheme="minorHAnsi"/>
                <w:sz w:val="22"/>
                <w:szCs w:val="22"/>
              </w:rPr>
              <w:t>/day/person</w:t>
            </w:r>
          </w:p>
          <w:p w14:paraId="75A616E7"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range: </w:t>
            </w:r>
            <w:r w:rsidRPr="00314770">
              <w:rPr>
                <w:rFonts w:asciiTheme="minorHAnsi" w:hAnsiTheme="minorHAnsi" w:cstheme="minorHAnsi"/>
                <w:b w:val="0"/>
                <w:sz w:val="22"/>
                <w:szCs w:val="22"/>
              </w:rPr>
              <w:t>(25,312</w:t>
            </w:r>
            <w:r w:rsidRPr="00314770">
              <w:rPr>
                <w:rFonts w:asciiTheme="minorHAnsi" w:hAnsiTheme="minorHAnsi" w:cstheme="minorHAnsi"/>
                <w:sz w:val="22"/>
                <w:szCs w:val="22"/>
              </w:rPr>
              <w:t>)</w:t>
            </w:r>
          </w:p>
        </w:tc>
        <w:tc>
          <w:tcPr>
            <w:tcW w:w="530" w:type="pct"/>
            <w:tcBorders>
              <w:top w:val="single" w:sz="4" w:space="0" w:color="auto"/>
            </w:tcBorders>
            <w:vAlign w:val="center"/>
            <w:hideMark/>
          </w:tcPr>
          <w:p w14:paraId="7FC98E41"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Women</w:t>
            </w:r>
          </w:p>
        </w:tc>
        <w:tc>
          <w:tcPr>
            <w:tcW w:w="540" w:type="pct"/>
            <w:tcBorders>
              <w:top w:val="single" w:sz="4" w:space="0" w:color="auto"/>
            </w:tcBorders>
            <w:vAlign w:val="center"/>
          </w:tcPr>
          <w:p w14:paraId="72635B02"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26 ,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[7%]</w:t>
            </w:r>
          </w:p>
        </w:tc>
        <w:tc>
          <w:tcPr>
            <w:tcW w:w="480" w:type="pct"/>
            <w:tcBorders>
              <w:top w:val="single" w:sz="4" w:space="0" w:color="auto"/>
            </w:tcBorders>
            <w:vAlign w:val="center"/>
          </w:tcPr>
          <w:p w14:paraId="68A73E41"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46 ,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[17%]</w:t>
            </w:r>
          </w:p>
        </w:tc>
        <w:tc>
          <w:tcPr>
            <w:tcW w:w="480" w:type="pct"/>
            <w:tcBorders>
              <w:top w:val="single" w:sz="4" w:space="0" w:color="auto"/>
            </w:tcBorders>
            <w:vAlign w:val="center"/>
          </w:tcPr>
          <w:p w14:paraId="730C3E6B" w14:textId="02AB42E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17 ,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[20%]</w:t>
            </w:r>
          </w:p>
        </w:tc>
        <w:tc>
          <w:tcPr>
            <w:tcW w:w="480" w:type="pct"/>
            <w:tcBorders>
              <w:top w:val="single" w:sz="4" w:space="0" w:color="auto"/>
            </w:tcBorders>
            <w:vAlign w:val="center"/>
          </w:tcPr>
          <w:p w14:paraId="37C383E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54 ,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[20%]</w:t>
            </w:r>
          </w:p>
        </w:tc>
        <w:tc>
          <w:tcPr>
            <w:tcW w:w="724" w:type="pct"/>
            <w:tcBorders>
              <w:top w:val="single" w:sz="4" w:space="0" w:color="auto"/>
              <w:right w:val="single" w:sz="4" w:space="0" w:color="auto"/>
            </w:tcBorders>
            <w:vAlign w:val="center"/>
          </w:tcPr>
          <w:p w14:paraId="62A850FE"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34 ,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Borders>
              <w:top w:val="single" w:sz="4" w:space="0" w:color="auto"/>
              <w:right w:val="single" w:sz="4" w:space="0" w:color="auto"/>
            </w:tcBorders>
          </w:tcPr>
          <w:p w14:paraId="6E3807D2"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2D923428" w14:textId="77777777" w:rsidTr="0094063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tcBorders>
            <w:hideMark/>
          </w:tcPr>
          <w:p w14:paraId="346808B6" w14:textId="77777777" w:rsidR="00066696" w:rsidRPr="00314770" w:rsidRDefault="00066696" w:rsidP="00066696">
            <w:pPr>
              <w:jc w:val="center"/>
              <w:rPr>
                <w:rFonts w:asciiTheme="minorHAnsi" w:hAnsiTheme="minorHAnsi" w:cstheme="minorHAnsi"/>
                <w:sz w:val="22"/>
                <w:szCs w:val="22"/>
              </w:rPr>
            </w:pPr>
          </w:p>
        </w:tc>
        <w:tc>
          <w:tcPr>
            <w:tcW w:w="530" w:type="pct"/>
            <w:vAlign w:val="center"/>
            <w:hideMark/>
          </w:tcPr>
          <w:p w14:paraId="1622FB3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Men</w:t>
            </w:r>
          </w:p>
          <w:p w14:paraId="570C69A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p>
        </w:tc>
        <w:tc>
          <w:tcPr>
            <w:tcW w:w="540" w:type="pct"/>
            <w:vAlign w:val="center"/>
          </w:tcPr>
          <w:p w14:paraId="123E5BD4"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27 ,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[7%]</w:t>
            </w:r>
          </w:p>
        </w:tc>
        <w:tc>
          <w:tcPr>
            <w:tcW w:w="480" w:type="pct"/>
            <w:vAlign w:val="center"/>
          </w:tcPr>
          <w:p w14:paraId="7D5588E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58 ,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[20%]</w:t>
            </w:r>
          </w:p>
        </w:tc>
        <w:tc>
          <w:tcPr>
            <w:tcW w:w="480" w:type="pct"/>
            <w:vAlign w:val="center"/>
          </w:tcPr>
          <w:p w14:paraId="55725BFD"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27 ,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[24%]</w:t>
            </w:r>
          </w:p>
        </w:tc>
        <w:tc>
          <w:tcPr>
            <w:tcW w:w="480" w:type="pct"/>
            <w:vAlign w:val="center"/>
          </w:tcPr>
          <w:p w14:paraId="1F3FD0C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48 ,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[24%]</w:t>
            </w:r>
          </w:p>
        </w:tc>
        <w:tc>
          <w:tcPr>
            <w:tcW w:w="724" w:type="pct"/>
            <w:tcBorders>
              <w:right w:val="single" w:sz="4" w:space="0" w:color="auto"/>
            </w:tcBorders>
            <w:vAlign w:val="center"/>
          </w:tcPr>
          <w:p w14:paraId="6E3A24C8"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43 ,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Borders>
              <w:right w:val="single" w:sz="4" w:space="0" w:color="auto"/>
            </w:tcBorders>
          </w:tcPr>
          <w:p w14:paraId="47A20477"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745440EE" w14:textId="77777777" w:rsidTr="0094063F">
        <w:trPr>
          <w:trHeight w:val="545"/>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bottom w:val="single" w:sz="4" w:space="0" w:color="auto"/>
            </w:tcBorders>
            <w:hideMark/>
          </w:tcPr>
          <w:p w14:paraId="5CE79DB9" w14:textId="77777777" w:rsidR="00066696" w:rsidRPr="00314770" w:rsidRDefault="00066696" w:rsidP="00066696">
            <w:pPr>
              <w:jc w:val="center"/>
              <w:rPr>
                <w:rFonts w:asciiTheme="minorHAnsi" w:hAnsiTheme="minorHAnsi" w:cstheme="minorHAnsi"/>
                <w:sz w:val="22"/>
                <w:szCs w:val="22"/>
              </w:rPr>
            </w:pPr>
          </w:p>
        </w:tc>
        <w:tc>
          <w:tcPr>
            <w:tcW w:w="530" w:type="pct"/>
            <w:tcBorders>
              <w:bottom w:val="single" w:sz="4" w:space="0" w:color="auto"/>
            </w:tcBorders>
            <w:vAlign w:val="center"/>
            <w:hideMark/>
          </w:tcPr>
          <w:p w14:paraId="3C9AAF14"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Children</w:t>
            </w:r>
          </w:p>
        </w:tc>
        <w:tc>
          <w:tcPr>
            <w:tcW w:w="540" w:type="pct"/>
            <w:tcBorders>
              <w:bottom w:val="single" w:sz="4" w:space="0" w:color="auto"/>
            </w:tcBorders>
            <w:vAlign w:val="center"/>
          </w:tcPr>
          <w:p w14:paraId="153B692F"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17 ,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[12%]</w:t>
            </w:r>
          </w:p>
        </w:tc>
        <w:tc>
          <w:tcPr>
            <w:tcW w:w="480" w:type="pct"/>
            <w:tcBorders>
              <w:bottom w:val="single" w:sz="4" w:space="0" w:color="auto"/>
            </w:tcBorders>
            <w:vAlign w:val="center"/>
          </w:tcPr>
          <w:p w14:paraId="233EFE87"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54 ,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[25%]</w:t>
            </w:r>
          </w:p>
        </w:tc>
        <w:tc>
          <w:tcPr>
            <w:tcW w:w="480" w:type="pct"/>
            <w:tcBorders>
              <w:bottom w:val="single" w:sz="4" w:space="0" w:color="auto"/>
            </w:tcBorders>
            <w:vAlign w:val="center"/>
          </w:tcPr>
          <w:p w14:paraId="42B73B5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50 ,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[13%]</w:t>
            </w:r>
          </w:p>
        </w:tc>
        <w:tc>
          <w:tcPr>
            <w:tcW w:w="480" w:type="pct"/>
            <w:tcBorders>
              <w:bottom w:val="single" w:sz="4" w:space="0" w:color="auto"/>
            </w:tcBorders>
            <w:vAlign w:val="center"/>
          </w:tcPr>
          <w:p w14:paraId="0A6C383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32 ,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[13%]</w:t>
            </w:r>
          </w:p>
        </w:tc>
        <w:tc>
          <w:tcPr>
            <w:tcW w:w="724" w:type="pct"/>
            <w:tcBorders>
              <w:bottom w:val="single" w:sz="4" w:space="0" w:color="auto"/>
              <w:right w:val="single" w:sz="4" w:space="0" w:color="auto"/>
            </w:tcBorders>
            <w:vAlign w:val="center"/>
          </w:tcPr>
          <w:p w14:paraId="74B59E5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40 ,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Borders>
              <w:bottom w:val="single" w:sz="4" w:space="0" w:color="auto"/>
              <w:right w:val="single" w:sz="4" w:space="0" w:color="auto"/>
            </w:tcBorders>
          </w:tcPr>
          <w:p w14:paraId="7688ACA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42842AB0" w14:textId="77777777" w:rsidTr="0094063F">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320" w:type="pct"/>
            <w:vMerge w:val="restart"/>
            <w:tcBorders>
              <w:top w:val="single" w:sz="4" w:space="0" w:color="auto"/>
            </w:tcBorders>
            <w:hideMark/>
          </w:tcPr>
          <w:p w14:paraId="5F4BE890" w14:textId="0164BC6F"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MAIZE FLOUR</w:t>
            </w:r>
            <w:r w:rsidR="003F4DD2" w:rsidRPr="00314770">
              <w:rPr>
                <w:rStyle w:val="FootnoteReference"/>
                <w:rFonts w:asciiTheme="minorHAnsi" w:hAnsiTheme="minorHAnsi" w:cstheme="minorHAnsi"/>
                <w:sz w:val="22"/>
                <w:szCs w:val="22"/>
              </w:rPr>
              <w:footnoteReference w:id="26"/>
            </w:r>
            <w:r w:rsidRPr="00314770">
              <w:rPr>
                <w:rFonts w:asciiTheme="minorHAnsi" w:hAnsiTheme="minorHAnsi" w:cstheme="minorHAnsi"/>
                <w:sz w:val="22"/>
                <w:szCs w:val="22"/>
              </w:rPr>
              <w:t xml:space="preserve">                                  </w:t>
            </w:r>
          </w:p>
          <w:p w14:paraId="7E25D11F"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[Vit A (1.5), Zinc (45), Fe EDTA (30). Folic Acid (1.5), B12(0.01)]</w:t>
            </w:r>
          </w:p>
          <w:p w14:paraId="0BD49949"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w:t>
            </w:r>
            <w:r w:rsidRPr="00314770">
              <w:rPr>
                <w:rFonts w:asciiTheme="minorHAnsi" w:hAnsiTheme="minorHAnsi" w:cstheme="minorHAnsi"/>
                <w:b w:val="0"/>
                <w:sz w:val="22"/>
                <w:szCs w:val="22"/>
              </w:rPr>
              <w:t>169 grams</w:t>
            </w:r>
            <w:r w:rsidRPr="00314770">
              <w:rPr>
                <w:rFonts w:asciiTheme="minorHAnsi" w:hAnsiTheme="minorHAnsi" w:cstheme="minorHAnsi"/>
                <w:sz w:val="22"/>
                <w:szCs w:val="22"/>
              </w:rPr>
              <w:t>/day/person</w:t>
            </w:r>
          </w:p>
          <w:p w14:paraId="76094548"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range: </w:t>
            </w:r>
            <w:r w:rsidRPr="00314770">
              <w:rPr>
                <w:rFonts w:asciiTheme="minorHAnsi" w:hAnsiTheme="minorHAnsi" w:cstheme="minorHAnsi"/>
                <w:b w:val="0"/>
                <w:sz w:val="22"/>
                <w:szCs w:val="22"/>
              </w:rPr>
              <w:t>(8-354</w:t>
            </w:r>
            <w:r w:rsidRPr="00314770">
              <w:rPr>
                <w:rFonts w:asciiTheme="minorHAnsi" w:hAnsiTheme="minorHAnsi" w:cstheme="minorHAnsi"/>
                <w:sz w:val="22"/>
                <w:szCs w:val="22"/>
              </w:rPr>
              <w:t>)</w:t>
            </w:r>
          </w:p>
        </w:tc>
        <w:tc>
          <w:tcPr>
            <w:tcW w:w="530" w:type="pct"/>
            <w:tcBorders>
              <w:top w:val="single" w:sz="4" w:space="0" w:color="auto"/>
            </w:tcBorders>
            <w:vAlign w:val="center"/>
            <w:hideMark/>
          </w:tcPr>
          <w:p w14:paraId="5CB3CB1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Women</w:t>
            </w:r>
          </w:p>
        </w:tc>
        <w:tc>
          <w:tcPr>
            <w:tcW w:w="540" w:type="pct"/>
            <w:tcBorders>
              <w:top w:val="single" w:sz="4" w:space="0" w:color="auto"/>
            </w:tcBorders>
            <w:vAlign w:val="center"/>
          </w:tcPr>
          <w:p w14:paraId="7883664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44 ,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[10%]</w:t>
            </w:r>
          </w:p>
        </w:tc>
        <w:tc>
          <w:tcPr>
            <w:tcW w:w="480" w:type="pct"/>
            <w:tcBorders>
              <w:top w:val="single" w:sz="4" w:space="0" w:color="auto"/>
            </w:tcBorders>
            <w:vAlign w:val="center"/>
          </w:tcPr>
          <w:p w14:paraId="63F8B19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76 ,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[29%]</w:t>
            </w:r>
          </w:p>
        </w:tc>
        <w:tc>
          <w:tcPr>
            <w:tcW w:w="480" w:type="pct"/>
            <w:tcBorders>
              <w:top w:val="single" w:sz="4" w:space="0" w:color="auto"/>
            </w:tcBorders>
            <w:vAlign w:val="center"/>
          </w:tcPr>
          <w:p w14:paraId="56C13C54"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 xml:space="preserve">30,  </w:t>
            </w:r>
            <w:r w:rsidRPr="00314770">
              <w:rPr>
                <w:rFonts w:asciiTheme="minorHAnsi" w:hAnsiTheme="minorHAnsi" w:cstheme="minorHAnsi"/>
                <w:i/>
                <w:sz w:val="22"/>
                <w:szCs w:val="22"/>
              </w:rPr>
              <w:t>[</w:t>
            </w:r>
            <w:proofErr w:type="gramEnd"/>
            <w:r w:rsidRPr="00314770">
              <w:rPr>
                <w:rFonts w:asciiTheme="minorHAnsi" w:hAnsiTheme="minorHAnsi" w:cstheme="minorHAnsi"/>
                <w:i/>
                <w:sz w:val="22"/>
                <w:szCs w:val="22"/>
              </w:rPr>
              <w:t>34%]</w:t>
            </w:r>
          </w:p>
        </w:tc>
        <w:tc>
          <w:tcPr>
            <w:tcW w:w="480" w:type="pct"/>
            <w:tcBorders>
              <w:top w:val="single" w:sz="4" w:space="0" w:color="auto"/>
            </w:tcBorders>
            <w:vAlign w:val="center"/>
          </w:tcPr>
          <w:p w14:paraId="4E3439E2"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 xml:space="preserve">66,  </w:t>
            </w:r>
            <w:r w:rsidRPr="00314770">
              <w:rPr>
                <w:rFonts w:asciiTheme="minorHAnsi" w:hAnsiTheme="minorHAnsi" w:cstheme="minorHAnsi"/>
                <w:i/>
                <w:sz w:val="22"/>
                <w:szCs w:val="22"/>
              </w:rPr>
              <w:t>[</w:t>
            </w:r>
            <w:proofErr w:type="gramEnd"/>
            <w:r w:rsidRPr="00314770">
              <w:rPr>
                <w:rFonts w:asciiTheme="minorHAnsi" w:hAnsiTheme="minorHAnsi" w:cstheme="minorHAnsi"/>
                <w:i/>
                <w:sz w:val="22"/>
                <w:szCs w:val="22"/>
              </w:rPr>
              <w:t>24%]</w:t>
            </w:r>
          </w:p>
        </w:tc>
        <w:tc>
          <w:tcPr>
            <w:tcW w:w="724" w:type="pct"/>
            <w:tcBorders>
              <w:top w:val="single" w:sz="4" w:space="0" w:color="auto"/>
            </w:tcBorders>
            <w:vAlign w:val="center"/>
          </w:tcPr>
          <w:p w14:paraId="449D6500"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Borders>
              <w:top w:val="single" w:sz="4" w:space="0" w:color="auto"/>
            </w:tcBorders>
          </w:tcPr>
          <w:p w14:paraId="653878E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582C6D56" w14:textId="77777777" w:rsidTr="0094063F">
        <w:trPr>
          <w:trHeight w:val="545"/>
        </w:trPr>
        <w:tc>
          <w:tcPr>
            <w:cnfStyle w:val="001000000000" w:firstRow="0" w:lastRow="0" w:firstColumn="1" w:lastColumn="0" w:oddVBand="0" w:evenVBand="0" w:oddHBand="0" w:evenHBand="0" w:firstRowFirstColumn="0" w:firstRowLastColumn="0" w:lastRowFirstColumn="0" w:lastRowLastColumn="0"/>
            <w:tcW w:w="1320" w:type="pct"/>
            <w:vMerge/>
            <w:hideMark/>
          </w:tcPr>
          <w:p w14:paraId="63666ED0" w14:textId="77777777" w:rsidR="00066696" w:rsidRPr="00314770" w:rsidRDefault="00066696" w:rsidP="00066696">
            <w:pPr>
              <w:jc w:val="center"/>
              <w:rPr>
                <w:rFonts w:asciiTheme="minorHAnsi" w:hAnsiTheme="minorHAnsi" w:cstheme="minorHAnsi"/>
                <w:sz w:val="22"/>
                <w:szCs w:val="22"/>
              </w:rPr>
            </w:pPr>
          </w:p>
        </w:tc>
        <w:tc>
          <w:tcPr>
            <w:tcW w:w="530" w:type="pct"/>
            <w:vAlign w:val="center"/>
            <w:hideMark/>
          </w:tcPr>
          <w:p w14:paraId="6BB6095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Men</w:t>
            </w:r>
          </w:p>
          <w:p w14:paraId="4191180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p>
        </w:tc>
        <w:tc>
          <w:tcPr>
            <w:tcW w:w="540" w:type="pct"/>
            <w:vAlign w:val="center"/>
          </w:tcPr>
          <w:p w14:paraId="7653EB68"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46 ,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[13%]</w:t>
            </w:r>
          </w:p>
        </w:tc>
        <w:tc>
          <w:tcPr>
            <w:tcW w:w="480" w:type="pct"/>
            <w:vAlign w:val="center"/>
          </w:tcPr>
          <w:p w14:paraId="0C7AE254"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96 ,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[36%]</w:t>
            </w:r>
          </w:p>
        </w:tc>
        <w:tc>
          <w:tcPr>
            <w:tcW w:w="480" w:type="pct"/>
            <w:vAlign w:val="center"/>
          </w:tcPr>
          <w:p w14:paraId="61497992"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49 ,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[35%]</w:t>
            </w:r>
          </w:p>
        </w:tc>
        <w:tc>
          <w:tcPr>
            <w:tcW w:w="480" w:type="pct"/>
            <w:vAlign w:val="center"/>
          </w:tcPr>
          <w:p w14:paraId="5AC9B3B3"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58 ,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[30%]</w:t>
            </w:r>
          </w:p>
        </w:tc>
        <w:tc>
          <w:tcPr>
            <w:tcW w:w="724" w:type="pct"/>
            <w:vAlign w:val="center"/>
          </w:tcPr>
          <w:p w14:paraId="06FFB5D1"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72 ,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Pr>
          <w:p w14:paraId="1AEED9F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6696" w:rsidRPr="009B5C01" w14:paraId="694A18DA" w14:textId="77777777" w:rsidTr="0094063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320" w:type="pct"/>
            <w:vMerge/>
            <w:tcBorders>
              <w:bottom w:val="single" w:sz="4" w:space="0" w:color="auto"/>
            </w:tcBorders>
            <w:hideMark/>
          </w:tcPr>
          <w:p w14:paraId="3B6B5435" w14:textId="77777777" w:rsidR="00066696" w:rsidRPr="00314770" w:rsidRDefault="00066696" w:rsidP="00066696">
            <w:pPr>
              <w:jc w:val="center"/>
              <w:rPr>
                <w:rFonts w:asciiTheme="minorHAnsi" w:hAnsiTheme="minorHAnsi" w:cstheme="minorHAnsi"/>
                <w:sz w:val="22"/>
                <w:szCs w:val="22"/>
              </w:rPr>
            </w:pPr>
          </w:p>
        </w:tc>
        <w:tc>
          <w:tcPr>
            <w:tcW w:w="530" w:type="pct"/>
            <w:tcBorders>
              <w:bottom w:val="single" w:sz="4" w:space="0" w:color="auto"/>
            </w:tcBorders>
            <w:vAlign w:val="center"/>
            <w:hideMark/>
          </w:tcPr>
          <w:p w14:paraId="1F8A588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Children</w:t>
            </w:r>
          </w:p>
        </w:tc>
        <w:tc>
          <w:tcPr>
            <w:tcW w:w="540" w:type="pct"/>
            <w:tcBorders>
              <w:bottom w:val="single" w:sz="4" w:space="0" w:color="auto"/>
            </w:tcBorders>
            <w:vAlign w:val="center"/>
          </w:tcPr>
          <w:p w14:paraId="19734D19"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29 ,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[20%]</w:t>
            </w:r>
          </w:p>
        </w:tc>
        <w:tc>
          <w:tcPr>
            <w:tcW w:w="480" w:type="pct"/>
            <w:tcBorders>
              <w:bottom w:val="single" w:sz="4" w:space="0" w:color="auto"/>
            </w:tcBorders>
            <w:vAlign w:val="center"/>
          </w:tcPr>
          <w:p w14:paraId="77617CF0"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90 ,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[42%]</w:t>
            </w:r>
          </w:p>
        </w:tc>
        <w:tc>
          <w:tcPr>
            <w:tcW w:w="480" w:type="pct"/>
            <w:tcBorders>
              <w:bottom w:val="single" w:sz="4" w:space="0" w:color="auto"/>
            </w:tcBorders>
            <w:vAlign w:val="center"/>
          </w:tcPr>
          <w:p w14:paraId="7203009D"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 xml:space="preserve">91,  </w:t>
            </w:r>
            <w:r w:rsidRPr="00314770">
              <w:rPr>
                <w:rFonts w:asciiTheme="minorHAnsi" w:hAnsiTheme="minorHAnsi" w:cstheme="minorHAnsi"/>
                <w:i/>
                <w:sz w:val="22"/>
                <w:szCs w:val="22"/>
              </w:rPr>
              <w:t>[</w:t>
            </w:r>
            <w:proofErr w:type="gramEnd"/>
            <w:r w:rsidRPr="00314770">
              <w:rPr>
                <w:rFonts w:asciiTheme="minorHAnsi" w:hAnsiTheme="minorHAnsi" w:cstheme="minorHAnsi"/>
                <w:i/>
                <w:sz w:val="22"/>
                <w:szCs w:val="22"/>
              </w:rPr>
              <w:t>66%]</w:t>
            </w:r>
          </w:p>
        </w:tc>
        <w:tc>
          <w:tcPr>
            <w:tcW w:w="480" w:type="pct"/>
            <w:tcBorders>
              <w:bottom w:val="single" w:sz="4" w:space="0" w:color="auto"/>
            </w:tcBorders>
            <w:vAlign w:val="center"/>
          </w:tcPr>
          <w:p w14:paraId="783B89EF"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 xml:space="preserve">40,  </w:t>
            </w:r>
            <w:r w:rsidRPr="00314770">
              <w:rPr>
                <w:rFonts w:asciiTheme="minorHAnsi" w:hAnsiTheme="minorHAnsi" w:cstheme="minorHAnsi"/>
                <w:i/>
                <w:sz w:val="22"/>
                <w:szCs w:val="22"/>
              </w:rPr>
              <w:t>[</w:t>
            </w:r>
            <w:proofErr w:type="gramEnd"/>
            <w:r w:rsidRPr="00314770">
              <w:rPr>
                <w:rFonts w:asciiTheme="minorHAnsi" w:hAnsiTheme="minorHAnsi" w:cstheme="minorHAnsi"/>
                <w:i/>
                <w:sz w:val="22"/>
                <w:szCs w:val="22"/>
              </w:rPr>
              <w:t>53%]</w:t>
            </w:r>
          </w:p>
        </w:tc>
        <w:tc>
          <w:tcPr>
            <w:tcW w:w="724" w:type="pct"/>
            <w:tcBorders>
              <w:bottom w:val="single" w:sz="4" w:space="0" w:color="auto"/>
            </w:tcBorders>
            <w:vAlign w:val="center"/>
          </w:tcPr>
          <w:p w14:paraId="1F277C41"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gramStart"/>
            <w:r w:rsidRPr="00314770">
              <w:rPr>
                <w:rFonts w:asciiTheme="minorHAnsi" w:hAnsiTheme="minorHAnsi" w:cstheme="minorHAnsi"/>
                <w:sz w:val="22"/>
                <w:szCs w:val="22"/>
              </w:rPr>
              <w:t>67 ,</w:t>
            </w:r>
            <w:proofErr w:type="gramEnd"/>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[N/A</w:t>
            </w:r>
          </w:p>
        </w:tc>
        <w:tc>
          <w:tcPr>
            <w:tcW w:w="445" w:type="pct"/>
            <w:tcBorders>
              <w:bottom w:val="single" w:sz="4" w:space="0" w:color="auto"/>
            </w:tcBorders>
          </w:tcPr>
          <w:p w14:paraId="48D688C7"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6696" w:rsidRPr="009B5C01" w14:paraId="7EE33587" w14:textId="77777777" w:rsidTr="0094063F">
        <w:trPr>
          <w:trHeight w:val="128"/>
        </w:trPr>
        <w:tc>
          <w:tcPr>
            <w:cnfStyle w:val="001000000000" w:firstRow="0" w:lastRow="0" w:firstColumn="1" w:lastColumn="0" w:oddVBand="0" w:evenVBand="0" w:oddHBand="0" w:evenHBand="0" w:firstRowFirstColumn="0" w:firstRowLastColumn="0" w:lastRowFirstColumn="0" w:lastRowLastColumn="0"/>
            <w:tcW w:w="1320" w:type="pct"/>
            <w:vMerge w:val="restart"/>
            <w:tcBorders>
              <w:top w:val="single" w:sz="4" w:space="0" w:color="auto"/>
              <w:left w:val="single" w:sz="4" w:space="0" w:color="auto"/>
            </w:tcBorders>
            <w:hideMark/>
          </w:tcPr>
          <w:p w14:paraId="5AA845E0"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SALT [30mg/kg]</w:t>
            </w:r>
          </w:p>
          <w:p w14:paraId="048D84AF" w14:textId="77777777"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w:t>
            </w:r>
            <w:r w:rsidRPr="00314770">
              <w:rPr>
                <w:rFonts w:asciiTheme="minorHAnsi" w:hAnsiTheme="minorHAnsi" w:cstheme="minorHAnsi"/>
                <w:b w:val="0"/>
                <w:sz w:val="22"/>
                <w:szCs w:val="22"/>
              </w:rPr>
              <w:t>6 grams</w:t>
            </w:r>
            <w:r w:rsidRPr="00314770">
              <w:rPr>
                <w:rFonts w:asciiTheme="minorHAnsi" w:hAnsiTheme="minorHAnsi" w:cstheme="minorHAnsi"/>
                <w:sz w:val="22"/>
                <w:szCs w:val="22"/>
              </w:rPr>
              <w:t>/day/person</w:t>
            </w:r>
          </w:p>
          <w:p w14:paraId="073E725B" w14:textId="77777777" w:rsidR="004A1E65"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sz w:val="22"/>
                <w:szCs w:val="22"/>
              </w:rPr>
              <w:t xml:space="preserve">Per capita range: </w:t>
            </w:r>
          </w:p>
          <w:p w14:paraId="4427ED0A" w14:textId="01B5D1EC" w:rsidR="00066696" w:rsidRPr="00314770" w:rsidRDefault="00066696" w:rsidP="00066696">
            <w:pPr>
              <w:jc w:val="center"/>
              <w:rPr>
                <w:rFonts w:asciiTheme="minorHAnsi" w:hAnsiTheme="minorHAnsi" w:cstheme="minorHAnsi"/>
                <w:sz w:val="22"/>
                <w:szCs w:val="22"/>
              </w:rPr>
            </w:pPr>
            <w:r w:rsidRPr="00314770">
              <w:rPr>
                <w:rFonts w:asciiTheme="minorHAnsi" w:hAnsiTheme="minorHAnsi" w:cstheme="minorHAnsi"/>
                <w:b w:val="0"/>
                <w:sz w:val="22"/>
                <w:szCs w:val="22"/>
              </w:rPr>
              <w:t>(4-14</w:t>
            </w:r>
            <w:r w:rsidRPr="00314770">
              <w:rPr>
                <w:rFonts w:asciiTheme="minorHAnsi" w:hAnsiTheme="minorHAnsi" w:cstheme="minorHAnsi"/>
                <w:sz w:val="22"/>
                <w:szCs w:val="22"/>
              </w:rPr>
              <w:t>)</w:t>
            </w:r>
          </w:p>
        </w:tc>
        <w:tc>
          <w:tcPr>
            <w:tcW w:w="530" w:type="pct"/>
            <w:tcBorders>
              <w:top w:val="single" w:sz="4" w:space="0" w:color="auto"/>
            </w:tcBorders>
            <w:vAlign w:val="center"/>
            <w:hideMark/>
          </w:tcPr>
          <w:p w14:paraId="4ABD6CB4"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Women</w:t>
            </w:r>
          </w:p>
        </w:tc>
        <w:tc>
          <w:tcPr>
            <w:tcW w:w="540" w:type="pct"/>
            <w:tcBorders>
              <w:top w:val="single" w:sz="4" w:space="0" w:color="auto"/>
            </w:tcBorders>
            <w:vAlign w:val="center"/>
          </w:tcPr>
          <w:p w14:paraId="60000796"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7C2FE94B"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5515E05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top w:val="single" w:sz="4" w:space="0" w:color="auto"/>
            </w:tcBorders>
            <w:vAlign w:val="center"/>
          </w:tcPr>
          <w:p w14:paraId="434CAB25"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724" w:type="pct"/>
            <w:tcBorders>
              <w:top w:val="single" w:sz="4" w:space="0" w:color="auto"/>
              <w:right w:val="single" w:sz="4" w:space="0" w:color="auto"/>
            </w:tcBorders>
            <w:vAlign w:val="center"/>
          </w:tcPr>
          <w:p w14:paraId="6F4E8B19"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45" w:type="pct"/>
            <w:tcBorders>
              <w:top w:val="single" w:sz="4" w:space="0" w:color="auto"/>
              <w:right w:val="single" w:sz="4" w:space="0" w:color="auto"/>
            </w:tcBorders>
            <w:vAlign w:val="center"/>
          </w:tcPr>
          <w:p w14:paraId="333B2410"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commentRangeStart w:id="145"/>
            <w:r w:rsidRPr="00314770">
              <w:rPr>
                <w:rFonts w:asciiTheme="minorHAnsi" w:hAnsiTheme="minorHAnsi" w:cstheme="minorHAnsi"/>
                <w:sz w:val="22"/>
                <w:szCs w:val="22"/>
              </w:rPr>
              <w:t>119</w:t>
            </w:r>
            <w:r w:rsidRPr="00314770">
              <w:rPr>
                <w:rStyle w:val="FootnoteReference"/>
                <w:rFonts w:asciiTheme="minorHAnsi" w:hAnsiTheme="minorHAnsi" w:cstheme="minorHAnsi"/>
                <w:sz w:val="22"/>
                <w:szCs w:val="22"/>
              </w:rPr>
              <w:footnoteReference w:id="27"/>
            </w:r>
            <w:r w:rsidRPr="00314770">
              <w:rPr>
                <w:rFonts w:asciiTheme="minorHAnsi" w:hAnsiTheme="minorHAnsi" w:cstheme="minorHAnsi"/>
                <w:sz w:val="22"/>
                <w:szCs w:val="22"/>
              </w:rPr>
              <w:t xml:space="preserve">,  </w:t>
            </w:r>
            <w:commentRangeEnd w:id="145"/>
            <w:r w:rsidR="002F45B5">
              <w:rPr>
                <w:rStyle w:val="CommentReference"/>
                <w:rFonts w:asciiTheme="minorHAnsi" w:eastAsiaTheme="minorHAnsi" w:hAnsiTheme="minorHAnsi" w:cstheme="minorBidi"/>
              </w:rPr>
              <w:commentReference w:id="145"/>
            </w:r>
            <w:r w:rsidRPr="00314770">
              <w:rPr>
                <w:rFonts w:asciiTheme="minorHAnsi" w:hAnsiTheme="minorHAnsi" w:cstheme="minorHAnsi"/>
                <w:i/>
                <w:sz w:val="22"/>
                <w:szCs w:val="22"/>
              </w:rPr>
              <w:t>[20%]</w:t>
            </w:r>
          </w:p>
        </w:tc>
      </w:tr>
      <w:tr w:rsidR="00066696" w:rsidRPr="009B5C01" w14:paraId="6BC04E11" w14:textId="77777777" w:rsidTr="0094063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tcBorders>
            <w:hideMark/>
          </w:tcPr>
          <w:p w14:paraId="6D897354" w14:textId="77777777" w:rsidR="00066696" w:rsidRPr="00314770" w:rsidRDefault="00066696" w:rsidP="00066696">
            <w:pPr>
              <w:rPr>
                <w:rFonts w:asciiTheme="minorHAnsi" w:hAnsiTheme="minorHAnsi" w:cstheme="minorHAnsi"/>
                <w:sz w:val="22"/>
                <w:szCs w:val="22"/>
              </w:rPr>
            </w:pPr>
          </w:p>
        </w:tc>
        <w:tc>
          <w:tcPr>
            <w:tcW w:w="530" w:type="pct"/>
            <w:vAlign w:val="center"/>
            <w:hideMark/>
          </w:tcPr>
          <w:p w14:paraId="4D1A3DF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Men</w:t>
            </w:r>
          </w:p>
          <w:p w14:paraId="02C7646E"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i/>
                <w:sz w:val="22"/>
                <w:szCs w:val="22"/>
              </w:rPr>
            </w:pPr>
          </w:p>
        </w:tc>
        <w:tc>
          <w:tcPr>
            <w:tcW w:w="540" w:type="pct"/>
            <w:noWrap/>
            <w:vAlign w:val="center"/>
          </w:tcPr>
          <w:p w14:paraId="36647893"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noWrap/>
            <w:vAlign w:val="center"/>
          </w:tcPr>
          <w:p w14:paraId="4772641D"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noWrap/>
            <w:vAlign w:val="center"/>
          </w:tcPr>
          <w:p w14:paraId="0A778CAC"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80" w:type="pct"/>
            <w:noWrap/>
            <w:vAlign w:val="center"/>
          </w:tcPr>
          <w:p w14:paraId="275C57AF"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724" w:type="pct"/>
            <w:tcBorders>
              <w:right w:val="single" w:sz="4" w:space="0" w:color="auto"/>
            </w:tcBorders>
            <w:vAlign w:val="center"/>
          </w:tcPr>
          <w:p w14:paraId="1C9CAD11"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45" w:type="pct"/>
            <w:tcBorders>
              <w:right w:val="single" w:sz="4" w:space="0" w:color="auto"/>
            </w:tcBorders>
            <w:vAlign w:val="center"/>
          </w:tcPr>
          <w:p w14:paraId="41A82C82" w14:textId="77777777" w:rsidR="00066696" w:rsidRPr="00314770" w:rsidRDefault="00066696" w:rsidP="0006669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14770">
              <w:rPr>
                <w:rFonts w:asciiTheme="minorHAnsi" w:hAnsiTheme="minorHAnsi" w:cstheme="minorHAnsi"/>
                <w:sz w:val="22"/>
                <w:szCs w:val="22"/>
              </w:rPr>
              <w:t>143</w:t>
            </w:r>
            <w:del w:id="148" w:author="karen codling" w:date="2020-08-17T13:55:00Z">
              <w:r w:rsidRPr="00314770" w:rsidDel="00F259E0">
                <w:rPr>
                  <w:rFonts w:asciiTheme="minorHAnsi" w:hAnsiTheme="minorHAnsi" w:cstheme="minorHAnsi"/>
                  <w:sz w:val="22"/>
                  <w:szCs w:val="22"/>
                </w:rPr>
                <w:delText xml:space="preserve"> </w:delText>
              </w:r>
            </w:del>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[27%]</w:t>
            </w:r>
          </w:p>
        </w:tc>
      </w:tr>
      <w:tr w:rsidR="00066696" w:rsidRPr="009B5C01" w14:paraId="7E8E0021" w14:textId="77777777" w:rsidTr="0094063F">
        <w:trPr>
          <w:trHeight w:val="339"/>
        </w:trPr>
        <w:tc>
          <w:tcPr>
            <w:cnfStyle w:val="001000000000" w:firstRow="0" w:lastRow="0" w:firstColumn="1" w:lastColumn="0" w:oddVBand="0" w:evenVBand="0" w:oddHBand="0" w:evenHBand="0" w:firstRowFirstColumn="0" w:firstRowLastColumn="0" w:lastRowFirstColumn="0" w:lastRowLastColumn="0"/>
            <w:tcW w:w="1320" w:type="pct"/>
            <w:vMerge/>
            <w:tcBorders>
              <w:left w:val="single" w:sz="4" w:space="0" w:color="auto"/>
              <w:bottom w:val="single" w:sz="4" w:space="0" w:color="auto"/>
            </w:tcBorders>
            <w:hideMark/>
          </w:tcPr>
          <w:p w14:paraId="4B7FD005" w14:textId="77777777" w:rsidR="00066696" w:rsidRPr="00314770" w:rsidRDefault="00066696" w:rsidP="00066696">
            <w:pPr>
              <w:rPr>
                <w:rFonts w:asciiTheme="minorHAnsi" w:hAnsiTheme="minorHAnsi" w:cstheme="minorHAnsi"/>
                <w:sz w:val="22"/>
                <w:szCs w:val="22"/>
              </w:rPr>
            </w:pPr>
          </w:p>
        </w:tc>
        <w:tc>
          <w:tcPr>
            <w:tcW w:w="530" w:type="pct"/>
            <w:tcBorders>
              <w:bottom w:val="single" w:sz="4" w:space="0" w:color="auto"/>
            </w:tcBorders>
            <w:vAlign w:val="center"/>
            <w:hideMark/>
          </w:tcPr>
          <w:p w14:paraId="015C34C0"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
                <w:sz w:val="22"/>
                <w:szCs w:val="22"/>
              </w:rPr>
            </w:pPr>
            <w:r w:rsidRPr="00314770">
              <w:rPr>
                <w:rFonts w:asciiTheme="minorHAnsi" w:hAnsiTheme="minorHAnsi" w:cstheme="minorHAnsi"/>
                <w:bCs/>
                <w:i/>
                <w:sz w:val="22"/>
                <w:szCs w:val="22"/>
              </w:rPr>
              <w:t>Children</w:t>
            </w:r>
          </w:p>
        </w:tc>
        <w:tc>
          <w:tcPr>
            <w:tcW w:w="540" w:type="pct"/>
            <w:tcBorders>
              <w:bottom w:val="single" w:sz="4" w:space="0" w:color="auto"/>
            </w:tcBorders>
            <w:noWrap/>
            <w:vAlign w:val="center"/>
          </w:tcPr>
          <w:p w14:paraId="49605090"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noWrap/>
            <w:vAlign w:val="center"/>
          </w:tcPr>
          <w:p w14:paraId="0EFF819A"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noWrap/>
            <w:vAlign w:val="center"/>
          </w:tcPr>
          <w:p w14:paraId="7B1BB55A"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80" w:type="pct"/>
            <w:tcBorders>
              <w:bottom w:val="single" w:sz="4" w:space="0" w:color="auto"/>
            </w:tcBorders>
            <w:noWrap/>
            <w:vAlign w:val="center"/>
          </w:tcPr>
          <w:p w14:paraId="710937AD"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724" w:type="pct"/>
            <w:tcBorders>
              <w:bottom w:val="single" w:sz="4" w:space="0" w:color="auto"/>
              <w:right w:val="single" w:sz="4" w:space="0" w:color="auto"/>
            </w:tcBorders>
            <w:vAlign w:val="center"/>
          </w:tcPr>
          <w:p w14:paraId="09A9DCF7"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45" w:type="pct"/>
            <w:tcBorders>
              <w:bottom w:val="single" w:sz="4" w:space="0" w:color="auto"/>
              <w:right w:val="single" w:sz="4" w:space="0" w:color="auto"/>
            </w:tcBorders>
            <w:vAlign w:val="center"/>
          </w:tcPr>
          <w:p w14:paraId="548E9F9C" w14:textId="77777777" w:rsidR="00066696" w:rsidRPr="00314770" w:rsidRDefault="00066696" w:rsidP="0006669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14770">
              <w:rPr>
                <w:rFonts w:asciiTheme="minorHAnsi" w:hAnsiTheme="minorHAnsi" w:cstheme="minorHAnsi"/>
                <w:sz w:val="22"/>
                <w:szCs w:val="22"/>
              </w:rPr>
              <w:t>119</w:t>
            </w:r>
            <w:del w:id="149" w:author="karen codling" w:date="2020-08-17T13:55:00Z">
              <w:r w:rsidRPr="00314770" w:rsidDel="00F259E0">
                <w:rPr>
                  <w:rFonts w:asciiTheme="minorHAnsi" w:hAnsiTheme="minorHAnsi" w:cstheme="minorHAnsi"/>
                  <w:sz w:val="22"/>
                  <w:szCs w:val="22"/>
                </w:rPr>
                <w:delText xml:space="preserve"> </w:delText>
              </w:r>
            </w:del>
            <w:r w:rsidRPr="00314770">
              <w:rPr>
                <w:rFonts w:asciiTheme="minorHAnsi" w:hAnsiTheme="minorHAnsi" w:cstheme="minorHAnsi"/>
                <w:sz w:val="22"/>
                <w:szCs w:val="22"/>
              </w:rPr>
              <w:t xml:space="preserve">,  </w:t>
            </w:r>
            <w:r w:rsidRPr="00314770">
              <w:rPr>
                <w:rFonts w:asciiTheme="minorHAnsi" w:hAnsiTheme="minorHAnsi" w:cstheme="minorHAnsi"/>
                <w:i/>
                <w:sz w:val="22"/>
                <w:szCs w:val="22"/>
              </w:rPr>
              <w:t>[51%]</w:t>
            </w:r>
          </w:p>
        </w:tc>
      </w:tr>
    </w:tbl>
    <w:p w14:paraId="4CB5AD7B" w14:textId="77777777" w:rsidR="004A1E65" w:rsidRDefault="004A1E65" w:rsidP="00A8717B">
      <w:pPr>
        <w:pStyle w:val="Heading2"/>
        <w:ind w:left="1080"/>
        <w:rPr>
          <w:rFonts w:asciiTheme="minorHAnsi" w:hAnsiTheme="minorHAnsi" w:cstheme="minorHAnsi"/>
        </w:rPr>
      </w:pPr>
    </w:p>
    <w:p w14:paraId="70CD18D4" w14:textId="77777777" w:rsidR="004A1E65" w:rsidRPr="00A8717B" w:rsidRDefault="004A1E65" w:rsidP="00A8717B"/>
    <w:p w14:paraId="665524D2" w14:textId="4730F549" w:rsidR="00066696" w:rsidRPr="009B5C01" w:rsidRDefault="00E724A3" w:rsidP="0094063F">
      <w:pPr>
        <w:pStyle w:val="Heading2"/>
        <w:numPr>
          <w:ilvl w:val="1"/>
          <w:numId w:val="1"/>
        </w:numPr>
        <w:rPr>
          <w:rFonts w:asciiTheme="minorHAnsi" w:hAnsiTheme="minorHAnsi" w:cstheme="minorHAnsi"/>
        </w:rPr>
      </w:pPr>
      <w:bookmarkStart w:id="150" w:name="_Toc48491618"/>
      <w:r w:rsidRPr="009B5C01">
        <w:rPr>
          <w:rFonts w:asciiTheme="minorHAnsi" w:hAnsiTheme="minorHAnsi" w:cstheme="minorHAnsi"/>
        </w:rPr>
        <w:lastRenderedPageBreak/>
        <w:t xml:space="preserve">Premix </w:t>
      </w:r>
      <w:r w:rsidRPr="009B5C01">
        <w:rPr>
          <w:rFonts w:asciiTheme="minorHAnsi" w:hAnsiTheme="minorHAnsi" w:cstheme="minorHAnsi"/>
          <w:sz w:val="24"/>
          <w:szCs w:val="24"/>
        </w:rPr>
        <w:t>Specifications</w:t>
      </w:r>
      <w:bookmarkEnd w:id="150"/>
    </w:p>
    <w:p w14:paraId="6B7266A6" w14:textId="77777777" w:rsidR="00066696" w:rsidRPr="009B5C01" w:rsidRDefault="00066696" w:rsidP="00DB4C3F">
      <w:pPr>
        <w:rPr>
          <w:rFonts w:asciiTheme="minorHAnsi" w:hAnsiTheme="minorHAnsi" w:cstheme="minorHAnsi"/>
        </w:rPr>
      </w:pPr>
    </w:p>
    <w:p w14:paraId="0ADD94C0" w14:textId="6FFFBACE" w:rsidR="00764FDC" w:rsidRPr="009B5C01" w:rsidRDefault="00764FDC" w:rsidP="002709DA">
      <w:pPr>
        <w:jc w:val="both"/>
        <w:rPr>
          <w:rFonts w:asciiTheme="minorHAnsi" w:hAnsiTheme="minorHAnsi" w:cstheme="minorHAnsi"/>
        </w:rPr>
      </w:pPr>
      <w:r w:rsidRPr="009B5C01">
        <w:rPr>
          <w:rFonts w:asciiTheme="minorHAnsi" w:hAnsiTheme="minorHAnsi" w:cstheme="minorHAnsi"/>
        </w:rPr>
        <w:t xml:space="preserve">Table </w:t>
      </w:r>
      <w:r w:rsidR="009F2634">
        <w:rPr>
          <w:rFonts w:asciiTheme="minorHAnsi" w:hAnsiTheme="minorHAnsi" w:cstheme="minorHAnsi"/>
        </w:rPr>
        <w:t>10</w:t>
      </w:r>
      <w:r w:rsidRPr="009B5C01">
        <w:rPr>
          <w:rFonts w:asciiTheme="minorHAnsi" w:hAnsiTheme="minorHAnsi" w:cstheme="minorHAnsi"/>
        </w:rPr>
        <w:t xml:space="preserve"> provides specifications of the fortificants to be used </w:t>
      </w:r>
      <w:r w:rsidR="00066696" w:rsidRPr="009B5C01">
        <w:rPr>
          <w:rFonts w:asciiTheme="minorHAnsi" w:hAnsiTheme="minorHAnsi" w:cstheme="minorHAnsi"/>
        </w:rPr>
        <w:t xml:space="preserve">in formulating premixes </w:t>
      </w:r>
      <w:r w:rsidRPr="009B5C01">
        <w:rPr>
          <w:rFonts w:asciiTheme="minorHAnsi" w:hAnsiTheme="minorHAnsi" w:cstheme="minorHAnsi"/>
        </w:rPr>
        <w:t>and the percentage of the nutrient</w:t>
      </w:r>
      <w:r w:rsidR="00066696" w:rsidRPr="009B5C01">
        <w:rPr>
          <w:rFonts w:asciiTheme="minorHAnsi" w:hAnsiTheme="minorHAnsi" w:cstheme="minorHAnsi"/>
        </w:rPr>
        <w:t>s</w:t>
      </w:r>
      <w:r w:rsidRPr="009B5C01">
        <w:rPr>
          <w:rFonts w:asciiTheme="minorHAnsi" w:hAnsiTheme="minorHAnsi" w:cstheme="minorHAnsi"/>
        </w:rPr>
        <w:t xml:space="preserve"> of interest in the fortificant compound</w:t>
      </w:r>
      <w:r w:rsidR="00066696" w:rsidRPr="009B5C01">
        <w:rPr>
          <w:rFonts w:asciiTheme="minorHAnsi" w:hAnsiTheme="minorHAnsi" w:cstheme="minorHAnsi"/>
        </w:rPr>
        <w:t>s used</w:t>
      </w:r>
      <w:r w:rsidRPr="009B5C01">
        <w:rPr>
          <w:rFonts w:asciiTheme="minorHAnsi" w:hAnsiTheme="minorHAnsi" w:cstheme="minorHAnsi"/>
        </w:rPr>
        <w:t xml:space="preserve">. </w:t>
      </w:r>
      <w:r w:rsidR="00066696" w:rsidRPr="009B5C01">
        <w:rPr>
          <w:rFonts w:asciiTheme="minorHAnsi" w:hAnsiTheme="minorHAnsi" w:cstheme="minorHAnsi"/>
        </w:rPr>
        <w:t xml:space="preserve">It should be pointed out that the nutrient contents referred to in the tables above refer to the </w:t>
      </w:r>
      <w:r w:rsidR="009B5C01" w:rsidRPr="009B5C01">
        <w:rPr>
          <w:rFonts w:asciiTheme="minorHAnsi" w:hAnsiTheme="minorHAnsi" w:cstheme="minorHAnsi"/>
        </w:rPr>
        <w:t>micronutrient</w:t>
      </w:r>
      <w:r w:rsidR="00066696" w:rsidRPr="009B5C01">
        <w:rPr>
          <w:rFonts w:asciiTheme="minorHAnsi" w:hAnsiTheme="minorHAnsi" w:cstheme="minorHAnsi"/>
        </w:rPr>
        <w:t xml:space="preserve"> </w:t>
      </w:r>
      <w:r w:rsidR="00FE110F" w:rsidRPr="009B5C01">
        <w:rPr>
          <w:rFonts w:asciiTheme="minorHAnsi" w:hAnsiTheme="minorHAnsi" w:cstheme="minorHAnsi"/>
        </w:rPr>
        <w:t xml:space="preserve">content </w:t>
      </w:r>
      <w:r w:rsidR="00066696" w:rsidRPr="009B5C01">
        <w:rPr>
          <w:rFonts w:asciiTheme="minorHAnsi" w:hAnsiTheme="minorHAnsi" w:cstheme="minorHAnsi"/>
        </w:rPr>
        <w:t xml:space="preserve">and not the fortificant compound. </w:t>
      </w:r>
      <w:r w:rsidRPr="009B5C01">
        <w:rPr>
          <w:rFonts w:asciiTheme="minorHAnsi" w:hAnsiTheme="minorHAnsi" w:cstheme="minorHAnsi"/>
        </w:rPr>
        <w:t>It is shown here that vitamin A forms are different based on the food vehicles</w:t>
      </w:r>
      <w:ins w:id="151" w:author="karen codling" w:date="2020-08-17T13:56:00Z">
        <w:r w:rsidR="00F259E0">
          <w:rPr>
            <w:rFonts w:asciiTheme="minorHAnsi" w:hAnsiTheme="minorHAnsi" w:cstheme="minorHAnsi"/>
          </w:rPr>
          <w:t>.</w:t>
        </w:r>
      </w:ins>
      <w:r w:rsidRPr="009B5C01">
        <w:rPr>
          <w:rFonts w:asciiTheme="minorHAnsi" w:hAnsiTheme="minorHAnsi" w:cstheme="minorHAnsi"/>
        </w:rPr>
        <w:t xml:space="preserve"> In the case of edible oil, an oily form of vitamin A is used whereas for flours</w:t>
      </w:r>
      <w:r w:rsidR="001C1FA4" w:rsidRPr="009B5C01">
        <w:rPr>
          <w:rFonts w:asciiTheme="minorHAnsi" w:hAnsiTheme="minorHAnsi" w:cstheme="minorHAnsi"/>
        </w:rPr>
        <w:t xml:space="preserve"> and sugar</w:t>
      </w:r>
      <w:r w:rsidRPr="009B5C01">
        <w:rPr>
          <w:rFonts w:asciiTheme="minorHAnsi" w:hAnsiTheme="minorHAnsi" w:cstheme="minorHAnsi"/>
        </w:rPr>
        <w:t xml:space="preserve">, a </w:t>
      </w:r>
      <w:proofErr w:type="gramStart"/>
      <w:r w:rsidRPr="009B5C01">
        <w:rPr>
          <w:rFonts w:asciiTheme="minorHAnsi" w:hAnsiTheme="minorHAnsi" w:cstheme="minorHAnsi"/>
        </w:rPr>
        <w:t>dry form</w:t>
      </w:r>
      <w:r w:rsidR="001C1FA4" w:rsidRPr="009B5C01">
        <w:rPr>
          <w:rFonts w:asciiTheme="minorHAnsi" w:hAnsiTheme="minorHAnsi" w:cstheme="minorHAnsi"/>
        </w:rPr>
        <w:t>s</w:t>
      </w:r>
      <w:r w:rsidRPr="009B5C01">
        <w:rPr>
          <w:rFonts w:asciiTheme="minorHAnsi" w:hAnsiTheme="minorHAnsi" w:cstheme="minorHAnsi"/>
        </w:rPr>
        <w:t xml:space="preserve"> of the vitamin A</w:t>
      </w:r>
      <w:proofErr w:type="gramEnd"/>
      <w:r w:rsidRPr="009B5C01">
        <w:rPr>
          <w:rFonts w:asciiTheme="minorHAnsi" w:hAnsiTheme="minorHAnsi" w:cstheme="minorHAnsi"/>
        </w:rPr>
        <w:t xml:space="preserve"> is used. The oily version is provided in two different concentrations</w:t>
      </w:r>
      <w:r w:rsidR="001A2B89" w:rsidRPr="009B5C01">
        <w:rPr>
          <w:rFonts w:asciiTheme="minorHAnsi" w:hAnsiTheme="minorHAnsi" w:cstheme="minorHAnsi"/>
        </w:rPr>
        <w:t xml:space="preserve"> and although both may perform equally well, extra freight costs for the less concentrated product needs to be considered. </w:t>
      </w:r>
      <w:r w:rsidR="001C1FA4" w:rsidRPr="009B5C01">
        <w:rPr>
          <w:rFonts w:asciiTheme="minorHAnsi" w:hAnsiTheme="minorHAnsi" w:cstheme="minorHAnsi"/>
        </w:rPr>
        <w:t>Two forms of iron are recommended, specifically ferrous fumarate and sodium iron EDTA. Although the iron content is low for NaFeEDTA, it is recommended for maize flour fortification</w:t>
      </w:r>
      <w:r w:rsidR="00FE110F" w:rsidRPr="009B5C01">
        <w:rPr>
          <w:rFonts w:asciiTheme="minorHAnsi" w:hAnsiTheme="minorHAnsi" w:cstheme="minorHAnsi"/>
        </w:rPr>
        <w:t xml:space="preserve"> and whole wheat flour</w:t>
      </w:r>
      <w:r w:rsidR="001A448D" w:rsidRPr="009B5C01">
        <w:rPr>
          <w:rFonts w:asciiTheme="minorHAnsi" w:hAnsiTheme="minorHAnsi" w:cstheme="minorHAnsi"/>
        </w:rPr>
        <w:t>, whereas</w:t>
      </w:r>
      <w:r w:rsidR="001C1FA4" w:rsidRPr="009B5C01">
        <w:rPr>
          <w:rFonts w:asciiTheme="minorHAnsi" w:hAnsiTheme="minorHAnsi" w:cstheme="minorHAnsi"/>
        </w:rPr>
        <w:t xml:space="preserve"> ferrous fumarate is recommended for </w:t>
      </w:r>
      <w:r w:rsidR="00FE110F" w:rsidRPr="009B5C01">
        <w:rPr>
          <w:rFonts w:asciiTheme="minorHAnsi" w:hAnsiTheme="minorHAnsi" w:cstheme="minorHAnsi"/>
        </w:rPr>
        <w:t xml:space="preserve">low extraction refined </w:t>
      </w:r>
      <w:r w:rsidR="001C1FA4" w:rsidRPr="009B5C01">
        <w:rPr>
          <w:rFonts w:asciiTheme="minorHAnsi" w:hAnsiTheme="minorHAnsi" w:cstheme="minorHAnsi"/>
        </w:rPr>
        <w:t>wheat flour fortification.</w:t>
      </w:r>
    </w:p>
    <w:p w14:paraId="3963D320" w14:textId="557AAA39" w:rsidR="00127373" w:rsidRDefault="00127373" w:rsidP="00DB4C3F">
      <w:pPr>
        <w:pStyle w:val="Caption"/>
        <w:keepNext/>
        <w:rPr>
          <w:rFonts w:cstheme="minorHAnsi"/>
          <w:b/>
          <w:bCs/>
          <w:i w:val="0"/>
          <w:iCs w:val="0"/>
          <w:color w:val="auto"/>
          <w:sz w:val="24"/>
          <w:szCs w:val="24"/>
        </w:rPr>
      </w:pPr>
      <w:r w:rsidRPr="009B5C01">
        <w:rPr>
          <w:rFonts w:cstheme="minorHAnsi"/>
          <w:b/>
          <w:bCs/>
          <w:i w:val="0"/>
          <w:iCs w:val="0"/>
          <w:color w:val="auto"/>
          <w:sz w:val="24"/>
          <w:szCs w:val="24"/>
        </w:rPr>
        <w:t xml:space="preserve"> </w:t>
      </w:r>
    </w:p>
    <w:p w14:paraId="73434F65" w14:textId="77777777" w:rsidR="007C0AD1" w:rsidRPr="007C0AD1" w:rsidRDefault="007C0AD1" w:rsidP="007C0AD1"/>
    <w:p w14:paraId="3B457982" w14:textId="5CBCA498" w:rsidR="00E8489E" w:rsidRPr="00A8717B" w:rsidRDefault="00E8489E" w:rsidP="00E8489E">
      <w:pPr>
        <w:pStyle w:val="Caption"/>
        <w:keepNext/>
        <w:rPr>
          <w:rFonts w:cstheme="minorHAnsi"/>
          <w:b/>
          <w:i w:val="0"/>
          <w:sz w:val="24"/>
          <w:szCs w:val="22"/>
        </w:rPr>
      </w:pPr>
      <w:r w:rsidRPr="00A8717B">
        <w:rPr>
          <w:rFonts w:cstheme="minorHAnsi"/>
          <w:b/>
          <w:i w:val="0"/>
          <w:sz w:val="24"/>
          <w:szCs w:val="22"/>
        </w:rPr>
        <w:t xml:space="preserve">Table </w:t>
      </w:r>
      <w:r w:rsidR="004A1E65" w:rsidRPr="00A8717B">
        <w:rPr>
          <w:rFonts w:cstheme="minorHAnsi"/>
          <w:b/>
          <w:i w:val="0"/>
          <w:sz w:val="24"/>
          <w:szCs w:val="22"/>
        </w:rPr>
        <w:t>10</w:t>
      </w:r>
      <w:r w:rsidR="00D53AA9" w:rsidRPr="00A8717B">
        <w:rPr>
          <w:rFonts w:cstheme="minorHAnsi"/>
          <w:b/>
          <w:i w:val="0"/>
          <w:sz w:val="24"/>
          <w:szCs w:val="22"/>
        </w:rPr>
        <w:t>:</w:t>
      </w:r>
      <w:r w:rsidRPr="00A8717B">
        <w:rPr>
          <w:rFonts w:cstheme="minorHAnsi"/>
          <w:b/>
          <w:bCs/>
          <w:i w:val="0"/>
          <w:iCs w:val="0"/>
          <w:color w:val="auto"/>
          <w:sz w:val="24"/>
          <w:szCs w:val="22"/>
        </w:rPr>
        <w:t xml:space="preserve"> Percentage of micronutrients in recommended proposed Fortificants</w:t>
      </w: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2181"/>
        <w:gridCol w:w="3642"/>
        <w:gridCol w:w="2510"/>
      </w:tblGrid>
      <w:tr w:rsidR="00E8489E" w:rsidRPr="009B5C01" w14:paraId="2A8BDE28" w14:textId="77777777" w:rsidTr="00A8717B">
        <w:trPr>
          <w:trHeight w:val="320"/>
        </w:trPr>
        <w:tc>
          <w:tcPr>
            <w:tcW w:w="744" w:type="pct"/>
            <w:vAlign w:val="center"/>
          </w:tcPr>
          <w:p w14:paraId="45A75202" w14:textId="77777777" w:rsidR="00127373" w:rsidRPr="009B5C01" w:rsidRDefault="00127373" w:rsidP="00A8717B">
            <w:pPr>
              <w:jc w:val="center"/>
              <w:rPr>
                <w:rFonts w:asciiTheme="minorHAnsi" w:hAnsiTheme="minorHAnsi" w:cstheme="minorHAnsi"/>
                <w:b/>
                <w:sz w:val="20"/>
                <w:szCs w:val="20"/>
              </w:rPr>
            </w:pPr>
            <w:r w:rsidRPr="009B5C01">
              <w:rPr>
                <w:rFonts w:asciiTheme="minorHAnsi" w:hAnsiTheme="minorHAnsi" w:cstheme="minorHAnsi"/>
                <w:b/>
                <w:sz w:val="20"/>
                <w:szCs w:val="20"/>
              </w:rPr>
              <w:t>Foodstuff</w:t>
            </w:r>
          </w:p>
        </w:tc>
        <w:tc>
          <w:tcPr>
            <w:tcW w:w="1114" w:type="pct"/>
            <w:shd w:val="clear" w:color="auto" w:fill="auto"/>
            <w:noWrap/>
            <w:vAlign w:val="center"/>
            <w:hideMark/>
          </w:tcPr>
          <w:p w14:paraId="3F01F955" w14:textId="7738CC51" w:rsidR="00127373" w:rsidRPr="009B5C01" w:rsidRDefault="00127373" w:rsidP="00A8717B">
            <w:pPr>
              <w:jc w:val="center"/>
              <w:rPr>
                <w:rFonts w:asciiTheme="minorHAnsi" w:hAnsiTheme="minorHAnsi" w:cstheme="minorHAnsi"/>
                <w:b/>
                <w:sz w:val="20"/>
                <w:szCs w:val="20"/>
              </w:rPr>
            </w:pPr>
            <w:r w:rsidRPr="009B5C01">
              <w:rPr>
                <w:rFonts w:asciiTheme="minorHAnsi" w:hAnsiTheme="minorHAnsi" w:cstheme="minorHAnsi"/>
                <w:b/>
                <w:sz w:val="20"/>
                <w:szCs w:val="20"/>
              </w:rPr>
              <w:t>Micronutrients</w:t>
            </w:r>
          </w:p>
        </w:tc>
        <w:tc>
          <w:tcPr>
            <w:tcW w:w="1860" w:type="pct"/>
            <w:shd w:val="clear" w:color="auto" w:fill="auto"/>
            <w:noWrap/>
            <w:vAlign w:val="center"/>
            <w:hideMark/>
          </w:tcPr>
          <w:p w14:paraId="49C70D37" w14:textId="77777777" w:rsidR="00127373" w:rsidRPr="009B5C01" w:rsidRDefault="00127373" w:rsidP="004A1E65">
            <w:pPr>
              <w:jc w:val="center"/>
              <w:rPr>
                <w:rFonts w:asciiTheme="minorHAnsi" w:hAnsiTheme="minorHAnsi" w:cstheme="minorHAnsi"/>
                <w:b/>
                <w:sz w:val="20"/>
                <w:szCs w:val="20"/>
              </w:rPr>
            </w:pPr>
            <w:r w:rsidRPr="009B5C01">
              <w:rPr>
                <w:rFonts w:asciiTheme="minorHAnsi" w:hAnsiTheme="minorHAnsi" w:cstheme="minorHAnsi"/>
                <w:b/>
                <w:sz w:val="20"/>
                <w:szCs w:val="20"/>
              </w:rPr>
              <w:t>Fortificant Specification</w:t>
            </w:r>
          </w:p>
        </w:tc>
        <w:tc>
          <w:tcPr>
            <w:tcW w:w="1283" w:type="pct"/>
            <w:shd w:val="clear" w:color="auto" w:fill="auto"/>
            <w:noWrap/>
            <w:vAlign w:val="center"/>
            <w:hideMark/>
          </w:tcPr>
          <w:p w14:paraId="7452E0ED" w14:textId="59034373" w:rsidR="00127373" w:rsidRPr="009B5C01" w:rsidRDefault="00127373" w:rsidP="00A8717B">
            <w:pPr>
              <w:jc w:val="center"/>
              <w:rPr>
                <w:rFonts w:asciiTheme="minorHAnsi" w:hAnsiTheme="minorHAnsi" w:cstheme="minorHAnsi"/>
                <w:b/>
                <w:sz w:val="20"/>
                <w:szCs w:val="20"/>
              </w:rPr>
            </w:pPr>
            <w:r w:rsidRPr="009B5C01">
              <w:rPr>
                <w:rFonts w:asciiTheme="minorHAnsi" w:hAnsiTheme="minorHAnsi" w:cstheme="minorHAnsi"/>
                <w:b/>
                <w:sz w:val="20"/>
                <w:szCs w:val="20"/>
              </w:rPr>
              <w:t xml:space="preserve">Proportion of </w:t>
            </w:r>
            <w:r w:rsidR="000966E0" w:rsidRPr="009B5C01">
              <w:rPr>
                <w:rFonts w:asciiTheme="minorHAnsi" w:hAnsiTheme="minorHAnsi" w:cstheme="minorHAnsi"/>
                <w:b/>
                <w:sz w:val="20"/>
                <w:szCs w:val="20"/>
              </w:rPr>
              <w:t xml:space="preserve">Nutrient </w:t>
            </w:r>
            <w:r w:rsidRPr="009B5C01">
              <w:rPr>
                <w:rFonts w:asciiTheme="minorHAnsi" w:hAnsiTheme="minorHAnsi" w:cstheme="minorHAnsi"/>
                <w:b/>
                <w:sz w:val="20"/>
                <w:szCs w:val="20"/>
              </w:rPr>
              <w:t>in Fortificant (%)</w:t>
            </w:r>
          </w:p>
        </w:tc>
      </w:tr>
      <w:tr w:rsidR="00E8489E" w:rsidRPr="009B5C01" w14:paraId="6E6FE70D" w14:textId="77777777" w:rsidTr="0057247B">
        <w:trPr>
          <w:trHeight w:val="357"/>
        </w:trPr>
        <w:tc>
          <w:tcPr>
            <w:tcW w:w="744" w:type="pct"/>
          </w:tcPr>
          <w:p w14:paraId="52D67A53"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OIL</w:t>
            </w:r>
          </w:p>
        </w:tc>
        <w:tc>
          <w:tcPr>
            <w:tcW w:w="1114" w:type="pct"/>
            <w:shd w:val="clear" w:color="auto" w:fill="auto"/>
            <w:noWrap/>
            <w:vAlign w:val="bottom"/>
            <w:hideMark/>
          </w:tcPr>
          <w:p w14:paraId="091F9B2C"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Vitamin A</w:t>
            </w:r>
          </w:p>
        </w:tc>
        <w:tc>
          <w:tcPr>
            <w:tcW w:w="1860" w:type="pct"/>
            <w:shd w:val="clear" w:color="auto" w:fill="auto"/>
            <w:noWrap/>
            <w:vAlign w:val="bottom"/>
            <w:hideMark/>
          </w:tcPr>
          <w:p w14:paraId="1C90925F"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Retinyl Palmitate- 1.7 m IU/g (oil)</w:t>
            </w:r>
          </w:p>
          <w:p w14:paraId="714C0081"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xml:space="preserve">Or </w:t>
            </w:r>
          </w:p>
          <w:p w14:paraId="0BBC4556"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Retinyl Palmitate- 1.0 m IU/g (oil)</w:t>
            </w:r>
          </w:p>
        </w:tc>
        <w:tc>
          <w:tcPr>
            <w:tcW w:w="1283" w:type="pct"/>
            <w:shd w:val="clear" w:color="auto" w:fill="auto"/>
            <w:noWrap/>
            <w:vAlign w:val="bottom"/>
            <w:hideMark/>
          </w:tcPr>
          <w:p w14:paraId="644AE758"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51%</w:t>
            </w:r>
          </w:p>
          <w:p w14:paraId="697B2362" w14:textId="77777777" w:rsidR="001A2B89" w:rsidRPr="009B5C01" w:rsidRDefault="001A2B89" w:rsidP="00DB4C3F">
            <w:pPr>
              <w:jc w:val="center"/>
              <w:rPr>
                <w:rFonts w:asciiTheme="minorHAnsi" w:hAnsiTheme="minorHAnsi" w:cstheme="minorHAnsi"/>
                <w:sz w:val="20"/>
                <w:szCs w:val="20"/>
              </w:rPr>
            </w:pPr>
            <w:r w:rsidRPr="009B5C01">
              <w:rPr>
                <w:rFonts w:asciiTheme="minorHAnsi" w:hAnsiTheme="minorHAnsi" w:cstheme="minorHAnsi"/>
                <w:sz w:val="20"/>
                <w:szCs w:val="20"/>
              </w:rPr>
              <w:t xml:space="preserve">Or </w:t>
            </w:r>
          </w:p>
          <w:p w14:paraId="50BC9A15" w14:textId="34095905" w:rsidR="001A2B89" w:rsidRPr="009B5C01" w:rsidRDefault="001A2B89" w:rsidP="00DB4C3F">
            <w:pPr>
              <w:jc w:val="center"/>
              <w:rPr>
                <w:rFonts w:asciiTheme="minorHAnsi" w:hAnsiTheme="minorHAnsi" w:cstheme="minorHAnsi"/>
                <w:sz w:val="20"/>
                <w:szCs w:val="20"/>
              </w:rPr>
            </w:pPr>
            <w:r w:rsidRPr="009B5C01">
              <w:rPr>
                <w:rFonts w:asciiTheme="minorHAnsi" w:hAnsiTheme="minorHAnsi" w:cstheme="minorHAnsi"/>
                <w:sz w:val="20"/>
                <w:szCs w:val="20"/>
              </w:rPr>
              <w:t>30%</w:t>
            </w:r>
          </w:p>
        </w:tc>
      </w:tr>
      <w:tr w:rsidR="00E8489E" w:rsidRPr="009B5C01" w14:paraId="1BA89D4F" w14:textId="77777777" w:rsidTr="0057247B">
        <w:trPr>
          <w:trHeight w:val="308"/>
        </w:trPr>
        <w:tc>
          <w:tcPr>
            <w:tcW w:w="744" w:type="pct"/>
            <w:shd w:val="clear" w:color="auto" w:fill="B4C6E7" w:themeFill="accent1" w:themeFillTint="66"/>
          </w:tcPr>
          <w:p w14:paraId="55FFCC3E"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B4C6E7" w:themeFill="accent1" w:themeFillTint="66"/>
            <w:noWrap/>
            <w:vAlign w:val="bottom"/>
            <w:hideMark/>
          </w:tcPr>
          <w:p w14:paraId="514B3D5D"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c>
          <w:tcPr>
            <w:tcW w:w="1860" w:type="pct"/>
            <w:shd w:val="clear" w:color="auto" w:fill="B4C6E7" w:themeFill="accent1" w:themeFillTint="66"/>
            <w:noWrap/>
            <w:vAlign w:val="bottom"/>
            <w:hideMark/>
          </w:tcPr>
          <w:p w14:paraId="4E7E06A1"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c>
          <w:tcPr>
            <w:tcW w:w="1283" w:type="pct"/>
            <w:shd w:val="clear" w:color="auto" w:fill="B4C6E7" w:themeFill="accent1" w:themeFillTint="66"/>
            <w:noWrap/>
            <w:vAlign w:val="bottom"/>
            <w:hideMark/>
          </w:tcPr>
          <w:p w14:paraId="53D13344"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r>
      <w:tr w:rsidR="00E8489E" w:rsidRPr="009B5C01" w14:paraId="73C85A78" w14:textId="77777777" w:rsidTr="00140A5B">
        <w:trPr>
          <w:trHeight w:val="197"/>
        </w:trPr>
        <w:tc>
          <w:tcPr>
            <w:tcW w:w="744" w:type="pct"/>
            <w:vMerge w:val="restart"/>
            <w:shd w:val="clear" w:color="auto" w:fill="D9D9D9" w:themeFill="background1" w:themeFillShade="D9"/>
          </w:tcPr>
          <w:p w14:paraId="2EA79EDD"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 xml:space="preserve">MAIZE </w:t>
            </w:r>
          </w:p>
          <w:p w14:paraId="6F8662D8"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 xml:space="preserve">AND </w:t>
            </w:r>
          </w:p>
          <w:p w14:paraId="118ADB27"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 xml:space="preserve">WHEAT </w:t>
            </w:r>
          </w:p>
          <w:p w14:paraId="17062330"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FLOUR</w:t>
            </w:r>
          </w:p>
        </w:tc>
        <w:tc>
          <w:tcPr>
            <w:tcW w:w="1114" w:type="pct"/>
            <w:shd w:val="clear" w:color="auto" w:fill="D9D9D9" w:themeFill="background1" w:themeFillShade="D9"/>
            <w:noWrap/>
            <w:vAlign w:val="bottom"/>
            <w:hideMark/>
          </w:tcPr>
          <w:p w14:paraId="6180AEDE"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Vitamin A</w:t>
            </w:r>
          </w:p>
        </w:tc>
        <w:tc>
          <w:tcPr>
            <w:tcW w:w="1860" w:type="pct"/>
            <w:shd w:val="clear" w:color="auto" w:fill="D9D9D9" w:themeFill="background1" w:themeFillShade="D9"/>
            <w:noWrap/>
            <w:vAlign w:val="bottom"/>
            <w:hideMark/>
          </w:tcPr>
          <w:p w14:paraId="20C170F6"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Retinyl Palmitate- 250,000 IU/g (dry)</w:t>
            </w:r>
          </w:p>
        </w:tc>
        <w:tc>
          <w:tcPr>
            <w:tcW w:w="1283" w:type="pct"/>
            <w:shd w:val="clear" w:color="auto" w:fill="D9D9D9" w:themeFill="background1" w:themeFillShade="D9"/>
            <w:noWrap/>
            <w:vAlign w:val="bottom"/>
            <w:hideMark/>
          </w:tcPr>
          <w:p w14:paraId="38175FF0"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7.5%</w:t>
            </w:r>
          </w:p>
        </w:tc>
      </w:tr>
      <w:tr w:rsidR="00E8489E" w:rsidRPr="009B5C01" w14:paraId="61A35D70" w14:textId="77777777" w:rsidTr="0057247B">
        <w:trPr>
          <w:trHeight w:val="308"/>
        </w:trPr>
        <w:tc>
          <w:tcPr>
            <w:tcW w:w="744" w:type="pct"/>
            <w:vMerge/>
            <w:shd w:val="clear" w:color="auto" w:fill="D9D9D9" w:themeFill="background1" w:themeFillShade="D9"/>
          </w:tcPr>
          <w:p w14:paraId="68439717"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D9D9D9" w:themeFill="background1" w:themeFillShade="D9"/>
            <w:noWrap/>
            <w:vAlign w:val="bottom"/>
            <w:hideMark/>
          </w:tcPr>
          <w:p w14:paraId="040843F9"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Vitamin B-9 (Folate)</w:t>
            </w:r>
          </w:p>
        </w:tc>
        <w:tc>
          <w:tcPr>
            <w:tcW w:w="1860" w:type="pct"/>
            <w:shd w:val="clear" w:color="auto" w:fill="D9D9D9" w:themeFill="background1" w:themeFillShade="D9"/>
            <w:noWrap/>
            <w:vAlign w:val="bottom"/>
            <w:hideMark/>
          </w:tcPr>
          <w:p w14:paraId="4C24492D"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Folic Acid</w:t>
            </w:r>
          </w:p>
        </w:tc>
        <w:tc>
          <w:tcPr>
            <w:tcW w:w="1283" w:type="pct"/>
            <w:shd w:val="clear" w:color="auto" w:fill="D9D9D9" w:themeFill="background1" w:themeFillShade="D9"/>
            <w:noWrap/>
            <w:vAlign w:val="bottom"/>
            <w:hideMark/>
          </w:tcPr>
          <w:p w14:paraId="27181326"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90%</w:t>
            </w:r>
          </w:p>
        </w:tc>
      </w:tr>
      <w:tr w:rsidR="00E8489E" w:rsidRPr="009B5C01" w14:paraId="11F84D3D" w14:textId="77777777" w:rsidTr="00140A5B">
        <w:trPr>
          <w:trHeight w:val="106"/>
        </w:trPr>
        <w:tc>
          <w:tcPr>
            <w:tcW w:w="744" w:type="pct"/>
            <w:vMerge/>
            <w:shd w:val="clear" w:color="auto" w:fill="D9D9D9" w:themeFill="background1" w:themeFillShade="D9"/>
          </w:tcPr>
          <w:p w14:paraId="53447A36"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D9D9D9" w:themeFill="background1" w:themeFillShade="D9"/>
            <w:noWrap/>
            <w:vAlign w:val="bottom"/>
            <w:hideMark/>
          </w:tcPr>
          <w:p w14:paraId="0511525F"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Iron </w:t>
            </w:r>
          </w:p>
        </w:tc>
        <w:tc>
          <w:tcPr>
            <w:tcW w:w="1860" w:type="pct"/>
            <w:shd w:val="clear" w:color="auto" w:fill="D9D9D9" w:themeFill="background1" w:themeFillShade="D9"/>
            <w:noWrap/>
            <w:vAlign w:val="bottom"/>
            <w:hideMark/>
          </w:tcPr>
          <w:p w14:paraId="0491B772"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Ferrous fumarate</w:t>
            </w:r>
          </w:p>
        </w:tc>
        <w:tc>
          <w:tcPr>
            <w:tcW w:w="1283" w:type="pct"/>
            <w:shd w:val="clear" w:color="auto" w:fill="D9D9D9" w:themeFill="background1" w:themeFillShade="D9"/>
            <w:noWrap/>
            <w:vAlign w:val="bottom"/>
            <w:hideMark/>
          </w:tcPr>
          <w:p w14:paraId="653734FA"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33%</w:t>
            </w:r>
          </w:p>
        </w:tc>
      </w:tr>
      <w:tr w:rsidR="00E8489E" w:rsidRPr="009B5C01" w14:paraId="2BFAF4AB" w14:textId="77777777" w:rsidTr="00140A5B">
        <w:trPr>
          <w:trHeight w:val="106"/>
        </w:trPr>
        <w:tc>
          <w:tcPr>
            <w:tcW w:w="744" w:type="pct"/>
            <w:vMerge/>
            <w:shd w:val="clear" w:color="auto" w:fill="D9D9D9" w:themeFill="background1" w:themeFillShade="D9"/>
          </w:tcPr>
          <w:p w14:paraId="7DB7DEA5"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D9D9D9" w:themeFill="background1" w:themeFillShade="D9"/>
            <w:noWrap/>
            <w:vAlign w:val="bottom"/>
            <w:hideMark/>
          </w:tcPr>
          <w:p w14:paraId="11E556B5"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Iron </w:t>
            </w:r>
          </w:p>
        </w:tc>
        <w:tc>
          <w:tcPr>
            <w:tcW w:w="1860" w:type="pct"/>
            <w:shd w:val="clear" w:color="auto" w:fill="D9D9D9" w:themeFill="background1" w:themeFillShade="D9"/>
            <w:noWrap/>
            <w:vAlign w:val="bottom"/>
            <w:hideMark/>
          </w:tcPr>
          <w:p w14:paraId="263C0D7C"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NaFeEDTA</w:t>
            </w:r>
          </w:p>
        </w:tc>
        <w:tc>
          <w:tcPr>
            <w:tcW w:w="1283" w:type="pct"/>
            <w:shd w:val="clear" w:color="auto" w:fill="D9D9D9" w:themeFill="background1" w:themeFillShade="D9"/>
            <w:noWrap/>
            <w:vAlign w:val="bottom"/>
            <w:hideMark/>
          </w:tcPr>
          <w:p w14:paraId="68DE1C92"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13%</w:t>
            </w:r>
          </w:p>
        </w:tc>
      </w:tr>
      <w:tr w:rsidR="00E8489E" w:rsidRPr="009B5C01" w14:paraId="6D9F062A" w14:textId="77777777" w:rsidTr="00140A5B">
        <w:trPr>
          <w:trHeight w:val="106"/>
        </w:trPr>
        <w:tc>
          <w:tcPr>
            <w:tcW w:w="744" w:type="pct"/>
            <w:vMerge/>
            <w:shd w:val="clear" w:color="auto" w:fill="D9D9D9" w:themeFill="background1" w:themeFillShade="D9"/>
          </w:tcPr>
          <w:p w14:paraId="5588FF9D"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D9D9D9" w:themeFill="background1" w:themeFillShade="D9"/>
            <w:noWrap/>
            <w:vAlign w:val="bottom"/>
            <w:hideMark/>
          </w:tcPr>
          <w:p w14:paraId="03C30C6C"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Zinc</w:t>
            </w:r>
          </w:p>
        </w:tc>
        <w:tc>
          <w:tcPr>
            <w:tcW w:w="1860" w:type="pct"/>
            <w:shd w:val="clear" w:color="auto" w:fill="D9D9D9" w:themeFill="background1" w:themeFillShade="D9"/>
            <w:noWrap/>
            <w:vAlign w:val="bottom"/>
            <w:hideMark/>
          </w:tcPr>
          <w:p w14:paraId="6CC02B4D"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Zinc oxide</w:t>
            </w:r>
          </w:p>
        </w:tc>
        <w:tc>
          <w:tcPr>
            <w:tcW w:w="1283" w:type="pct"/>
            <w:shd w:val="clear" w:color="auto" w:fill="D9D9D9" w:themeFill="background1" w:themeFillShade="D9"/>
            <w:noWrap/>
            <w:vAlign w:val="bottom"/>
            <w:hideMark/>
          </w:tcPr>
          <w:p w14:paraId="234A1F49"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80%</w:t>
            </w:r>
          </w:p>
        </w:tc>
      </w:tr>
      <w:tr w:rsidR="00066696" w:rsidRPr="009B5C01" w14:paraId="636E073A" w14:textId="77777777" w:rsidTr="0057247B">
        <w:trPr>
          <w:trHeight w:val="308"/>
        </w:trPr>
        <w:tc>
          <w:tcPr>
            <w:tcW w:w="744" w:type="pct"/>
            <w:shd w:val="clear" w:color="auto" w:fill="D9D9D9" w:themeFill="background1" w:themeFillShade="D9"/>
          </w:tcPr>
          <w:p w14:paraId="23008957" w14:textId="77777777" w:rsidR="00066696" w:rsidRPr="009B5C01" w:rsidRDefault="00066696" w:rsidP="00DB4C3F">
            <w:pPr>
              <w:jc w:val="center"/>
              <w:rPr>
                <w:rFonts w:asciiTheme="minorHAnsi" w:hAnsiTheme="minorHAnsi" w:cstheme="minorHAnsi"/>
                <w:b/>
                <w:sz w:val="20"/>
                <w:szCs w:val="20"/>
              </w:rPr>
            </w:pPr>
          </w:p>
        </w:tc>
        <w:tc>
          <w:tcPr>
            <w:tcW w:w="1114" w:type="pct"/>
            <w:shd w:val="clear" w:color="auto" w:fill="D9D9D9" w:themeFill="background1" w:themeFillShade="D9"/>
            <w:noWrap/>
            <w:vAlign w:val="bottom"/>
          </w:tcPr>
          <w:p w14:paraId="66A1A30C" w14:textId="0F181F34" w:rsidR="00066696" w:rsidRPr="009B5C01" w:rsidRDefault="00066696" w:rsidP="009B5C01">
            <w:pPr>
              <w:jc w:val="center"/>
              <w:rPr>
                <w:rFonts w:asciiTheme="minorHAnsi" w:hAnsiTheme="minorHAnsi" w:cstheme="minorHAnsi"/>
                <w:sz w:val="20"/>
                <w:szCs w:val="20"/>
              </w:rPr>
            </w:pPr>
            <w:r w:rsidRPr="009B5C01">
              <w:rPr>
                <w:rFonts w:asciiTheme="minorHAnsi" w:hAnsiTheme="minorHAnsi" w:cstheme="minorHAnsi"/>
                <w:sz w:val="20"/>
                <w:szCs w:val="20"/>
              </w:rPr>
              <w:t>Vitamin B 12</w:t>
            </w:r>
          </w:p>
        </w:tc>
        <w:tc>
          <w:tcPr>
            <w:tcW w:w="1860" w:type="pct"/>
            <w:shd w:val="clear" w:color="auto" w:fill="D9D9D9" w:themeFill="background1" w:themeFillShade="D9"/>
            <w:noWrap/>
            <w:vAlign w:val="bottom"/>
          </w:tcPr>
          <w:p w14:paraId="61F8F865" w14:textId="71897CB7" w:rsidR="00066696" w:rsidRPr="009B5C01" w:rsidRDefault="00066696" w:rsidP="00DB4C3F">
            <w:pPr>
              <w:jc w:val="center"/>
              <w:rPr>
                <w:rFonts w:asciiTheme="minorHAnsi" w:hAnsiTheme="minorHAnsi" w:cstheme="minorHAnsi"/>
                <w:sz w:val="20"/>
                <w:szCs w:val="20"/>
              </w:rPr>
            </w:pPr>
            <w:r w:rsidRPr="009B5C01">
              <w:rPr>
                <w:rFonts w:asciiTheme="minorHAnsi" w:hAnsiTheme="minorHAnsi" w:cstheme="minorHAnsi"/>
                <w:sz w:val="20"/>
                <w:szCs w:val="20"/>
              </w:rPr>
              <w:t>Vitamin B 12 0.01% WS</w:t>
            </w:r>
          </w:p>
        </w:tc>
        <w:tc>
          <w:tcPr>
            <w:tcW w:w="1283" w:type="pct"/>
            <w:shd w:val="clear" w:color="auto" w:fill="D9D9D9" w:themeFill="background1" w:themeFillShade="D9"/>
            <w:noWrap/>
            <w:vAlign w:val="bottom"/>
          </w:tcPr>
          <w:p w14:paraId="275E3041" w14:textId="42825CBC" w:rsidR="00066696" w:rsidRPr="009B5C01" w:rsidRDefault="00066696" w:rsidP="00DB4C3F">
            <w:pPr>
              <w:jc w:val="center"/>
              <w:rPr>
                <w:rFonts w:asciiTheme="minorHAnsi" w:hAnsiTheme="minorHAnsi" w:cstheme="minorHAnsi"/>
                <w:sz w:val="20"/>
                <w:szCs w:val="20"/>
              </w:rPr>
            </w:pPr>
            <w:r w:rsidRPr="009B5C01">
              <w:rPr>
                <w:rFonts w:asciiTheme="minorHAnsi" w:hAnsiTheme="minorHAnsi" w:cstheme="minorHAnsi"/>
                <w:sz w:val="20"/>
                <w:szCs w:val="20"/>
              </w:rPr>
              <w:t>0.001%</w:t>
            </w:r>
          </w:p>
        </w:tc>
      </w:tr>
      <w:tr w:rsidR="00E8489E" w:rsidRPr="009B5C01" w14:paraId="78326C90" w14:textId="77777777" w:rsidTr="00140A5B">
        <w:trPr>
          <w:trHeight w:val="106"/>
        </w:trPr>
        <w:tc>
          <w:tcPr>
            <w:tcW w:w="744" w:type="pct"/>
            <w:shd w:val="clear" w:color="auto" w:fill="B4C6E7" w:themeFill="accent1" w:themeFillTint="66"/>
          </w:tcPr>
          <w:p w14:paraId="08BC6083"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B4C6E7" w:themeFill="accent1" w:themeFillTint="66"/>
            <w:noWrap/>
            <w:vAlign w:val="bottom"/>
            <w:hideMark/>
          </w:tcPr>
          <w:p w14:paraId="3DCF40C1"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c>
          <w:tcPr>
            <w:tcW w:w="1860" w:type="pct"/>
            <w:shd w:val="clear" w:color="auto" w:fill="B4C6E7" w:themeFill="accent1" w:themeFillTint="66"/>
            <w:noWrap/>
            <w:vAlign w:val="bottom"/>
            <w:hideMark/>
          </w:tcPr>
          <w:p w14:paraId="52F40AAC"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c>
          <w:tcPr>
            <w:tcW w:w="1283" w:type="pct"/>
            <w:shd w:val="clear" w:color="auto" w:fill="B4C6E7" w:themeFill="accent1" w:themeFillTint="66"/>
            <w:noWrap/>
            <w:vAlign w:val="bottom"/>
            <w:hideMark/>
          </w:tcPr>
          <w:p w14:paraId="774A4B29"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 </w:t>
            </w:r>
          </w:p>
        </w:tc>
      </w:tr>
      <w:tr w:rsidR="00E8489E" w:rsidRPr="009B5C01" w14:paraId="7FF2D4C7" w14:textId="77777777" w:rsidTr="0057247B">
        <w:trPr>
          <w:trHeight w:val="308"/>
        </w:trPr>
        <w:tc>
          <w:tcPr>
            <w:tcW w:w="744" w:type="pct"/>
          </w:tcPr>
          <w:p w14:paraId="417BB624"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SALT</w:t>
            </w:r>
          </w:p>
        </w:tc>
        <w:tc>
          <w:tcPr>
            <w:tcW w:w="1114" w:type="pct"/>
            <w:shd w:val="clear" w:color="auto" w:fill="auto"/>
            <w:noWrap/>
            <w:vAlign w:val="bottom"/>
            <w:hideMark/>
          </w:tcPr>
          <w:p w14:paraId="42075739"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Iodine</w:t>
            </w:r>
          </w:p>
        </w:tc>
        <w:tc>
          <w:tcPr>
            <w:tcW w:w="1860" w:type="pct"/>
            <w:shd w:val="clear" w:color="auto" w:fill="auto"/>
            <w:noWrap/>
            <w:vAlign w:val="bottom"/>
            <w:hideMark/>
          </w:tcPr>
          <w:p w14:paraId="2EA9FEE0"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Potassium iodate</w:t>
            </w:r>
          </w:p>
        </w:tc>
        <w:tc>
          <w:tcPr>
            <w:tcW w:w="1283" w:type="pct"/>
            <w:shd w:val="clear" w:color="auto" w:fill="auto"/>
            <w:noWrap/>
            <w:vAlign w:val="bottom"/>
            <w:hideMark/>
          </w:tcPr>
          <w:p w14:paraId="4AA390B2"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59%</w:t>
            </w:r>
          </w:p>
        </w:tc>
      </w:tr>
      <w:tr w:rsidR="00E8489E" w:rsidRPr="009B5C01" w14:paraId="357D93C9" w14:textId="77777777" w:rsidTr="00140A5B">
        <w:trPr>
          <w:trHeight w:val="106"/>
        </w:trPr>
        <w:tc>
          <w:tcPr>
            <w:tcW w:w="744" w:type="pct"/>
            <w:shd w:val="clear" w:color="auto" w:fill="B4C6E7" w:themeFill="accent1" w:themeFillTint="66"/>
          </w:tcPr>
          <w:p w14:paraId="21D9C783" w14:textId="77777777" w:rsidR="00127373" w:rsidRPr="009B5C01" w:rsidRDefault="00127373" w:rsidP="00DB4C3F">
            <w:pPr>
              <w:jc w:val="center"/>
              <w:rPr>
                <w:rFonts w:asciiTheme="minorHAnsi" w:hAnsiTheme="minorHAnsi" w:cstheme="minorHAnsi"/>
                <w:b/>
                <w:sz w:val="20"/>
                <w:szCs w:val="20"/>
              </w:rPr>
            </w:pPr>
          </w:p>
        </w:tc>
        <w:tc>
          <w:tcPr>
            <w:tcW w:w="1114" w:type="pct"/>
            <w:shd w:val="clear" w:color="auto" w:fill="B4C6E7" w:themeFill="accent1" w:themeFillTint="66"/>
            <w:noWrap/>
            <w:vAlign w:val="bottom"/>
          </w:tcPr>
          <w:p w14:paraId="3AC7B1C0" w14:textId="77777777" w:rsidR="00127373" w:rsidRPr="009B5C01" w:rsidRDefault="00127373" w:rsidP="00DB4C3F">
            <w:pPr>
              <w:jc w:val="center"/>
              <w:rPr>
                <w:rFonts w:asciiTheme="minorHAnsi" w:hAnsiTheme="minorHAnsi" w:cstheme="minorHAnsi"/>
                <w:sz w:val="20"/>
                <w:szCs w:val="20"/>
              </w:rPr>
            </w:pPr>
          </w:p>
        </w:tc>
        <w:tc>
          <w:tcPr>
            <w:tcW w:w="1860" w:type="pct"/>
            <w:shd w:val="clear" w:color="auto" w:fill="B4C6E7" w:themeFill="accent1" w:themeFillTint="66"/>
            <w:noWrap/>
            <w:vAlign w:val="bottom"/>
          </w:tcPr>
          <w:p w14:paraId="19FADF54" w14:textId="77777777" w:rsidR="00127373" w:rsidRPr="009B5C01" w:rsidRDefault="00127373" w:rsidP="00DB4C3F">
            <w:pPr>
              <w:jc w:val="center"/>
              <w:rPr>
                <w:rFonts w:asciiTheme="minorHAnsi" w:hAnsiTheme="minorHAnsi" w:cstheme="minorHAnsi"/>
                <w:sz w:val="20"/>
                <w:szCs w:val="20"/>
              </w:rPr>
            </w:pPr>
          </w:p>
        </w:tc>
        <w:tc>
          <w:tcPr>
            <w:tcW w:w="1283" w:type="pct"/>
            <w:shd w:val="clear" w:color="auto" w:fill="B4C6E7" w:themeFill="accent1" w:themeFillTint="66"/>
            <w:noWrap/>
            <w:vAlign w:val="bottom"/>
          </w:tcPr>
          <w:p w14:paraId="4856656B" w14:textId="77777777" w:rsidR="00127373" w:rsidRPr="009B5C01" w:rsidRDefault="00127373" w:rsidP="00DB4C3F">
            <w:pPr>
              <w:jc w:val="center"/>
              <w:rPr>
                <w:rFonts w:asciiTheme="minorHAnsi" w:hAnsiTheme="minorHAnsi" w:cstheme="minorHAnsi"/>
                <w:sz w:val="20"/>
                <w:szCs w:val="20"/>
              </w:rPr>
            </w:pPr>
          </w:p>
        </w:tc>
      </w:tr>
      <w:tr w:rsidR="00E8489E" w:rsidRPr="009B5C01" w14:paraId="7F319F66" w14:textId="77777777" w:rsidTr="0057247B">
        <w:trPr>
          <w:trHeight w:val="308"/>
        </w:trPr>
        <w:tc>
          <w:tcPr>
            <w:tcW w:w="744" w:type="pct"/>
            <w:shd w:val="clear" w:color="auto" w:fill="D9D9D9" w:themeFill="background1" w:themeFillShade="D9"/>
          </w:tcPr>
          <w:p w14:paraId="2D9B5EA9" w14:textId="77777777" w:rsidR="00127373" w:rsidRPr="009B5C01" w:rsidRDefault="00127373" w:rsidP="00DB4C3F">
            <w:pPr>
              <w:jc w:val="center"/>
              <w:rPr>
                <w:rFonts w:asciiTheme="minorHAnsi" w:hAnsiTheme="minorHAnsi" w:cstheme="minorHAnsi"/>
                <w:b/>
                <w:sz w:val="20"/>
                <w:szCs w:val="20"/>
              </w:rPr>
            </w:pPr>
            <w:r w:rsidRPr="009B5C01">
              <w:rPr>
                <w:rFonts w:asciiTheme="minorHAnsi" w:hAnsiTheme="minorHAnsi" w:cstheme="minorHAnsi"/>
                <w:b/>
                <w:sz w:val="20"/>
                <w:szCs w:val="20"/>
              </w:rPr>
              <w:t>SUGAR</w:t>
            </w:r>
          </w:p>
        </w:tc>
        <w:tc>
          <w:tcPr>
            <w:tcW w:w="1114" w:type="pct"/>
            <w:shd w:val="clear" w:color="auto" w:fill="D9D9D9" w:themeFill="background1" w:themeFillShade="D9"/>
            <w:noWrap/>
            <w:vAlign w:val="bottom"/>
          </w:tcPr>
          <w:p w14:paraId="3C8B4EAA"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Vitamin A</w:t>
            </w:r>
          </w:p>
        </w:tc>
        <w:tc>
          <w:tcPr>
            <w:tcW w:w="1860" w:type="pct"/>
            <w:shd w:val="clear" w:color="auto" w:fill="D9D9D9" w:themeFill="background1" w:themeFillShade="D9"/>
            <w:noWrap/>
            <w:vAlign w:val="bottom"/>
          </w:tcPr>
          <w:p w14:paraId="47559E5C"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Retinyl Palmitate- 250,000 IU/g (Water Dispersible)</w:t>
            </w:r>
          </w:p>
        </w:tc>
        <w:tc>
          <w:tcPr>
            <w:tcW w:w="1283" w:type="pct"/>
            <w:shd w:val="clear" w:color="auto" w:fill="D9D9D9" w:themeFill="background1" w:themeFillShade="D9"/>
            <w:noWrap/>
            <w:vAlign w:val="bottom"/>
          </w:tcPr>
          <w:p w14:paraId="3AA8F7A7" w14:textId="77777777" w:rsidR="00127373" w:rsidRPr="009B5C01" w:rsidRDefault="00127373" w:rsidP="00DB4C3F">
            <w:pPr>
              <w:jc w:val="center"/>
              <w:rPr>
                <w:rFonts w:asciiTheme="minorHAnsi" w:hAnsiTheme="minorHAnsi" w:cstheme="minorHAnsi"/>
                <w:sz w:val="20"/>
                <w:szCs w:val="20"/>
              </w:rPr>
            </w:pPr>
            <w:r w:rsidRPr="009B5C01">
              <w:rPr>
                <w:rFonts w:asciiTheme="minorHAnsi" w:hAnsiTheme="minorHAnsi" w:cstheme="minorHAnsi"/>
                <w:sz w:val="20"/>
                <w:szCs w:val="20"/>
              </w:rPr>
              <w:t>7.5%</w:t>
            </w:r>
          </w:p>
        </w:tc>
      </w:tr>
    </w:tbl>
    <w:p w14:paraId="062BDC81" w14:textId="77777777" w:rsidR="00D77FF8" w:rsidRPr="009B5C01" w:rsidRDefault="00D77FF8" w:rsidP="00593A39">
      <w:pPr>
        <w:rPr>
          <w:rFonts w:asciiTheme="minorHAnsi" w:eastAsiaTheme="majorEastAsia" w:hAnsiTheme="minorHAnsi" w:cstheme="minorHAnsi"/>
          <w:b/>
          <w:bCs/>
          <w:sz w:val="20"/>
          <w:szCs w:val="20"/>
        </w:rPr>
      </w:pPr>
      <w:bookmarkStart w:id="152" w:name="_Toc48164385"/>
      <w:bookmarkStart w:id="153" w:name="_Toc48164386"/>
      <w:bookmarkStart w:id="154" w:name="_Toc43186224"/>
      <w:bookmarkStart w:id="155" w:name="_Toc43186364"/>
      <w:bookmarkStart w:id="156" w:name="_Toc48164387"/>
      <w:bookmarkStart w:id="157" w:name="_Toc48164388"/>
      <w:bookmarkStart w:id="158" w:name="_Toc48164389"/>
      <w:bookmarkStart w:id="159" w:name="_Toc48164390"/>
      <w:bookmarkStart w:id="160" w:name="_Toc48164391"/>
      <w:bookmarkStart w:id="161" w:name="_Toc48164392"/>
      <w:bookmarkStart w:id="162" w:name="_Toc48164393"/>
      <w:bookmarkStart w:id="163" w:name="_Toc48164394"/>
      <w:bookmarkStart w:id="164" w:name="_Toc48164395"/>
      <w:bookmarkStart w:id="165" w:name="_Toc48164396"/>
      <w:bookmarkStart w:id="166" w:name="_Toc48164397"/>
      <w:bookmarkStart w:id="167" w:name="_Toc48164398"/>
      <w:bookmarkStart w:id="168" w:name="_Toc48164399"/>
      <w:bookmarkStart w:id="169" w:name="_Toc48164400"/>
      <w:bookmarkStart w:id="170" w:name="_Toc48164401"/>
      <w:bookmarkStart w:id="171" w:name="_Toc43186226"/>
      <w:bookmarkStart w:id="172" w:name="_Toc43186366"/>
      <w:bookmarkStart w:id="173" w:name="_Toc43186227"/>
      <w:bookmarkStart w:id="174" w:name="_Toc43186367"/>
      <w:bookmarkStart w:id="175" w:name="_Toc48164413"/>
      <w:bookmarkStart w:id="176" w:name="_Toc48164414"/>
      <w:bookmarkStart w:id="177" w:name="_Toc48164415"/>
      <w:bookmarkStart w:id="178" w:name="_Toc48164416"/>
      <w:bookmarkStart w:id="179" w:name="_Toc43186251"/>
      <w:bookmarkStart w:id="180" w:name="_Toc43186391"/>
      <w:bookmarkStart w:id="181" w:name="_Toc48163140"/>
      <w:bookmarkStart w:id="182" w:name="_Toc48163141"/>
      <w:bookmarkStart w:id="183" w:name="_Toc48163143"/>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5876D471" w14:textId="6D07DC6E" w:rsidR="00066696" w:rsidRPr="009B5C01" w:rsidRDefault="008F2681" w:rsidP="00593A39">
      <w:pPr>
        <w:rPr>
          <w:rFonts w:asciiTheme="minorHAnsi" w:eastAsiaTheme="majorEastAsia" w:hAnsiTheme="minorHAnsi" w:cstheme="minorHAnsi"/>
          <w:b/>
          <w:bCs/>
          <w:sz w:val="20"/>
          <w:szCs w:val="20"/>
        </w:rPr>
      </w:pPr>
      <w:r w:rsidRPr="009B5C01">
        <w:rPr>
          <w:rFonts w:asciiTheme="minorHAnsi" w:eastAsiaTheme="majorEastAsia" w:hAnsiTheme="minorHAnsi" w:cstheme="minorHAnsi"/>
          <w:b/>
          <w:bCs/>
          <w:sz w:val="20"/>
          <w:szCs w:val="20"/>
        </w:rPr>
        <w:t xml:space="preserve"> </w:t>
      </w:r>
    </w:p>
    <w:p w14:paraId="1DCDE188" w14:textId="3D8115B5" w:rsidR="007F012D" w:rsidRPr="00A8717B" w:rsidRDefault="001A448D" w:rsidP="009B5C01">
      <w:pPr>
        <w:jc w:val="both"/>
        <w:rPr>
          <w:rFonts w:asciiTheme="minorHAnsi" w:eastAsiaTheme="majorEastAsia" w:hAnsiTheme="minorHAnsi" w:cstheme="minorHAnsi"/>
          <w:bCs/>
          <w:szCs w:val="20"/>
        </w:rPr>
      </w:pPr>
      <w:r w:rsidRPr="00A8717B">
        <w:rPr>
          <w:rFonts w:asciiTheme="minorHAnsi" w:eastAsiaTheme="majorEastAsia" w:hAnsiTheme="minorHAnsi" w:cstheme="minorHAnsi"/>
          <w:bCs/>
          <w:szCs w:val="20"/>
        </w:rPr>
        <w:t xml:space="preserve">The premix specification for maize and wheat flour provide a suggested addition rate linked to the specific formulation. It should be noted here that these values are minimal addition rates based on cumulative amounts of the individual micronutrients. In the case of wheat flour premix, the nutrients that would satisfy the standard amounts to 340grams per ton and hence the addition rate proposed is 350grams per ton. In a similar manner, the </w:t>
      </w:r>
      <w:proofErr w:type="gramStart"/>
      <w:r w:rsidRPr="00A8717B">
        <w:rPr>
          <w:rFonts w:asciiTheme="minorHAnsi" w:eastAsiaTheme="majorEastAsia" w:hAnsiTheme="minorHAnsi" w:cstheme="minorHAnsi"/>
          <w:bCs/>
          <w:szCs w:val="20"/>
        </w:rPr>
        <w:t>amount</w:t>
      </w:r>
      <w:proofErr w:type="gramEnd"/>
      <w:r w:rsidRPr="00A8717B">
        <w:rPr>
          <w:rFonts w:asciiTheme="minorHAnsi" w:eastAsiaTheme="majorEastAsia" w:hAnsiTheme="minorHAnsi" w:cstheme="minorHAnsi"/>
          <w:bCs/>
          <w:szCs w:val="20"/>
        </w:rPr>
        <w:t xml:space="preserve"> of micronutrients that would satisfy the standard for </w:t>
      </w:r>
      <w:r w:rsidR="004551B1">
        <w:rPr>
          <w:rFonts w:asciiTheme="minorHAnsi" w:eastAsiaTheme="majorEastAsia" w:hAnsiTheme="minorHAnsi" w:cstheme="minorHAnsi"/>
          <w:bCs/>
          <w:szCs w:val="20"/>
        </w:rPr>
        <w:t>maize</w:t>
      </w:r>
      <w:r w:rsidR="004551B1" w:rsidRPr="00A8717B">
        <w:rPr>
          <w:rFonts w:asciiTheme="minorHAnsi" w:eastAsiaTheme="majorEastAsia" w:hAnsiTheme="minorHAnsi" w:cstheme="minorHAnsi"/>
          <w:bCs/>
          <w:szCs w:val="20"/>
        </w:rPr>
        <w:t xml:space="preserve"> </w:t>
      </w:r>
      <w:r w:rsidRPr="00A8717B">
        <w:rPr>
          <w:rFonts w:asciiTheme="minorHAnsi" w:eastAsiaTheme="majorEastAsia" w:hAnsiTheme="minorHAnsi" w:cstheme="minorHAnsi"/>
          <w:bCs/>
          <w:szCs w:val="20"/>
        </w:rPr>
        <w:t>flour fortification comes up to 390grams for every ton of flour, and hence the proposition is to use the addition rate 400grams per ton. It is recognized that millers may have preferred addition rates higher than the suggested</w:t>
      </w:r>
      <w:r w:rsidR="004551B1">
        <w:rPr>
          <w:rFonts w:asciiTheme="minorHAnsi" w:eastAsiaTheme="majorEastAsia" w:hAnsiTheme="minorHAnsi" w:cstheme="minorHAnsi"/>
          <w:bCs/>
          <w:szCs w:val="20"/>
        </w:rPr>
        <w:t>. High</w:t>
      </w:r>
      <w:ins w:id="184" w:author="karen codling" w:date="2020-08-17T13:57:00Z">
        <w:r w:rsidR="006B7927">
          <w:rPr>
            <w:rFonts w:asciiTheme="minorHAnsi" w:eastAsiaTheme="majorEastAsia" w:hAnsiTheme="minorHAnsi" w:cstheme="minorHAnsi"/>
            <w:bCs/>
            <w:szCs w:val="20"/>
          </w:rPr>
          <w:t>er</w:t>
        </w:r>
      </w:ins>
      <w:r w:rsidR="004551B1">
        <w:rPr>
          <w:rFonts w:asciiTheme="minorHAnsi" w:eastAsiaTheme="majorEastAsia" w:hAnsiTheme="minorHAnsi" w:cstheme="minorHAnsi"/>
          <w:bCs/>
          <w:szCs w:val="20"/>
        </w:rPr>
        <w:t xml:space="preserve"> addition rates</w:t>
      </w:r>
      <w:r w:rsidR="004A22FB" w:rsidRPr="00A8717B">
        <w:rPr>
          <w:rFonts w:asciiTheme="minorHAnsi" w:eastAsiaTheme="majorEastAsia" w:hAnsiTheme="minorHAnsi" w:cstheme="minorHAnsi"/>
          <w:bCs/>
          <w:szCs w:val="20"/>
        </w:rPr>
        <w:t xml:space="preserve"> have the advantage of aiding adequate mixing and improving consistency in nutrient content between flour batches and packs</w:t>
      </w:r>
      <w:r w:rsidRPr="00A8717B">
        <w:rPr>
          <w:rFonts w:asciiTheme="minorHAnsi" w:eastAsiaTheme="majorEastAsia" w:hAnsiTheme="minorHAnsi" w:cstheme="minorHAnsi"/>
          <w:bCs/>
          <w:szCs w:val="20"/>
        </w:rPr>
        <w:t xml:space="preserve">. High addition rates </w:t>
      </w:r>
      <w:r w:rsidR="004A22FB" w:rsidRPr="00A8717B">
        <w:rPr>
          <w:rFonts w:asciiTheme="minorHAnsi" w:eastAsiaTheme="majorEastAsia" w:hAnsiTheme="minorHAnsi" w:cstheme="minorHAnsi"/>
          <w:bCs/>
          <w:szCs w:val="20"/>
        </w:rPr>
        <w:t>would not be a problem a</w:t>
      </w:r>
      <w:r w:rsidRPr="00A8717B">
        <w:rPr>
          <w:rFonts w:asciiTheme="minorHAnsi" w:eastAsiaTheme="majorEastAsia" w:hAnsiTheme="minorHAnsi" w:cstheme="minorHAnsi"/>
          <w:bCs/>
          <w:szCs w:val="20"/>
        </w:rPr>
        <w:t xml:space="preserve">s long as the </w:t>
      </w:r>
      <w:r w:rsidR="004A22FB" w:rsidRPr="00A8717B">
        <w:rPr>
          <w:rFonts w:asciiTheme="minorHAnsi" w:eastAsiaTheme="majorEastAsia" w:hAnsiTheme="minorHAnsi" w:cstheme="minorHAnsi"/>
          <w:bCs/>
          <w:szCs w:val="20"/>
        </w:rPr>
        <w:t>fortified flour</w:t>
      </w:r>
      <w:r w:rsidRPr="00A8717B">
        <w:rPr>
          <w:rFonts w:asciiTheme="minorHAnsi" w:eastAsiaTheme="majorEastAsia" w:hAnsiTheme="minorHAnsi" w:cstheme="minorHAnsi"/>
          <w:bCs/>
          <w:szCs w:val="20"/>
        </w:rPr>
        <w:t xml:space="preserve"> satisfies the </w:t>
      </w:r>
      <w:r w:rsidR="004A22FB" w:rsidRPr="00A8717B">
        <w:rPr>
          <w:rFonts w:asciiTheme="minorHAnsi" w:eastAsiaTheme="majorEastAsia" w:hAnsiTheme="minorHAnsi" w:cstheme="minorHAnsi"/>
          <w:bCs/>
          <w:szCs w:val="20"/>
        </w:rPr>
        <w:t>specifications</w:t>
      </w:r>
      <w:r w:rsidRPr="00A8717B">
        <w:rPr>
          <w:rFonts w:asciiTheme="minorHAnsi" w:eastAsiaTheme="majorEastAsia" w:hAnsiTheme="minorHAnsi" w:cstheme="minorHAnsi"/>
          <w:bCs/>
          <w:szCs w:val="20"/>
        </w:rPr>
        <w:t>. However</w:t>
      </w:r>
      <w:r w:rsidR="004A22FB" w:rsidRPr="00A8717B">
        <w:rPr>
          <w:rFonts w:asciiTheme="minorHAnsi" w:eastAsiaTheme="majorEastAsia" w:hAnsiTheme="minorHAnsi" w:cstheme="minorHAnsi"/>
          <w:bCs/>
          <w:szCs w:val="20"/>
        </w:rPr>
        <w:t>, high</w:t>
      </w:r>
      <w:r w:rsidRPr="00A8717B">
        <w:rPr>
          <w:rFonts w:asciiTheme="minorHAnsi" w:eastAsiaTheme="majorEastAsia" w:hAnsiTheme="minorHAnsi" w:cstheme="minorHAnsi"/>
          <w:bCs/>
          <w:szCs w:val="20"/>
        </w:rPr>
        <w:t xml:space="preserve"> addition rates </w:t>
      </w:r>
      <w:r w:rsidR="004A22FB" w:rsidRPr="00A8717B">
        <w:rPr>
          <w:rFonts w:asciiTheme="minorHAnsi" w:eastAsiaTheme="majorEastAsia" w:hAnsiTheme="minorHAnsi" w:cstheme="minorHAnsi"/>
          <w:bCs/>
          <w:szCs w:val="20"/>
        </w:rPr>
        <w:t>imply using</w:t>
      </w:r>
      <w:r w:rsidRPr="00A8717B">
        <w:rPr>
          <w:rFonts w:asciiTheme="minorHAnsi" w:eastAsiaTheme="majorEastAsia" w:hAnsiTheme="minorHAnsi" w:cstheme="minorHAnsi"/>
          <w:bCs/>
          <w:szCs w:val="20"/>
        </w:rPr>
        <w:t xml:space="preserve"> diluted premixes which </w:t>
      </w:r>
      <w:r w:rsidR="004A22FB" w:rsidRPr="00A8717B">
        <w:rPr>
          <w:rFonts w:asciiTheme="minorHAnsi" w:eastAsiaTheme="majorEastAsia" w:hAnsiTheme="minorHAnsi" w:cstheme="minorHAnsi"/>
          <w:bCs/>
          <w:szCs w:val="20"/>
        </w:rPr>
        <w:t>may</w:t>
      </w:r>
      <w:r w:rsidRPr="00A8717B">
        <w:rPr>
          <w:rFonts w:asciiTheme="minorHAnsi" w:eastAsiaTheme="majorEastAsia" w:hAnsiTheme="minorHAnsi" w:cstheme="minorHAnsi"/>
          <w:bCs/>
          <w:szCs w:val="20"/>
        </w:rPr>
        <w:t xml:space="preserve"> incur </w:t>
      </w:r>
      <w:r w:rsidR="004A22FB" w:rsidRPr="00A8717B">
        <w:rPr>
          <w:rFonts w:asciiTheme="minorHAnsi" w:eastAsiaTheme="majorEastAsia" w:hAnsiTheme="minorHAnsi" w:cstheme="minorHAnsi"/>
          <w:bCs/>
          <w:szCs w:val="20"/>
        </w:rPr>
        <w:t xml:space="preserve">high </w:t>
      </w:r>
      <w:r w:rsidRPr="00A8717B">
        <w:rPr>
          <w:rFonts w:asciiTheme="minorHAnsi" w:eastAsiaTheme="majorEastAsia" w:hAnsiTheme="minorHAnsi" w:cstheme="minorHAnsi"/>
          <w:bCs/>
          <w:szCs w:val="20"/>
        </w:rPr>
        <w:t xml:space="preserve">shipping </w:t>
      </w:r>
      <w:r w:rsidR="004A22FB" w:rsidRPr="00A8717B">
        <w:rPr>
          <w:rFonts w:asciiTheme="minorHAnsi" w:eastAsiaTheme="majorEastAsia" w:hAnsiTheme="minorHAnsi" w:cstheme="minorHAnsi"/>
          <w:bCs/>
          <w:szCs w:val="20"/>
        </w:rPr>
        <w:t>and storage costs.   The premix specification for wheat flour and maize flour are provided in Table</w:t>
      </w:r>
      <w:r w:rsidR="00A8717B">
        <w:rPr>
          <w:rFonts w:asciiTheme="minorHAnsi" w:eastAsiaTheme="majorEastAsia" w:hAnsiTheme="minorHAnsi" w:cstheme="minorHAnsi"/>
          <w:bCs/>
          <w:szCs w:val="20"/>
        </w:rPr>
        <w:t xml:space="preserve"> 11</w:t>
      </w:r>
      <w:r w:rsidR="004A22FB" w:rsidRPr="00A8717B">
        <w:rPr>
          <w:rFonts w:asciiTheme="minorHAnsi" w:eastAsiaTheme="majorEastAsia" w:hAnsiTheme="minorHAnsi" w:cstheme="minorHAnsi"/>
          <w:bCs/>
          <w:szCs w:val="20"/>
        </w:rPr>
        <w:t xml:space="preserve"> </w:t>
      </w:r>
      <w:r w:rsidR="00A8717B">
        <w:rPr>
          <w:rFonts w:asciiTheme="minorHAnsi" w:eastAsiaTheme="majorEastAsia" w:hAnsiTheme="minorHAnsi" w:cstheme="minorHAnsi"/>
          <w:bCs/>
          <w:szCs w:val="20"/>
        </w:rPr>
        <w:t xml:space="preserve">to </w:t>
      </w:r>
      <w:r w:rsidR="004A22FB" w:rsidRPr="00A8717B">
        <w:rPr>
          <w:rFonts w:asciiTheme="minorHAnsi" w:eastAsiaTheme="majorEastAsia" w:hAnsiTheme="minorHAnsi" w:cstheme="minorHAnsi"/>
          <w:bCs/>
          <w:szCs w:val="20"/>
        </w:rPr>
        <w:t>1</w:t>
      </w:r>
      <w:r w:rsidR="00A8717B">
        <w:rPr>
          <w:rFonts w:asciiTheme="minorHAnsi" w:eastAsiaTheme="majorEastAsia" w:hAnsiTheme="minorHAnsi" w:cstheme="minorHAnsi"/>
          <w:bCs/>
          <w:szCs w:val="20"/>
        </w:rPr>
        <w:t>2</w:t>
      </w:r>
      <w:r w:rsidR="004A22FB" w:rsidRPr="00A8717B">
        <w:rPr>
          <w:rFonts w:asciiTheme="minorHAnsi" w:eastAsiaTheme="majorEastAsia" w:hAnsiTheme="minorHAnsi" w:cstheme="minorHAnsi"/>
          <w:bCs/>
          <w:szCs w:val="20"/>
        </w:rPr>
        <w:t xml:space="preserve"> respectively.</w:t>
      </w:r>
    </w:p>
    <w:p w14:paraId="0BB2952D" w14:textId="77777777" w:rsidR="004A22FB" w:rsidRDefault="004A22FB" w:rsidP="009B5C01">
      <w:pPr>
        <w:jc w:val="both"/>
        <w:rPr>
          <w:rFonts w:asciiTheme="minorHAnsi" w:eastAsiaTheme="majorEastAsia" w:hAnsiTheme="minorHAnsi" w:cstheme="minorHAnsi"/>
          <w:bCs/>
          <w:sz w:val="20"/>
          <w:szCs w:val="20"/>
        </w:rPr>
      </w:pPr>
    </w:p>
    <w:p w14:paraId="4F72FD70" w14:textId="464B2E36" w:rsidR="007F012D" w:rsidRPr="00A8717B" w:rsidRDefault="007F012D" w:rsidP="0094063F">
      <w:pPr>
        <w:pStyle w:val="Caption"/>
        <w:keepNext/>
        <w:rPr>
          <w:rFonts w:cstheme="minorHAnsi"/>
          <w:b/>
          <w:i w:val="0"/>
          <w:color w:val="auto"/>
          <w:sz w:val="24"/>
        </w:rPr>
      </w:pPr>
      <w:r w:rsidRPr="00A8717B">
        <w:rPr>
          <w:rFonts w:cstheme="minorHAnsi"/>
          <w:b/>
          <w:i w:val="0"/>
          <w:color w:val="auto"/>
          <w:sz w:val="24"/>
        </w:rPr>
        <w:lastRenderedPageBreak/>
        <w:t>Table</w:t>
      </w:r>
      <w:r w:rsidR="004A1E65">
        <w:rPr>
          <w:rFonts w:cstheme="minorHAnsi"/>
          <w:b/>
          <w:i w:val="0"/>
          <w:color w:val="auto"/>
          <w:sz w:val="24"/>
        </w:rPr>
        <w:t>11</w:t>
      </w:r>
      <w:r w:rsidRPr="00A8717B">
        <w:rPr>
          <w:rFonts w:cstheme="minorHAnsi"/>
          <w:b/>
          <w:i w:val="0"/>
          <w:color w:val="auto"/>
          <w:sz w:val="24"/>
        </w:rPr>
        <w:t xml:space="preserve">: Wheat Flour premix </w:t>
      </w:r>
      <w:r w:rsidR="0099211D" w:rsidRPr="00A8717B">
        <w:rPr>
          <w:rFonts w:cstheme="minorHAnsi"/>
          <w:b/>
          <w:i w:val="0"/>
          <w:color w:val="auto"/>
          <w:sz w:val="24"/>
        </w:rPr>
        <w:t>specification</w:t>
      </w:r>
      <w:r w:rsidRPr="00A8717B">
        <w:rPr>
          <w:rFonts w:cstheme="minorHAnsi"/>
          <w:b/>
          <w:i w:val="0"/>
          <w:color w:val="auto"/>
          <w:sz w:val="24"/>
        </w:rPr>
        <w:t xml:space="preserve"> - Addition rate 350grams per ton</w:t>
      </w:r>
    </w:p>
    <w:tbl>
      <w:tblP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2111"/>
        <w:gridCol w:w="1985"/>
        <w:gridCol w:w="1802"/>
        <w:gridCol w:w="1386"/>
        <w:gridCol w:w="1324"/>
      </w:tblGrid>
      <w:tr w:rsidR="007F012D" w:rsidRPr="009B5C01" w14:paraId="2E5E1F35" w14:textId="77777777" w:rsidTr="00140A5B">
        <w:trPr>
          <w:trHeight w:val="218"/>
        </w:trPr>
        <w:tc>
          <w:tcPr>
            <w:tcW w:w="1428" w:type="dxa"/>
            <w:shd w:val="clear" w:color="auto" w:fill="auto"/>
            <w:noWrap/>
            <w:vAlign w:val="center"/>
          </w:tcPr>
          <w:p w14:paraId="541D731D" w14:textId="3DE77BB6" w:rsidR="007F012D" w:rsidRPr="007C0AD1" w:rsidRDefault="007F012D" w:rsidP="004A1E65">
            <w:pPr>
              <w:jc w:val="center"/>
              <w:rPr>
                <w:rFonts w:asciiTheme="minorHAnsi" w:hAnsiTheme="minorHAnsi" w:cstheme="minorHAnsi"/>
                <w:sz w:val="20"/>
                <w:szCs w:val="20"/>
              </w:rPr>
            </w:pPr>
            <w:r w:rsidRPr="007C0AD1">
              <w:rPr>
                <w:rFonts w:asciiTheme="minorHAnsi" w:hAnsiTheme="minorHAnsi" w:cstheme="minorHAnsi"/>
                <w:sz w:val="20"/>
                <w:szCs w:val="20"/>
              </w:rPr>
              <w:t>NUTRIENT</w:t>
            </w:r>
          </w:p>
        </w:tc>
        <w:tc>
          <w:tcPr>
            <w:tcW w:w="2111" w:type="dxa"/>
            <w:shd w:val="clear" w:color="auto" w:fill="auto"/>
            <w:noWrap/>
            <w:vAlign w:val="center"/>
          </w:tcPr>
          <w:p w14:paraId="08D5F2F0" w14:textId="7481BD58" w:rsidR="007F012D" w:rsidRPr="007C0AD1" w:rsidRDefault="007F012D" w:rsidP="00A8717B">
            <w:pPr>
              <w:jc w:val="center"/>
              <w:rPr>
                <w:rFonts w:asciiTheme="minorHAnsi" w:hAnsiTheme="minorHAnsi" w:cstheme="minorHAnsi"/>
                <w:sz w:val="20"/>
                <w:szCs w:val="20"/>
              </w:rPr>
            </w:pPr>
            <w:r w:rsidRPr="007C0AD1">
              <w:rPr>
                <w:rFonts w:asciiTheme="minorHAnsi" w:hAnsiTheme="minorHAnsi" w:cstheme="minorHAnsi"/>
                <w:sz w:val="20"/>
                <w:szCs w:val="20"/>
              </w:rPr>
              <w:t>Fortificant Compound</w:t>
            </w:r>
          </w:p>
        </w:tc>
        <w:tc>
          <w:tcPr>
            <w:tcW w:w="1985" w:type="dxa"/>
            <w:shd w:val="clear" w:color="auto" w:fill="auto"/>
            <w:noWrap/>
            <w:vAlign w:val="center"/>
          </w:tcPr>
          <w:p w14:paraId="12D58BAD" w14:textId="3049DD12" w:rsidR="007F012D" w:rsidRPr="007C0AD1" w:rsidRDefault="007F012D" w:rsidP="004A1E65">
            <w:pPr>
              <w:jc w:val="center"/>
              <w:rPr>
                <w:rFonts w:asciiTheme="minorHAnsi" w:hAnsiTheme="minorHAnsi" w:cstheme="minorHAnsi"/>
                <w:sz w:val="20"/>
                <w:szCs w:val="20"/>
              </w:rPr>
            </w:pPr>
            <w:proofErr w:type="gramStart"/>
            <w:r w:rsidRPr="007C0AD1">
              <w:rPr>
                <w:rFonts w:asciiTheme="minorHAnsi" w:hAnsiTheme="minorHAnsi" w:cstheme="minorHAnsi"/>
                <w:sz w:val="20"/>
                <w:szCs w:val="20"/>
              </w:rPr>
              <w:t>Milligrams  of</w:t>
            </w:r>
            <w:proofErr w:type="gramEnd"/>
            <w:r w:rsidRPr="007C0AD1">
              <w:rPr>
                <w:rFonts w:asciiTheme="minorHAnsi" w:hAnsiTheme="minorHAnsi" w:cstheme="minorHAnsi"/>
                <w:sz w:val="20"/>
                <w:szCs w:val="20"/>
              </w:rPr>
              <w:t xml:space="preserve"> </w:t>
            </w:r>
            <w:r w:rsidRPr="007C0AD1">
              <w:rPr>
                <w:rFonts w:asciiTheme="minorHAnsi" w:hAnsiTheme="minorHAnsi" w:cstheme="minorHAnsi"/>
                <w:b/>
                <w:sz w:val="20"/>
                <w:szCs w:val="20"/>
              </w:rPr>
              <w:t>Nutrient</w:t>
            </w:r>
            <w:r w:rsidRPr="007C0AD1">
              <w:rPr>
                <w:rFonts w:asciiTheme="minorHAnsi" w:hAnsiTheme="minorHAnsi" w:cstheme="minorHAnsi"/>
                <w:sz w:val="20"/>
                <w:szCs w:val="20"/>
              </w:rPr>
              <w:t xml:space="preserve"> to add to kilogram flour</w:t>
            </w:r>
          </w:p>
        </w:tc>
        <w:tc>
          <w:tcPr>
            <w:tcW w:w="1802" w:type="dxa"/>
            <w:shd w:val="clear" w:color="auto" w:fill="auto"/>
            <w:noWrap/>
            <w:vAlign w:val="center"/>
          </w:tcPr>
          <w:p w14:paraId="255C1EF3" w14:textId="1CB2B802" w:rsidR="007F012D" w:rsidRPr="007C0AD1" w:rsidRDefault="007F012D" w:rsidP="00A8717B">
            <w:pPr>
              <w:jc w:val="center"/>
              <w:rPr>
                <w:rFonts w:asciiTheme="minorHAnsi" w:hAnsiTheme="minorHAnsi" w:cstheme="minorHAnsi"/>
                <w:sz w:val="20"/>
                <w:szCs w:val="20"/>
              </w:rPr>
            </w:pPr>
            <w:r w:rsidRPr="007C0AD1">
              <w:rPr>
                <w:rFonts w:asciiTheme="minorHAnsi" w:hAnsiTheme="minorHAnsi" w:cstheme="minorHAnsi"/>
                <w:sz w:val="20"/>
                <w:szCs w:val="20"/>
              </w:rPr>
              <w:t xml:space="preserve">Milligrams </w:t>
            </w:r>
            <w:proofErr w:type="gramStart"/>
            <w:r w:rsidRPr="007C0AD1">
              <w:rPr>
                <w:rFonts w:asciiTheme="minorHAnsi" w:hAnsiTheme="minorHAnsi" w:cstheme="minorHAnsi"/>
                <w:sz w:val="20"/>
                <w:szCs w:val="20"/>
              </w:rPr>
              <w:t xml:space="preserve">of  </w:t>
            </w:r>
            <w:r w:rsidRPr="007C0AD1">
              <w:rPr>
                <w:rFonts w:asciiTheme="minorHAnsi" w:hAnsiTheme="minorHAnsi" w:cstheme="minorHAnsi"/>
                <w:b/>
                <w:sz w:val="20"/>
                <w:szCs w:val="20"/>
              </w:rPr>
              <w:t>Fortification</w:t>
            </w:r>
            <w:proofErr w:type="gramEnd"/>
            <w:r w:rsidRPr="007C0AD1">
              <w:rPr>
                <w:rFonts w:asciiTheme="minorHAnsi" w:hAnsiTheme="minorHAnsi" w:cstheme="minorHAnsi"/>
                <w:b/>
                <w:sz w:val="20"/>
                <w:szCs w:val="20"/>
              </w:rPr>
              <w:t xml:space="preserve"> compound</w:t>
            </w:r>
            <w:r w:rsidRPr="007C0AD1">
              <w:rPr>
                <w:rFonts w:asciiTheme="minorHAnsi" w:hAnsiTheme="minorHAnsi" w:cstheme="minorHAnsi"/>
                <w:sz w:val="20"/>
                <w:szCs w:val="20"/>
              </w:rPr>
              <w:t xml:space="preserve"> that contains required amount of nutrient</w:t>
            </w:r>
          </w:p>
        </w:tc>
        <w:tc>
          <w:tcPr>
            <w:tcW w:w="1386" w:type="dxa"/>
            <w:shd w:val="clear" w:color="auto" w:fill="auto"/>
            <w:noWrap/>
            <w:vAlign w:val="center"/>
          </w:tcPr>
          <w:p w14:paraId="5A1C2578" w14:textId="0F49EE9C" w:rsidR="007F012D" w:rsidRPr="007C0AD1" w:rsidRDefault="007F012D" w:rsidP="00A8717B">
            <w:pPr>
              <w:jc w:val="center"/>
              <w:rPr>
                <w:rFonts w:asciiTheme="minorHAnsi" w:hAnsiTheme="minorHAnsi" w:cstheme="minorHAnsi"/>
                <w:sz w:val="20"/>
                <w:szCs w:val="20"/>
              </w:rPr>
            </w:pPr>
            <w:r w:rsidRPr="007C0AD1">
              <w:rPr>
                <w:rFonts w:asciiTheme="minorHAnsi" w:hAnsiTheme="minorHAnsi" w:cstheme="minorHAnsi"/>
                <w:sz w:val="20"/>
                <w:szCs w:val="20"/>
              </w:rPr>
              <w:t xml:space="preserve">Grams of </w:t>
            </w:r>
            <w:r w:rsidRPr="007C0AD1">
              <w:rPr>
                <w:rFonts w:asciiTheme="minorHAnsi" w:hAnsiTheme="minorHAnsi" w:cstheme="minorHAnsi"/>
                <w:b/>
                <w:sz w:val="20"/>
                <w:szCs w:val="20"/>
              </w:rPr>
              <w:t>Fortificant Compound</w:t>
            </w:r>
            <w:r w:rsidRPr="007C0AD1">
              <w:rPr>
                <w:rFonts w:asciiTheme="minorHAnsi" w:hAnsiTheme="minorHAnsi" w:cstheme="minorHAnsi"/>
                <w:sz w:val="20"/>
                <w:szCs w:val="20"/>
              </w:rPr>
              <w:t xml:space="preserve"> in a kilogram of premix</w:t>
            </w:r>
          </w:p>
        </w:tc>
        <w:tc>
          <w:tcPr>
            <w:tcW w:w="1324" w:type="dxa"/>
            <w:shd w:val="clear" w:color="auto" w:fill="auto"/>
            <w:noWrap/>
            <w:vAlign w:val="center"/>
          </w:tcPr>
          <w:p w14:paraId="04D65A98" w14:textId="22538DE5" w:rsidR="007F012D" w:rsidRPr="007C0AD1" w:rsidRDefault="007F012D" w:rsidP="00A8717B">
            <w:pPr>
              <w:jc w:val="center"/>
              <w:rPr>
                <w:rFonts w:asciiTheme="minorHAnsi" w:hAnsiTheme="minorHAnsi" w:cstheme="minorHAnsi"/>
                <w:sz w:val="20"/>
                <w:szCs w:val="20"/>
              </w:rPr>
            </w:pPr>
            <w:r w:rsidRPr="007C0AD1">
              <w:rPr>
                <w:rFonts w:asciiTheme="minorHAnsi" w:hAnsiTheme="minorHAnsi" w:cstheme="minorHAnsi"/>
                <w:bCs/>
                <w:sz w:val="20"/>
                <w:szCs w:val="20"/>
              </w:rPr>
              <w:t xml:space="preserve">Grams of </w:t>
            </w:r>
            <w:r w:rsidRPr="007C0AD1">
              <w:rPr>
                <w:rFonts w:asciiTheme="minorHAnsi" w:hAnsiTheme="minorHAnsi" w:cstheme="minorHAnsi"/>
                <w:b/>
                <w:bCs/>
                <w:sz w:val="20"/>
                <w:szCs w:val="20"/>
              </w:rPr>
              <w:t>Nutrient</w:t>
            </w:r>
            <w:r w:rsidRPr="007C0AD1">
              <w:rPr>
                <w:rFonts w:asciiTheme="minorHAnsi" w:hAnsiTheme="minorHAnsi" w:cstheme="minorHAnsi"/>
                <w:bCs/>
                <w:sz w:val="20"/>
                <w:szCs w:val="20"/>
              </w:rPr>
              <w:t xml:space="preserve"> in kilogram of premix</w:t>
            </w:r>
          </w:p>
        </w:tc>
      </w:tr>
      <w:tr w:rsidR="00D331DA" w:rsidRPr="009B5C01" w14:paraId="7C169213" w14:textId="77777777" w:rsidTr="00140A5B">
        <w:trPr>
          <w:trHeight w:val="218"/>
        </w:trPr>
        <w:tc>
          <w:tcPr>
            <w:tcW w:w="1428" w:type="dxa"/>
            <w:shd w:val="clear" w:color="auto" w:fill="auto"/>
            <w:noWrap/>
            <w:vAlign w:val="bottom"/>
          </w:tcPr>
          <w:p w14:paraId="1F5A7F1A" w14:textId="71303D9B"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Vit. Aa</w:t>
            </w:r>
          </w:p>
        </w:tc>
        <w:tc>
          <w:tcPr>
            <w:tcW w:w="2111" w:type="dxa"/>
            <w:shd w:val="clear" w:color="auto" w:fill="auto"/>
            <w:noWrap/>
            <w:vAlign w:val="bottom"/>
          </w:tcPr>
          <w:p w14:paraId="6DCAD5FE" w14:textId="62B84FE1"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Retinyl Palmitate- 250,000 IU/g (dry)</w:t>
            </w:r>
          </w:p>
        </w:tc>
        <w:tc>
          <w:tcPr>
            <w:tcW w:w="1985" w:type="dxa"/>
            <w:tcBorders>
              <w:top w:val="single" w:sz="4" w:space="0" w:color="auto"/>
              <w:left w:val="single" w:sz="8" w:space="0" w:color="auto"/>
              <w:bottom w:val="single" w:sz="4" w:space="0" w:color="auto"/>
              <w:right w:val="nil"/>
            </w:tcBorders>
            <w:shd w:val="clear" w:color="auto" w:fill="auto"/>
            <w:noWrap/>
            <w:vAlign w:val="bottom"/>
          </w:tcPr>
          <w:p w14:paraId="19807167" w14:textId="1ED85717"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1.5</w:t>
            </w:r>
          </w:p>
        </w:tc>
        <w:tc>
          <w:tcPr>
            <w:tcW w:w="1802" w:type="dxa"/>
            <w:tcBorders>
              <w:top w:val="single" w:sz="4" w:space="0" w:color="auto"/>
              <w:left w:val="single" w:sz="4" w:space="0" w:color="auto"/>
              <w:bottom w:val="single" w:sz="4" w:space="0" w:color="auto"/>
              <w:right w:val="single" w:sz="8" w:space="0" w:color="auto"/>
            </w:tcBorders>
            <w:shd w:val="clear" w:color="auto" w:fill="auto"/>
            <w:noWrap/>
            <w:vAlign w:val="bottom"/>
          </w:tcPr>
          <w:p w14:paraId="6F8B4745" w14:textId="6C91D79B"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20.0</w:t>
            </w:r>
          </w:p>
        </w:tc>
        <w:tc>
          <w:tcPr>
            <w:tcW w:w="1386" w:type="dxa"/>
            <w:tcBorders>
              <w:top w:val="single" w:sz="4" w:space="0" w:color="auto"/>
              <w:left w:val="nil"/>
              <w:bottom w:val="single" w:sz="4" w:space="0" w:color="auto"/>
              <w:right w:val="single" w:sz="4" w:space="0" w:color="auto"/>
            </w:tcBorders>
            <w:shd w:val="clear" w:color="auto" w:fill="auto"/>
            <w:noWrap/>
            <w:vAlign w:val="bottom"/>
          </w:tcPr>
          <w:p w14:paraId="4D3A0D83" w14:textId="320955BD"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57.1</w:t>
            </w:r>
          </w:p>
        </w:tc>
        <w:tc>
          <w:tcPr>
            <w:tcW w:w="1324" w:type="dxa"/>
            <w:tcBorders>
              <w:top w:val="single" w:sz="4" w:space="0" w:color="auto"/>
              <w:left w:val="nil"/>
              <w:bottom w:val="single" w:sz="4" w:space="0" w:color="auto"/>
              <w:right w:val="single" w:sz="4" w:space="0" w:color="auto"/>
            </w:tcBorders>
            <w:shd w:val="clear" w:color="auto" w:fill="auto"/>
            <w:noWrap/>
            <w:vAlign w:val="bottom"/>
          </w:tcPr>
          <w:p w14:paraId="472546B6" w14:textId="2B2AF406"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4</w:t>
            </w:r>
          </w:p>
        </w:tc>
      </w:tr>
      <w:tr w:rsidR="00D331DA" w:rsidRPr="009B5C01" w14:paraId="4F80CE54" w14:textId="77777777" w:rsidTr="00140A5B">
        <w:trPr>
          <w:trHeight w:val="218"/>
        </w:trPr>
        <w:tc>
          <w:tcPr>
            <w:tcW w:w="1428" w:type="dxa"/>
            <w:shd w:val="clear" w:color="auto" w:fill="auto"/>
            <w:noWrap/>
            <w:vAlign w:val="bottom"/>
            <w:hideMark/>
          </w:tcPr>
          <w:p w14:paraId="79CEB93A"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Vit. B-9 (Folate)</w:t>
            </w:r>
          </w:p>
        </w:tc>
        <w:tc>
          <w:tcPr>
            <w:tcW w:w="2111" w:type="dxa"/>
            <w:shd w:val="clear" w:color="auto" w:fill="auto"/>
            <w:noWrap/>
            <w:vAlign w:val="bottom"/>
            <w:hideMark/>
          </w:tcPr>
          <w:p w14:paraId="0AA4E394" w14:textId="77777777"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Folic Acid</w:t>
            </w:r>
          </w:p>
        </w:tc>
        <w:tc>
          <w:tcPr>
            <w:tcW w:w="1985" w:type="dxa"/>
            <w:tcBorders>
              <w:top w:val="single" w:sz="4" w:space="0" w:color="auto"/>
              <w:left w:val="single" w:sz="8" w:space="0" w:color="auto"/>
              <w:bottom w:val="single" w:sz="4" w:space="0" w:color="auto"/>
              <w:right w:val="nil"/>
            </w:tcBorders>
            <w:shd w:val="clear" w:color="auto" w:fill="auto"/>
            <w:noWrap/>
            <w:vAlign w:val="bottom"/>
            <w:hideMark/>
          </w:tcPr>
          <w:p w14:paraId="72BB61D4" w14:textId="29E06525"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1.3</w:t>
            </w:r>
          </w:p>
        </w:tc>
        <w:tc>
          <w:tcPr>
            <w:tcW w:w="1802"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19A503A5" w14:textId="2095038D"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1.4</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A898DB5" w14:textId="0FB5FA2A"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4.1</w:t>
            </w:r>
          </w:p>
        </w:tc>
        <w:tc>
          <w:tcPr>
            <w:tcW w:w="1324" w:type="dxa"/>
            <w:tcBorders>
              <w:top w:val="single" w:sz="4" w:space="0" w:color="auto"/>
              <w:left w:val="nil"/>
              <w:bottom w:val="single" w:sz="4" w:space="0" w:color="auto"/>
              <w:right w:val="single" w:sz="4" w:space="0" w:color="auto"/>
            </w:tcBorders>
            <w:shd w:val="clear" w:color="auto" w:fill="auto"/>
            <w:noWrap/>
            <w:vAlign w:val="bottom"/>
            <w:hideMark/>
          </w:tcPr>
          <w:p w14:paraId="3A0E3E82" w14:textId="534ACABD"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4</w:t>
            </w:r>
          </w:p>
        </w:tc>
      </w:tr>
      <w:tr w:rsidR="00D331DA" w:rsidRPr="009B5C01" w14:paraId="12D1F006" w14:textId="77777777" w:rsidTr="00140A5B">
        <w:trPr>
          <w:trHeight w:val="227"/>
        </w:trPr>
        <w:tc>
          <w:tcPr>
            <w:tcW w:w="1428" w:type="dxa"/>
            <w:shd w:val="clear" w:color="auto" w:fill="auto"/>
            <w:noWrap/>
            <w:vAlign w:val="bottom"/>
            <w:hideMark/>
          </w:tcPr>
          <w:p w14:paraId="1B7842D6"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Vit. B-12</w:t>
            </w:r>
          </w:p>
        </w:tc>
        <w:tc>
          <w:tcPr>
            <w:tcW w:w="2111" w:type="dxa"/>
            <w:shd w:val="clear" w:color="auto" w:fill="auto"/>
            <w:noWrap/>
            <w:vAlign w:val="bottom"/>
            <w:hideMark/>
          </w:tcPr>
          <w:p w14:paraId="6FA8C8CE" w14:textId="77777777"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Vit. B-12 0.1% WS</w:t>
            </w:r>
          </w:p>
        </w:tc>
        <w:tc>
          <w:tcPr>
            <w:tcW w:w="1985" w:type="dxa"/>
            <w:tcBorders>
              <w:top w:val="single" w:sz="4" w:space="0" w:color="auto"/>
              <w:left w:val="single" w:sz="8" w:space="0" w:color="auto"/>
              <w:bottom w:val="nil"/>
              <w:right w:val="nil"/>
            </w:tcBorders>
            <w:shd w:val="clear" w:color="auto" w:fill="auto"/>
            <w:noWrap/>
            <w:vAlign w:val="bottom"/>
            <w:hideMark/>
          </w:tcPr>
          <w:p w14:paraId="392C8876" w14:textId="77509850"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0.01</w:t>
            </w:r>
          </w:p>
        </w:tc>
        <w:tc>
          <w:tcPr>
            <w:tcW w:w="1802" w:type="dxa"/>
            <w:tcBorders>
              <w:top w:val="single" w:sz="4" w:space="0" w:color="auto"/>
              <w:left w:val="single" w:sz="4" w:space="0" w:color="auto"/>
              <w:bottom w:val="nil"/>
              <w:right w:val="single" w:sz="8" w:space="0" w:color="auto"/>
            </w:tcBorders>
            <w:shd w:val="clear" w:color="auto" w:fill="auto"/>
            <w:noWrap/>
            <w:vAlign w:val="bottom"/>
            <w:hideMark/>
          </w:tcPr>
          <w:p w14:paraId="7C7BF9FE" w14:textId="69F0253A"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10.0</w:t>
            </w:r>
          </w:p>
        </w:tc>
        <w:tc>
          <w:tcPr>
            <w:tcW w:w="1386" w:type="dxa"/>
            <w:tcBorders>
              <w:top w:val="single" w:sz="4" w:space="0" w:color="auto"/>
              <w:left w:val="nil"/>
              <w:bottom w:val="nil"/>
              <w:right w:val="single" w:sz="4" w:space="0" w:color="auto"/>
            </w:tcBorders>
            <w:shd w:val="clear" w:color="auto" w:fill="auto"/>
            <w:noWrap/>
            <w:vAlign w:val="bottom"/>
            <w:hideMark/>
          </w:tcPr>
          <w:p w14:paraId="3B329164" w14:textId="3CD11F20"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28.6</w:t>
            </w:r>
          </w:p>
        </w:tc>
        <w:tc>
          <w:tcPr>
            <w:tcW w:w="1324" w:type="dxa"/>
            <w:tcBorders>
              <w:top w:val="single" w:sz="4" w:space="0" w:color="auto"/>
              <w:left w:val="nil"/>
              <w:bottom w:val="nil"/>
              <w:right w:val="single" w:sz="4" w:space="0" w:color="auto"/>
            </w:tcBorders>
            <w:shd w:val="clear" w:color="auto" w:fill="auto"/>
            <w:noWrap/>
            <w:vAlign w:val="bottom"/>
            <w:hideMark/>
          </w:tcPr>
          <w:p w14:paraId="1E007695" w14:textId="3DA3EE89"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0.03</w:t>
            </w:r>
          </w:p>
        </w:tc>
      </w:tr>
      <w:tr w:rsidR="00D331DA" w:rsidRPr="009B5C01" w14:paraId="4E2F188E" w14:textId="77777777" w:rsidTr="00140A5B">
        <w:trPr>
          <w:trHeight w:val="218"/>
        </w:trPr>
        <w:tc>
          <w:tcPr>
            <w:tcW w:w="1428" w:type="dxa"/>
            <w:shd w:val="clear" w:color="auto" w:fill="auto"/>
            <w:noWrap/>
            <w:vAlign w:val="bottom"/>
            <w:hideMark/>
          </w:tcPr>
          <w:p w14:paraId="6662FE15"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Iron</w:t>
            </w:r>
          </w:p>
        </w:tc>
        <w:tc>
          <w:tcPr>
            <w:tcW w:w="2111" w:type="dxa"/>
            <w:shd w:val="clear" w:color="auto" w:fill="auto"/>
            <w:noWrap/>
            <w:vAlign w:val="bottom"/>
            <w:hideMark/>
          </w:tcPr>
          <w:p w14:paraId="7EBA6130" w14:textId="70CE3126"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Ferrous fumarate</w:t>
            </w:r>
            <w:r w:rsidRPr="007C0AD1">
              <w:rPr>
                <w:rStyle w:val="FootnoteReference"/>
                <w:rFonts w:asciiTheme="minorHAnsi" w:hAnsiTheme="minorHAnsi" w:cstheme="minorHAnsi"/>
                <w:sz w:val="16"/>
                <w:szCs w:val="16"/>
              </w:rPr>
              <w:footnoteReference w:id="28"/>
            </w:r>
          </w:p>
        </w:tc>
        <w:tc>
          <w:tcPr>
            <w:tcW w:w="1985" w:type="dxa"/>
            <w:tcBorders>
              <w:top w:val="single" w:sz="4" w:space="0" w:color="auto"/>
              <w:left w:val="single" w:sz="8" w:space="0" w:color="auto"/>
              <w:bottom w:val="single" w:sz="4" w:space="0" w:color="auto"/>
              <w:right w:val="nil"/>
            </w:tcBorders>
            <w:shd w:val="clear" w:color="auto" w:fill="auto"/>
            <w:noWrap/>
            <w:vAlign w:val="bottom"/>
            <w:hideMark/>
          </w:tcPr>
          <w:p w14:paraId="4F2F6E6A" w14:textId="5502C46D"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55</w:t>
            </w:r>
          </w:p>
        </w:tc>
        <w:tc>
          <w:tcPr>
            <w:tcW w:w="1802"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69ABBBA3" w14:textId="66366E73"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171.9</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C4A41F7" w14:textId="51381E59"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491.1</w:t>
            </w:r>
          </w:p>
        </w:tc>
        <w:tc>
          <w:tcPr>
            <w:tcW w:w="1324" w:type="dxa"/>
            <w:tcBorders>
              <w:top w:val="single" w:sz="4" w:space="0" w:color="auto"/>
              <w:left w:val="nil"/>
              <w:bottom w:val="single" w:sz="4" w:space="0" w:color="auto"/>
              <w:right w:val="single" w:sz="4" w:space="0" w:color="auto"/>
            </w:tcBorders>
            <w:shd w:val="clear" w:color="auto" w:fill="auto"/>
            <w:noWrap/>
            <w:vAlign w:val="bottom"/>
            <w:hideMark/>
          </w:tcPr>
          <w:p w14:paraId="47D19432" w14:textId="70F11DBC"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157</w:t>
            </w:r>
          </w:p>
        </w:tc>
      </w:tr>
      <w:tr w:rsidR="00D331DA" w:rsidRPr="009B5C01" w14:paraId="3BF4F4C3" w14:textId="77777777" w:rsidTr="00140A5B">
        <w:trPr>
          <w:trHeight w:val="218"/>
        </w:trPr>
        <w:tc>
          <w:tcPr>
            <w:tcW w:w="1428" w:type="dxa"/>
            <w:shd w:val="clear" w:color="auto" w:fill="auto"/>
            <w:noWrap/>
            <w:vAlign w:val="bottom"/>
            <w:hideMark/>
          </w:tcPr>
          <w:p w14:paraId="1C5A3143"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Zinc</w:t>
            </w:r>
          </w:p>
        </w:tc>
        <w:tc>
          <w:tcPr>
            <w:tcW w:w="2111" w:type="dxa"/>
            <w:shd w:val="clear" w:color="auto" w:fill="auto"/>
            <w:noWrap/>
            <w:vAlign w:val="bottom"/>
            <w:hideMark/>
          </w:tcPr>
          <w:p w14:paraId="4B209B73" w14:textId="77777777"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Zinc oxide</w:t>
            </w:r>
          </w:p>
        </w:tc>
        <w:tc>
          <w:tcPr>
            <w:tcW w:w="1985" w:type="dxa"/>
            <w:tcBorders>
              <w:top w:val="nil"/>
              <w:left w:val="single" w:sz="8" w:space="0" w:color="auto"/>
              <w:bottom w:val="single" w:sz="4" w:space="0" w:color="auto"/>
              <w:right w:val="nil"/>
            </w:tcBorders>
            <w:shd w:val="clear" w:color="auto" w:fill="auto"/>
            <w:noWrap/>
            <w:vAlign w:val="bottom"/>
            <w:hideMark/>
          </w:tcPr>
          <w:p w14:paraId="3CF87464" w14:textId="6D0EBA98"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55</w:t>
            </w:r>
          </w:p>
        </w:tc>
        <w:tc>
          <w:tcPr>
            <w:tcW w:w="1802" w:type="dxa"/>
            <w:tcBorders>
              <w:top w:val="nil"/>
              <w:left w:val="single" w:sz="4" w:space="0" w:color="auto"/>
              <w:bottom w:val="single" w:sz="4" w:space="0" w:color="auto"/>
              <w:right w:val="single" w:sz="8" w:space="0" w:color="auto"/>
            </w:tcBorders>
            <w:shd w:val="clear" w:color="auto" w:fill="auto"/>
            <w:noWrap/>
            <w:vAlign w:val="bottom"/>
            <w:hideMark/>
          </w:tcPr>
          <w:p w14:paraId="2295E7D0" w14:textId="69193873"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68.8</w:t>
            </w:r>
          </w:p>
        </w:tc>
        <w:tc>
          <w:tcPr>
            <w:tcW w:w="1386" w:type="dxa"/>
            <w:tcBorders>
              <w:top w:val="nil"/>
              <w:left w:val="nil"/>
              <w:bottom w:val="single" w:sz="4" w:space="0" w:color="auto"/>
              <w:right w:val="single" w:sz="4" w:space="0" w:color="auto"/>
            </w:tcBorders>
            <w:shd w:val="clear" w:color="auto" w:fill="auto"/>
            <w:noWrap/>
            <w:vAlign w:val="bottom"/>
            <w:hideMark/>
          </w:tcPr>
          <w:p w14:paraId="6BEAD4FA" w14:textId="07978EE3"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196.4</w:t>
            </w:r>
          </w:p>
        </w:tc>
        <w:tc>
          <w:tcPr>
            <w:tcW w:w="1324" w:type="dxa"/>
            <w:tcBorders>
              <w:top w:val="nil"/>
              <w:left w:val="nil"/>
              <w:bottom w:val="single" w:sz="4" w:space="0" w:color="auto"/>
              <w:right w:val="single" w:sz="4" w:space="0" w:color="auto"/>
            </w:tcBorders>
            <w:shd w:val="clear" w:color="auto" w:fill="auto"/>
            <w:noWrap/>
            <w:vAlign w:val="bottom"/>
            <w:hideMark/>
          </w:tcPr>
          <w:p w14:paraId="2AF9606D" w14:textId="5C515EA6"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157</w:t>
            </w:r>
          </w:p>
        </w:tc>
      </w:tr>
      <w:tr w:rsidR="00D331DA" w:rsidRPr="009B5C01" w14:paraId="7CEC7C8E" w14:textId="77777777" w:rsidTr="00140A5B">
        <w:trPr>
          <w:trHeight w:val="218"/>
        </w:trPr>
        <w:tc>
          <w:tcPr>
            <w:tcW w:w="1428" w:type="dxa"/>
            <w:shd w:val="clear" w:color="auto" w:fill="auto"/>
            <w:noWrap/>
            <w:vAlign w:val="bottom"/>
            <w:hideMark/>
          </w:tcPr>
          <w:p w14:paraId="3C8D64FA"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 </w:t>
            </w:r>
          </w:p>
        </w:tc>
        <w:tc>
          <w:tcPr>
            <w:tcW w:w="2111" w:type="dxa"/>
            <w:shd w:val="clear" w:color="auto" w:fill="auto"/>
            <w:noWrap/>
            <w:vAlign w:val="bottom"/>
            <w:hideMark/>
          </w:tcPr>
          <w:p w14:paraId="1767ABB5" w14:textId="77777777"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Filling material (at least 25%)</w:t>
            </w:r>
          </w:p>
        </w:tc>
        <w:tc>
          <w:tcPr>
            <w:tcW w:w="1985" w:type="dxa"/>
            <w:shd w:val="clear" w:color="auto" w:fill="auto"/>
            <w:noWrap/>
            <w:vAlign w:val="bottom"/>
            <w:hideMark/>
          </w:tcPr>
          <w:p w14:paraId="7F32ECE8"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 </w:t>
            </w:r>
          </w:p>
        </w:tc>
        <w:tc>
          <w:tcPr>
            <w:tcW w:w="1802" w:type="dxa"/>
            <w:shd w:val="clear" w:color="auto" w:fill="auto"/>
            <w:noWrap/>
            <w:vAlign w:val="bottom"/>
            <w:hideMark/>
          </w:tcPr>
          <w:p w14:paraId="5FB77C49"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68.0</w:t>
            </w:r>
          </w:p>
        </w:tc>
        <w:tc>
          <w:tcPr>
            <w:tcW w:w="1386" w:type="dxa"/>
            <w:shd w:val="clear" w:color="auto" w:fill="auto"/>
            <w:noWrap/>
            <w:vAlign w:val="bottom"/>
            <w:hideMark/>
          </w:tcPr>
          <w:p w14:paraId="1D27EE0A"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408.5</w:t>
            </w:r>
          </w:p>
        </w:tc>
        <w:tc>
          <w:tcPr>
            <w:tcW w:w="1324" w:type="dxa"/>
            <w:shd w:val="clear" w:color="auto" w:fill="auto"/>
            <w:noWrap/>
            <w:vAlign w:val="bottom"/>
            <w:hideMark/>
          </w:tcPr>
          <w:p w14:paraId="1FE3B03B"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 </w:t>
            </w:r>
          </w:p>
        </w:tc>
      </w:tr>
      <w:tr w:rsidR="00D331DA" w:rsidRPr="009B5C01" w14:paraId="4C1D05D4" w14:textId="77777777" w:rsidTr="00140A5B">
        <w:trPr>
          <w:trHeight w:val="218"/>
        </w:trPr>
        <w:tc>
          <w:tcPr>
            <w:tcW w:w="1428" w:type="dxa"/>
            <w:shd w:val="clear" w:color="auto" w:fill="auto"/>
            <w:noWrap/>
            <w:vAlign w:val="bottom"/>
            <w:hideMark/>
          </w:tcPr>
          <w:p w14:paraId="17734B79"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 </w:t>
            </w:r>
          </w:p>
        </w:tc>
        <w:tc>
          <w:tcPr>
            <w:tcW w:w="2111" w:type="dxa"/>
            <w:shd w:val="clear" w:color="auto" w:fill="auto"/>
            <w:noWrap/>
            <w:vAlign w:val="bottom"/>
            <w:hideMark/>
          </w:tcPr>
          <w:p w14:paraId="3D232C69" w14:textId="77777777" w:rsidR="00D331DA" w:rsidRPr="007C0AD1" w:rsidRDefault="00D331DA" w:rsidP="00D331DA">
            <w:pPr>
              <w:rPr>
                <w:rFonts w:asciiTheme="minorHAnsi" w:hAnsiTheme="minorHAnsi" w:cstheme="minorHAnsi"/>
                <w:sz w:val="16"/>
                <w:szCs w:val="16"/>
              </w:rPr>
            </w:pPr>
            <w:r w:rsidRPr="007C0AD1">
              <w:rPr>
                <w:rFonts w:asciiTheme="minorHAnsi" w:hAnsiTheme="minorHAnsi" w:cstheme="minorHAnsi"/>
                <w:sz w:val="16"/>
                <w:szCs w:val="16"/>
              </w:rPr>
              <w:t> </w:t>
            </w:r>
          </w:p>
        </w:tc>
        <w:tc>
          <w:tcPr>
            <w:tcW w:w="1985" w:type="dxa"/>
            <w:shd w:val="clear" w:color="auto" w:fill="auto"/>
            <w:noWrap/>
            <w:vAlign w:val="bottom"/>
            <w:hideMark/>
          </w:tcPr>
          <w:p w14:paraId="096B8E9E" w14:textId="77777777" w:rsidR="00D331DA" w:rsidRPr="007C0AD1" w:rsidRDefault="00D331DA" w:rsidP="00D331DA">
            <w:pPr>
              <w:jc w:val="center"/>
              <w:rPr>
                <w:rFonts w:asciiTheme="minorHAnsi" w:hAnsiTheme="minorHAnsi" w:cstheme="minorHAnsi"/>
                <w:b/>
                <w:bCs/>
                <w:sz w:val="16"/>
                <w:szCs w:val="16"/>
              </w:rPr>
            </w:pPr>
            <w:r w:rsidRPr="007C0AD1">
              <w:rPr>
                <w:rFonts w:asciiTheme="minorHAnsi" w:hAnsiTheme="minorHAnsi" w:cstheme="minorHAnsi"/>
                <w:b/>
                <w:bCs/>
                <w:sz w:val="16"/>
                <w:szCs w:val="16"/>
              </w:rPr>
              <w:t>TOTAL</w:t>
            </w:r>
          </w:p>
        </w:tc>
        <w:tc>
          <w:tcPr>
            <w:tcW w:w="1802" w:type="dxa"/>
            <w:shd w:val="clear" w:color="auto" w:fill="auto"/>
            <w:noWrap/>
            <w:vAlign w:val="bottom"/>
            <w:hideMark/>
          </w:tcPr>
          <w:p w14:paraId="7E4AE809" w14:textId="77777777"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340.1</w:t>
            </w:r>
          </w:p>
        </w:tc>
        <w:tc>
          <w:tcPr>
            <w:tcW w:w="1386" w:type="dxa"/>
            <w:shd w:val="clear" w:color="auto" w:fill="auto"/>
            <w:noWrap/>
            <w:vAlign w:val="bottom"/>
            <w:hideMark/>
          </w:tcPr>
          <w:p w14:paraId="1AB49AA8" w14:textId="77777777" w:rsidR="00D331DA" w:rsidRPr="007C0AD1" w:rsidRDefault="00D331DA" w:rsidP="00D331DA">
            <w:pPr>
              <w:jc w:val="center"/>
              <w:rPr>
                <w:rFonts w:asciiTheme="minorHAnsi" w:hAnsiTheme="minorHAnsi" w:cstheme="minorHAnsi"/>
                <w:b/>
                <w:bCs/>
                <w:sz w:val="16"/>
                <w:szCs w:val="16"/>
              </w:rPr>
            </w:pPr>
            <w:r w:rsidRPr="007C0AD1">
              <w:rPr>
                <w:rFonts w:asciiTheme="minorHAnsi" w:hAnsiTheme="minorHAnsi" w:cstheme="minorHAnsi"/>
                <w:b/>
                <w:bCs/>
                <w:sz w:val="16"/>
                <w:szCs w:val="16"/>
              </w:rPr>
              <w:t>1000.0</w:t>
            </w:r>
          </w:p>
        </w:tc>
        <w:tc>
          <w:tcPr>
            <w:tcW w:w="1324" w:type="dxa"/>
            <w:shd w:val="clear" w:color="auto" w:fill="auto"/>
            <w:noWrap/>
            <w:vAlign w:val="bottom"/>
            <w:hideMark/>
          </w:tcPr>
          <w:p w14:paraId="1D9DDC66" w14:textId="77777777" w:rsidR="00D331DA" w:rsidRPr="007C0AD1" w:rsidRDefault="00D331DA" w:rsidP="00D331DA">
            <w:pPr>
              <w:jc w:val="center"/>
              <w:rPr>
                <w:rFonts w:asciiTheme="minorHAnsi" w:hAnsiTheme="minorHAnsi" w:cstheme="minorHAnsi"/>
                <w:b/>
                <w:bCs/>
                <w:sz w:val="16"/>
                <w:szCs w:val="16"/>
              </w:rPr>
            </w:pPr>
            <w:r w:rsidRPr="007C0AD1">
              <w:rPr>
                <w:rFonts w:asciiTheme="minorHAnsi" w:hAnsiTheme="minorHAnsi" w:cstheme="minorHAnsi"/>
                <w:b/>
                <w:bCs/>
                <w:sz w:val="16"/>
                <w:szCs w:val="16"/>
              </w:rPr>
              <w:t> </w:t>
            </w:r>
          </w:p>
        </w:tc>
      </w:tr>
      <w:tr w:rsidR="00D331DA" w:rsidRPr="009B5C01" w14:paraId="494ADB72" w14:textId="77777777" w:rsidTr="00140A5B">
        <w:trPr>
          <w:trHeight w:val="218"/>
        </w:trPr>
        <w:tc>
          <w:tcPr>
            <w:tcW w:w="1428" w:type="dxa"/>
            <w:shd w:val="clear" w:color="auto" w:fill="auto"/>
            <w:noWrap/>
            <w:vAlign w:val="bottom"/>
          </w:tcPr>
          <w:p w14:paraId="56200038" w14:textId="77777777" w:rsidR="00D331DA" w:rsidRPr="007C0AD1" w:rsidRDefault="00D331DA" w:rsidP="00D331DA">
            <w:pPr>
              <w:jc w:val="center"/>
              <w:rPr>
                <w:rFonts w:asciiTheme="minorHAnsi" w:hAnsiTheme="minorHAnsi" w:cstheme="minorHAnsi"/>
                <w:sz w:val="16"/>
                <w:szCs w:val="16"/>
              </w:rPr>
            </w:pPr>
          </w:p>
        </w:tc>
        <w:tc>
          <w:tcPr>
            <w:tcW w:w="2111" w:type="dxa"/>
            <w:shd w:val="clear" w:color="auto" w:fill="auto"/>
            <w:noWrap/>
            <w:vAlign w:val="bottom"/>
          </w:tcPr>
          <w:p w14:paraId="24B54959" w14:textId="77777777" w:rsidR="00D331DA" w:rsidRPr="007C0AD1" w:rsidRDefault="00D331DA" w:rsidP="00D331DA">
            <w:pPr>
              <w:rPr>
                <w:rFonts w:asciiTheme="minorHAnsi" w:hAnsiTheme="minorHAnsi" w:cstheme="minorHAnsi"/>
                <w:sz w:val="16"/>
                <w:szCs w:val="16"/>
              </w:rPr>
            </w:pPr>
          </w:p>
        </w:tc>
        <w:tc>
          <w:tcPr>
            <w:tcW w:w="1985" w:type="dxa"/>
            <w:shd w:val="clear" w:color="auto" w:fill="auto"/>
            <w:noWrap/>
            <w:vAlign w:val="bottom"/>
          </w:tcPr>
          <w:p w14:paraId="59CBAF7A" w14:textId="77777777" w:rsidR="00D331DA" w:rsidRPr="007C0AD1" w:rsidRDefault="00D331DA" w:rsidP="00D331DA">
            <w:pPr>
              <w:jc w:val="center"/>
              <w:rPr>
                <w:rFonts w:asciiTheme="minorHAnsi" w:hAnsiTheme="minorHAnsi" w:cstheme="minorHAnsi"/>
                <w:b/>
                <w:bCs/>
                <w:sz w:val="16"/>
                <w:szCs w:val="16"/>
              </w:rPr>
            </w:pPr>
          </w:p>
        </w:tc>
        <w:tc>
          <w:tcPr>
            <w:tcW w:w="1802" w:type="dxa"/>
            <w:shd w:val="clear" w:color="auto" w:fill="auto"/>
            <w:noWrap/>
            <w:vAlign w:val="bottom"/>
          </w:tcPr>
          <w:p w14:paraId="7617B47B" w14:textId="77777777" w:rsidR="00D331DA" w:rsidRPr="007C0AD1" w:rsidRDefault="00D331DA" w:rsidP="00D331DA">
            <w:pPr>
              <w:jc w:val="center"/>
              <w:rPr>
                <w:rFonts w:asciiTheme="minorHAnsi" w:hAnsiTheme="minorHAnsi" w:cstheme="minorHAnsi"/>
                <w:sz w:val="16"/>
                <w:szCs w:val="16"/>
              </w:rPr>
            </w:pPr>
          </w:p>
        </w:tc>
        <w:tc>
          <w:tcPr>
            <w:tcW w:w="1386" w:type="dxa"/>
            <w:shd w:val="clear" w:color="auto" w:fill="auto"/>
            <w:noWrap/>
            <w:vAlign w:val="bottom"/>
          </w:tcPr>
          <w:p w14:paraId="0673D8BC" w14:textId="77777777" w:rsidR="00D331DA" w:rsidRPr="007C0AD1" w:rsidRDefault="00D331DA" w:rsidP="00D331DA">
            <w:pPr>
              <w:jc w:val="center"/>
              <w:rPr>
                <w:rFonts w:asciiTheme="minorHAnsi" w:hAnsiTheme="minorHAnsi" w:cstheme="minorHAnsi"/>
                <w:b/>
                <w:bCs/>
                <w:sz w:val="16"/>
                <w:szCs w:val="16"/>
              </w:rPr>
            </w:pPr>
          </w:p>
        </w:tc>
        <w:tc>
          <w:tcPr>
            <w:tcW w:w="1324" w:type="dxa"/>
            <w:shd w:val="clear" w:color="auto" w:fill="auto"/>
            <w:noWrap/>
            <w:vAlign w:val="bottom"/>
          </w:tcPr>
          <w:p w14:paraId="254E5620" w14:textId="77777777" w:rsidR="00D331DA" w:rsidRPr="007C0AD1" w:rsidRDefault="00D331DA" w:rsidP="00D331DA">
            <w:pPr>
              <w:jc w:val="center"/>
              <w:rPr>
                <w:rFonts w:asciiTheme="minorHAnsi" w:hAnsiTheme="minorHAnsi" w:cstheme="minorHAnsi"/>
                <w:b/>
                <w:bCs/>
                <w:sz w:val="16"/>
                <w:szCs w:val="16"/>
              </w:rPr>
            </w:pPr>
          </w:p>
        </w:tc>
      </w:tr>
      <w:tr w:rsidR="00D331DA" w:rsidRPr="009B5C01" w14:paraId="79FD0418" w14:textId="77777777" w:rsidTr="00140A5B">
        <w:trPr>
          <w:trHeight w:val="218"/>
        </w:trPr>
        <w:tc>
          <w:tcPr>
            <w:tcW w:w="1428" w:type="dxa"/>
            <w:shd w:val="clear" w:color="auto" w:fill="9CC2E5" w:themeFill="accent5" w:themeFillTint="99"/>
            <w:noWrap/>
            <w:vAlign w:val="bottom"/>
          </w:tcPr>
          <w:p w14:paraId="0922E42A" w14:textId="17D52770" w:rsidR="00D331DA" w:rsidRPr="007C0AD1" w:rsidRDefault="00D331DA" w:rsidP="00D331DA">
            <w:pPr>
              <w:jc w:val="center"/>
              <w:rPr>
                <w:rFonts w:asciiTheme="minorHAnsi" w:hAnsiTheme="minorHAnsi" w:cstheme="minorHAnsi"/>
                <w:sz w:val="16"/>
                <w:szCs w:val="16"/>
              </w:rPr>
            </w:pPr>
            <w:r w:rsidRPr="007C0AD1">
              <w:rPr>
                <w:rFonts w:asciiTheme="minorHAnsi" w:hAnsiTheme="minorHAnsi" w:cstheme="minorHAnsi"/>
                <w:sz w:val="16"/>
                <w:szCs w:val="16"/>
              </w:rPr>
              <w:t xml:space="preserve">Iron (Whole </w:t>
            </w:r>
            <w:proofErr w:type="gramStart"/>
            <w:r w:rsidRPr="007C0AD1">
              <w:rPr>
                <w:rFonts w:asciiTheme="minorHAnsi" w:hAnsiTheme="minorHAnsi" w:cstheme="minorHAnsi"/>
                <w:sz w:val="16"/>
                <w:szCs w:val="16"/>
              </w:rPr>
              <w:t>Wheat  Flour</w:t>
            </w:r>
            <w:proofErr w:type="gramEnd"/>
            <w:r w:rsidRPr="007C0AD1">
              <w:rPr>
                <w:rFonts w:asciiTheme="minorHAnsi" w:hAnsiTheme="minorHAnsi" w:cstheme="minorHAnsi"/>
                <w:sz w:val="16"/>
                <w:szCs w:val="16"/>
              </w:rPr>
              <w:t>)</w:t>
            </w:r>
          </w:p>
        </w:tc>
        <w:tc>
          <w:tcPr>
            <w:tcW w:w="2111" w:type="dxa"/>
            <w:shd w:val="clear" w:color="auto" w:fill="9CC2E5" w:themeFill="accent5" w:themeFillTint="99"/>
            <w:noWrap/>
            <w:vAlign w:val="bottom"/>
          </w:tcPr>
          <w:p w14:paraId="1A97C8BC" w14:textId="77777777" w:rsidR="00D331DA" w:rsidRPr="007C0AD1" w:rsidRDefault="00D331DA" w:rsidP="00D331DA">
            <w:pPr>
              <w:rPr>
                <w:rFonts w:asciiTheme="minorHAnsi" w:hAnsiTheme="minorHAnsi" w:cstheme="minorHAnsi"/>
                <w:sz w:val="16"/>
                <w:szCs w:val="16"/>
              </w:rPr>
            </w:pPr>
          </w:p>
        </w:tc>
        <w:tc>
          <w:tcPr>
            <w:tcW w:w="1985" w:type="dxa"/>
            <w:tcBorders>
              <w:top w:val="single" w:sz="4" w:space="0" w:color="auto"/>
              <w:left w:val="single" w:sz="8" w:space="0" w:color="auto"/>
              <w:bottom w:val="single" w:sz="8" w:space="0" w:color="auto"/>
              <w:right w:val="nil"/>
            </w:tcBorders>
            <w:shd w:val="clear" w:color="auto" w:fill="9CC2E5" w:themeFill="accent5" w:themeFillTint="99"/>
            <w:noWrap/>
            <w:vAlign w:val="bottom"/>
          </w:tcPr>
          <w:p w14:paraId="4BFC893C" w14:textId="59CE0306" w:rsidR="00D331DA" w:rsidRPr="007C0AD1" w:rsidRDefault="00D331DA" w:rsidP="00D331DA">
            <w:pPr>
              <w:jc w:val="center"/>
              <w:rPr>
                <w:rFonts w:asciiTheme="minorHAnsi" w:hAnsiTheme="minorHAnsi" w:cstheme="minorHAnsi"/>
                <w:b/>
                <w:bCs/>
                <w:sz w:val="16"/>
                <w:szCs w:val="16"/>
              </w:rPr>
            </w:pPr>
            <w:r w:rsidRPr="007C0AD1">
              <w:rPr>
                <w:rFonts w:ascii="Arial" w:hAnsi="Arial" w:cs="Arial"/>
                <w:sz w:val="16"/>
                <w:szCs w:val="16"/>
              </w:rPr>
              <w:t>25</w:t>
            </w:r>
          </w:p>
        </w:tc>
        <w:tc>
          <w:tcPr>
            <w:tcW w:w="1802" w:type="dxa"/>
            <w:tcBorders>
              <w:top w:val="single" w:sz="4" w:space="0" w:color="auto"/>
              <w:left w:val="single" w:sz="4" w:space="0" w:color="auto"/>
              <w:bottom w:val="single" w:sz="8" w:space="0" w:color="auto"/>
              <w:right w:val="single" w:sz="8" w:space="0" w:color="auto"/>
            </w:tcBorders>
            <w:shd w:val="clear" w:color="auto" w:fill="9CC2E5" w:themeFill="accent5" w:themeFillTint="99"/>
            <w:noWrap/>
            <w:vAlign w:val="bottom"/>
          </w:tcPr>
          <w:p w14:paraId="32299615" w14:textId="541E8E7C" w:rsidR="00D331DA" w:rsidRPr="007C0AD1" w:rsidRDefault="00D331DA" w:rsidP="00D331DA">
            <w:pPr>
              <w:jc w:val="center"/>
              <w:rPr>
                <w:rFonts w:asciiTheme="minorHAnsi" w:hAnsiTheme="minorHAnsi" w:cstheme="minorHAnsi"/>
                <w:sz w:val="16"/>
                <w:szCs w:val="16"/>
              </w:rPr>
            </w:pPr>
            <w:r w:rsidRPr="007C0AD1">
              <w:rPr>
                <w:rFonts w:ascii="Arial" w:hAnsi="Arial" w:cs="Arial"/>
                <w:sz w:val="16"/>
                <w:szCs w:val="16"/>
              </w:rPr>
              <w:t>192.3</w:t>
            </w:r>
          </w:p>
        </w:tc>
        <w:tc>
          <w:tcPr>
            <w:tcW w:w="1386" w:type="dxa"/>
            <w:tcBorders>
              <w:top w:val="single" w:sz="4" w:space="0" w:color="auto"/>
              <w:left w:val="nil"/>
              <w:bottom w:val="single" w:sz="8" w:space="0" w:color="auto"/>
              <w:right w:val="single" w:sz="4" w:space="0" w:color="auto"/>
            </w:tcBorders>
            <w:shd w:val="clear" w:color="auto" w:fill="9CC2E5" w:themeFill="accent5" w:themeFillTint="99"/>
            <w:noWrap/>
            <w:vAlign w:val="bottom"/>
          </w:tcPr>
          <w:p w14:paraId="006F662B" w14:textId="2D2305BE" w:rsidR="00D331DA" w:rsidRPr="007C0AD1" w:rsidRDefault="00D331DA" w:rsidP="00D331DA">
            <w:pPr>
              <w:jc w:val="center"/>
              <w:rPr>
                <w:rFonts w:asciiTheme="minorHAnsi" w:hAnsiTheme="minorHAnsi" w:cstheme="minorHAnsi"/>
                <w:b/>
                <w:bCs/>
                <w:sz w:val="16"/>
                <w:szCs w:val="16"/>
              </w:rPr>
            </w:pPr>
            <w:r w:rsidRPr="007C0AD1">
              <w:rPr>
                <w:rFonts w:ascii="Arial" w:hAnsi="Arial" w:cs="Arial"/>
                <w:sz w:val="16"/>
                <w:szCs w:val="16"/>
              </w:rPr>
              <w:t>480.8</w:t>
            </w:r>
          </w:p>
        </w:tc>
        <w:tc>
          <w:tcPr>
            <w:tcW w:w="1324" w:type="dxa"/>
            <w:tcBorders>
              <w:top w:val="single" w:sz="4" w:space="0" w:color="auto"/>
              <w:left w:val="nil"/>
              <w:bottom w:val="single" w:sz="8" w:space="0" w:color="auto"/>
              <w:right w:val="single" w:sz="4" w:space="0" w:color="auto"/>
            </w:tcBorders>
            <w:shd w:val="clear" w:color="auto" w:fill="9CC2E5" w:themeFill="accent5" w:themeFillTint="99"/>
            <w:noWrap/>
            <w:vAlign w:val="bottom"/>
          </w:tcPr>
          <w:p w14:paraId="4CAF3E7C" w14:textId="1DBB52EE" w:rsidR="00D331DA" w:rsidRPr="007C0AD1" w:rsidRDefault="00D331DA" w:rsidP="00D331DA">
            <w:pPr>
              <w:jc w:val="center"/>
              <w:rPr>
                <w:rFonts w:asciiTheme="minorHAnsi" w:hAnsiTheme="minorHAnsi" w:cstheme="minorHAnsi"/>
                <w:b/>
                <w:bCs/>
                <w:sz w:val="16"/>
                <w:szCs w:val="16"/>
              </w:rPr>
            </w:pPr>
            <w:r w:rsidRPr="007C0AD1">
              <w:rPr>
                <w:rFonts w:ascii="Arial" w:hAnsi="Arial" w:cs="Arial"/>
                <w:sz w:val="16"/>
                <w:szCs w:val="16"/>
              </w:rPr>
              <w:t>63</w:t>
            </w:r>
          </w:p>
        </w:tc>
      </w:tr>
      <w:tr w:rsidR="00D331DA" w:rsidRPr="009B5C01" w14:paraId="6A72DD6A" w14:textId="77777777" w:rsidTr="00140A5B">
        <w:trPr>
          <w:trHeight w:val="218"/>
        </w:trPr>
        <w:tc>
          <w:tcPr>
            <w:tcW w:w="1428" w:type="dxa"/>
            <w:shd w:val="clear" w:color="auto" w:fill="9CC2E5" w:themeFill="accent5" w:themeFillTint="99"/>
            <w:noWrap/>
            <w:vAlign w:val="bottom"/>
          </w:tcPr>
          <w:p w14:paraId="73217A9C" w14:textId="2C4F9C45" w:rsidR="00D331DA" w:rsidRPr="007C0AD1" w:rsidRDefault="00D331DA" w:rsidP="00D331DA">
            <w:pPr>
              <w:jc w:val="center"/>
              <w:rPr>
                <w:rFonts w:asciiTheme="minorHAnsi" w:hAnsiTheme="minorHAnsi" w:cstheme="minorHAnsi"/>
                <w:sz w:val="16"/>
                <w:szCs w:val="16"/>
              </w:rPr>
            </w:pPr>
            <w:proofErr w:type="gramStart"/>
            <w:r w:rsidRPr="007C0AD1">
              <w:rPr>
                <w:rFonts w:asciiTheme="minorHAnsi" w:hAnsiTheme="minorHAnsi" w:cstheme="minorHAnsi"/>
                <w:sz w:val="16"/>
                <w:szCs w:val="16"/>
              </w:rPr>
              <w:t>Zinc  (</w:t>
            </w:r>
            <w:proofErr w:type="gramEnd"/>
            <w:r w:rsidRPr="007C0AD1">
              <w:rPr>
                <w:rFonts w:asciiTheme="minorHAnsi" w:hAnsiTheme="minorHAnsi" w:cstheme="minorHAnsi"/>
                <w:sz w:val="16"/>
                <w:szCs w:val="16"/>
              </w:rPr>
              <w:t>Whole Wheat  Flour)</w:t>
            </w:r>
          </w:p>
        </w:tc>
        <w:tc>
          <w:tcPr>
            <w:tcW w:w="2111" w:type="dxa"/>
            <w:shd w:val="clear" w:color="auto" w:fill="9CC2E5" w:themeFill="accent5" w:themeFillTint="99"/>
            <w:noWrap/>
            <w:vAlign w:val="bottom"/>
          </w:tcPr>
          <w:p w14:paraId="66699653" w14:textId="77777777" w:rsidR="00D331DA" w:rsidRPr="007C0AD1" w:rsidRDefault="00D331DA" w:rsidP="00D331DA">
            <w:pPr>
              <w:rPr>
                <w:rFonts w:asciiTheme="minorHAnsi" w:hAnsiTheme="minorHAnsi" w:cstheme="minorHAnsi"/>
                <w:sz w:val="16"/>
                <w:szCs w:val="16"/>
              </w:rPr>
            </w:pPr>
          </w:p>
        </w:tc>
        <w:tc>
          <w:tcPr>
            <w:tcW w:w="1985" w:type="dxa"/>
            <w:tcBorders>
              <w:top w:val="nil"/>
              <w:left w:val="single" w:sz="8" w:space="0" w:color="auto"/>
              <w:bottom w:val="single" w:sz="4" w:space="0" w:color="auto"/>
              <w:right w:val="nil"/>
            </w:tcBorders>
            <w:shd w:val="clear" w:color="auto" w:fill="9CC2E5" w:themeFill="accent5" w:themeFillTint="99"/>
            <w:noWrap/>
            <w:vAlign w:val="bottom"/>
          </w:tcPr>
          <w:p w14:paraId="7BB8DE77" w14:textId="7E1F11F9" w:rsidR="00D331DA" w:rsidRPr="007C0AD1" w:rsidRDefault="00D331DA" w:rsidP="00D331DA">
            <w:pPr>
              <w:jc w:val="center"/>
              <w:rPr>
                <w:rFonts w:ascii="Arial" w:hAnsi="Arial" w:cs="Arial"/>
                <w:sz w:val="16"/>
                <w:szCs w:val="16"/>
              </w:rPr>
            </w:pPr>
            <w:r w:rsidRPr="007C0AD1">
              <w:rPr>
                <w:rFonts w:ascii="Arial" w:hAnsi="Arial" w:cs="Arial"/>
                <w:sz w:val="16"/>
                <w:szCs w:val="16"/>
              </w:rPr>
              <w:t>55</w:t>
            </w:r>
          </w:p>
        </w:tc>
        <w:tc>
          <w:tcPr>
            <w:tcW w:w="1802" w:type="dxa"/>
            <w:tcBorders>
              <w:top w:val="nil"/>
              <w:left w:val="single" w:sz="4" w:space="0" w:color="auto"/>
              <w:bottom w:val="single" w:sz="4" w:space="0" w:color="auto"/>
              <w:right w:val="single" w:sz="8" w:space="0" w:color="auto"/>
            </w:tcBorders>
            <w:shd w:val="clear" w:color="auto" w:fill="9CC2E5" w:themeFill="accent5" w:themeFillTint="99"/>
            <w:noWrap/>
            <w:vAlign w:val="bottom"/>
          </w:tcPr>
          <w:p w14:paraId="7E3B8625" w14:textId="1858987D" w:rsidR="00D331DA" w:rsidRPr="007C0AD1" w:rsidRDefault="00D331DA" w:rsidP="00D331DA">
            <w:pPr>
              <w:jc w:val="center"/>
              <w:rPr>
                <w:rFonts w:ascii="Arial" w:hAnsi="Arial" w:cs="Arial"/>
                <w:sz w:val="16"/>
                <w:szCs w:val="16"/>
              </w:rPr>
            </w:pPr>
            <w:r w:rsidRPr="007C0AD1">
              <w:rPr>
                <w:rFonts w:ascii="Arial" w:hAnsi="Arial" w:cs="Arial"/>
                <w:sz w:val="16"/>
                <w:szCs w:val="16"/>
              </w:rPr>
              <w:t>68.8</w:t>
            </w:r>
          </w:p>
        </w:tc>
        <w:tc>
          <w:tcPr>
            <w:tcW w:w="1386" w:type="dxa"/>
            <w:tcBorders>
              <w:top w:val="nil"/>
              <w:left w:val="nil"/>
              <w:bottom w:val="single" w:sz="4" w:space="0" w:color="auto"/>
              <w:right w:val="single" w:sz="4" w:space="0" w:color="auto"/>
            </w:tcBorders>
            <w:shd w:val="clear" w:color="auto" w:fill="9CC2E5" w:themeFill="accent5" w:themeFillTint="99"/>
            <w:noWrap/>
            <w:vAlign w:val="bottom"/>
          </w:tcPr>
          <w:p w14:paraId="4C9630A7" w14:textId="12191193" w:rsidR="00D331DA" w:rsidRPr="007C0AD1" w:rsidRDefault="00D331DA" w:rsidP="00D331DA">
            <w:pPr>
              <w:jc w:val="center"/>
              <w:rPr>
                <w:rFonts w:ascii="Arial" w:hAnsi="Arial" w:cs="Arial"/>
                <w:sz w:val="16"/>
                <w:szCs w:val="16"/>
              </w:rPr>
            </w:pPr>
            <w:r w:rsidRPr="007C0AD1">
              <w:rPr>
                <w:rFonts w:ascii="Arial" w:hAnsi="Arial" w:cs="Arial"/>
                <w:sz w:val="16"/>
                <w:szCs w:val="16"/>
              </w:rPr>
              <w:t>171.9</w:t>
            </w:r>
          </w:p>
        </w:tc>
        <w:tc>
          <w:tcPr>
            <w:tcW w:w="1324" w:type="dxa"/>
            <w:tcBorders>
              <w:top w:val="nil"/>
              <w:left w:val="nil"/>
              <w:bottom w:val="single" w:sz="4" w:space="0" w:color="auto"/>
              <w:right w:val="single" w:sz="4" w:space="0" w:color="auto"/>
            </w:tcBorders>
            <w:shd w:val="clear" w:color="auto" w:fill="9CC2E5" w:themeFill="accent5" w:themeFillTint="99"/>
            <w:noWrap/>
            <w:vAlign w:val="bottom"/>
          </w:tcPr>
          <w:p w14:paraId="38D55035" w14:textId="048F5552" w:rsidR="00D331DA" w:rsidRPr="007C0AD1" w:rsidRDefault="00D331DA" w:rsidP="00D331DA">
            <w:pPr>
              <w:jc w:val="center"/>
              <w:rPr>
                <w:rFonts w:ascii="Arial" w:hAnsi="Arial" w:cs="Arial"/>
                <w:sz w:val="16"/>
                <w:szCs w:val="16"/>
              </w:rPr>
            </w:pPr>
            <w:r w:rsidRPr="007C0AD1">
              <w:rPr>
                <w:rFonts w:ascii="Arial" w:hAnsi="Arial" w:cs="Arial"/>
                <w:sz w:val="16"/>
                <w:szCs w:val="16"/>
              </w:rPr>
              <w:t>138</w:t>
            </w:r>
          </w:p>
        </w:tc>
      </w:tr>
    </w:tbl>
    <w:p w14:paraId="25FE84FB" w14:textId="77777777" w:rsidR="007F012D" w:rsidRPr="009B5C01" w:rsidRDefault="007F012D" w:rsidP="00593A39">
      <w:pPr>
        <w:rPr>
          <w:rFonts w:asciiTheme="minorHAnsi" w:eastAsiaTheme="majorEastAsia" w:hAnsiTheme="minorHAnsi" w:cstheme="minorHAnsi"/>
          <w:b/>
          <w:bCs/>
          <w:sz w:val="20"/>
          <w:szCs w:val="20"/>
        </w:rPr>
      </w:pPr>
    </w:p>
    <w:p w14:paraId="78B32440" w14:textId="77777777" w:rsidR="00261A91" w:rsidRPr="009B5C01" w:rsidRDefault="00261A91" w:rsidP="00593A39">
      <w:pPr>
        <w:rPr>
          <w:rFonts w:asciiTheme="minorHAnsi" w:eastAsiaTheme="majorEastAsia" w:hAnsiTheme="minorHAnsi" w:cstheme="minorHAnsi"/>
          <w:b/>
          <w:bCs/>
          <w:sz w:val="20"/>
          <w:szCs w:val="20"/>
        </w:rPr>
      </w:pPr>
    </w:p>
    <w:p w14:paraId="576A9E34" w14:textId="4D389E51" w:rsidR="008F2681" w:rsidRPr="00A8717B" w:rsidRDefault="008F2681" w:rsidP="0094063F">
      <w:pPr>
        <w:pStyle w:val="Caption"/>
        <w:keepNext/>
        <w:rPr>
          <w:rFonts w:cstheme="minorHAnsi"/>
          <w:b/>
          <w:i w:val="0"/>
          <w:color w:val="auto"/>
          <w:sz w:val="24"/>
        </w:rPr>
      </w:pPr>
      <w:r w:rsidRPr="00A8717B">
        <w:rPr>
          <w:rFonts w:cstheme="minorHAnsi"/>
          <w:b/>
          <w:i w:val="0"/>
          <w:color w:val="auto"/>
          <w:sz w:val="24"/>
        </w:rPr>
        <w:t xml:space="preserve">Table </w:t>
      </w:r>
      <w:r w:rsidR="003B1773" w:rsidRPr="00A8717B">
        <w:rPr>
          <w:rFonts w:cstheme="minorHAnsi"/>
          <w:b/>
          <w:i w:val="0"/>
          <w:color w:val="auto"/>
          <w:sz w:val="24"/>
        </w:rPr>
        <w:t>1</w:t>
      </w:r>
      <w:r w:rsidR="00A8717B">
        <w:rPr>
          <w:rFonts w:cstheme="minorHAnsi"/>
          <w:b/>
          <w:i w:val="0"/>
          <w:color w:val="auto"/>
          <w:sz w:val="24"/>
        </w:rPr>
        <w:t>2</w:t>
      </w:r>
      <w:r w:rsidRPr="00A8717B">
        <w:rPr>
          <w:rFonts w:cstheme="minorHAnsi"/>
          <w:b/>
          <w:i w:val="0"/>
          <w:color w:val="auto"/>
          <w:sz w:val="24"/>
        </w:rPr>
        <w:t>: Maize flour premix specification</w:t>
      </w:r>
      <w:r w:rsidR="00D331DA" w:rsidRPr="00A8717B">
        <w:rPr>
          <w:rStyle w:val="FootnoteReference"/>
          <w:rFonts w:cstheme="minorHAnsi"/>
          <w:b/>
          <w:i w:val="0"/>
          <w:color w:val="auto"/>
          <w:sz w:val="24"/>
        </w:rPr>
        <w:footnoteReference w:id="29"/>
      </w:r>
      <w:r w:rsidRPr="00A8717B">
        <w:rPr>
          <w:rFonts w:cstheme="minorHAnsi"/>
          <w:b/>
          <w:i w:val="0"/>
          <w:color w:val="auto"/>
          <w:sz w:val="24"/>
        </w:rPr>
        <w:t xml:space="preserve"> – Addition </w:t>
      </w:r>
      <w:r w:rsidR="007F012D" w:rsidRPr="00A8717B">
        <w:rPr>
          <w:rFonts w:cstheme="minorHAnsi"/>
          <w:b/>
          <w:i w:val="0"/>
          <w:color w:val="auto"/>
          <w:sz w:val="24"/>
        </w:rPr>
        <w:t>rate 400grams per ton</w:t>
      </w:r>
    </w:p>
    <w:tbl>
      <w:tblPr>
        <w:tblW w:w="10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07"/>
        <w:gridCol w:w="1602"/>
        <w:gridCol w:w="2026"/>
        <w:gridCol w:w="1887"/>
        <w:gridCol w:w="1246"/>
      </w:tblGrid>
      <w:tr w:rsidR="003E6D3F" w:rsidRPr="009B5C01" w14:paraId="6341A6BF" w14:textId="77777777" w:rsidTr="00B93E14">
        <w:trPr>
          <w:trHeight w:val="252"/>
          <w:jc w:val="center"/>
        </w:trPr>
        <w:tc>
          <w:tcPr>
            <w:tcW w:w="1271" w:type="dxa"/>
            <w:shd w:val="clear" w:color="auto" w:fill="auto"/>
            <w:noWrap/>
            <w:vAlign w:val="center"/>
            <w:hideMark/>
          </w:tcPr>
          <w:p w14:paraId="54CFDB30" w14:textId="43EE5889" w:rsidR="00261A91" w:rsidRPr="002378C8" w:rsidRDefault="00261A91" w:rsidP="00A8717B">
            <w:pPr>
              <w:ind w:left="171"/>
              <w:jc w:val="center"/>
              <w:rPr>
                <w:rFonts w:asciiTheme="minorHAnsi" w:hAnsiTheme="minorHAnsi" w:cstheme="minorHAnsi"/>
                <w:sz w:val="20"/>
                <w:szCs w:val="20"/>
              </w:rPr>
            </w:pPr>
            <w:r w:rsidRPr="002378C8">
              <w:rPr>
                <w:rFonts w:asciiTheme="minorHAnsi" w:hAnsiTheme="minorHAnsi" w:cstheme="minorHAnsi"/>
                <w:sz w:val="20"/>
                <w:szCs w:val="20"/>
              </w:rPr>
              <w:t>NUTRIENT</w:t>
            </w:r>
          </w:p>
        </w:tc>
        <w:tc>
          <w:tcPr>
            <w:tcW w:w="2207" w:type="dxa"/>
            <w:shd w:val="clear" w:color="auto" w:fill="auto"/>
            <w:noWrap/>
            <w:vAlign w:val="center"/>
          </w:tcPr>
          <w:p w14:paraId="45189F12" w14:textId="616A0958" w:rsidR="00261A91" w:rsidRPr="002378C8" w:rsidRDefault="008F2681" w:rsidP="004A1E65">
            <w:pPr>
              <w:jc w:val="center"/>
              <w:rPr>
                <w:rFonts w:asciiTheme="minorHAnsi" w:hAnsiTheme="minorHAnsi" w:cstheme="minorHAnsi"/>
                <w:sz w:val="20"/>
                <w:szCs w:val="20"/>
              </w:rPr>
            </w:pPr>
            <w:r w:rsidRPr="007A31E4">
              <w:rPr>
                <w:rFonts w:asciiTheme="minorHAnsi" w:hAnsiTheme="minorHAnsi" w:cstheme="minorHAnsi"/>
                <w:sz w:val="20"/>
                <w:szCs w:val="20"/>
              </w:rPr>
              <w:t>Fortificant Compound</w:t>
            </w:r>
          </w:p>
        </w:tc>
        <w:tc>
          <w:tcPr>
            <w:tcW w:w="1602" w:type="dxa"/>
            <w:shd w:val="clear" w:color="auto" w:fill="auto"/>
            <w:noWrap/>
            <w:vAlign w:val="center"/>
          </w:tcPr>
          <w:p w14:paraId="5C9B5F30" w14:textId="22DAF0DA" w:rsidR="00261A91" w:rsidRPr="002378C8" w:rsidRDefault="00261A91" w:rsidP="00A8717B">
            <w:pPr>
              <w:jc w:val="center"/>
              <w:rPr>
                <w:rFonts w:asciiTheme="minorHAnsi" w:hAnsiTheme="minorHAnsi" w:cstheme="minorHAnsi"/>
                <w:sz w:val="20"/>
                <w:szCs w:val="20"/>
              </w:rPr>
            </w:pPr>
            <w:proofErr w:type="gramStart"/>
            <w:r w:rsidRPr="007A31E4">
              <w:rPr>
                <w:rFonts w:asciiTheme="minorHAnsi" w:hAnsiTheme="minorHAnsi" w:cstheme="minorHAnsi"/>
                <w:sz w:val="20"/>
                <w:szCs w:val="20"/>
              </w:rPr>
              <w:t>Milligrams  of</w:t>
            </w:r>
            <w:proofErr w:type="gramEnd"/>
            <w:r w:rsidRPr="007A31E4">
              <w:rPr>
                <w:rFonts w:asciiTheme="minorHAnsi" w:hAnsiTheme="minorHAnsi" w:cstheme="minorHAnsi"/>
                <w:sz w:val="20"/>
                <w:szCs w:val="20"/>
              </w:rPr>
              <w:t xml:space="preserve"> </w:t>
            </w:r>
            <w:r w:rsidRPr="002378C8">
              <w:rPr>
                <w:rFonts w:asciiTheme="minorHAnsi" w:hAnsiTheme="minorHAnsi" w:cstheme="minorHAnsi"/>
                <w:b/>
                <w:sz w:val="20"/>
                <w:szCs w:val="20"/>
              </w:rPr>
              <w:t>Nutrient</w:t>
            </w:r>
            <w:r w:rsidRPr="002378C8">
              <w:rPr>
                <w:rFonts w:asciiTheme="minorHAnsi" w:hAnsiTheme="minorHAnsi" w:cstheme="minorHAnsi"/>
                <w:sz w:val="20"/>
                <w:szCs w:val="20"/>
              </w:rPr>
              <w:t xml:space="preserve"> to add to kilogram flour</w:t>
            </w:r>
          </w:p>
        </w:tc>
        <w:tc>
          <w:tcPr>
            <w:tcW w:w="2026" w:type="dxa"/>
            <w:shd w:val="clear" w:color="auto" w:fill="auto"/>
            <w:noWrap/>
            <w:vAlign w:val="center"/>
          </w:tcPr>
          <w:p w14:paraId="4F9F929F" w14:textId="44569A0F" w:rsidR="00261A91" w:rsidRPr="002378C8" w:rsidRDefault="00261A91" w:rsidP="004A1E65">
            <w:pPr>
              <w:jc w:val="center"/>
              <w:rPr>
                <w:rFonts w:asciiTheme="minorHAnsi" w:hAnsiTheme="minorHAnsi" w:cstheme="minorHAnsi"/>
                <w:sz w:val="20"/>
                <w:szCs w:val="20"/>
              </w:rPr>
            </w:pPr>
            <w:r w:rsidRPr="002378C8">
              <w:rPr>
                <w:rFonts w:asciiTheme="minorHAnsi" w:hAnsiTheme="minorHAnsi" w:cstheme="minorHAnsi"/>
                <w:sz w:val="20"/>
                <w:szCs w:val="20"/>
              </w:rPr>
              <w:t xml:space="preserve">Milligrams </w:t>
            </w:r>
            <w:proofErr w:type="gramStart"/>
            <w:r w:rsidRPr="002378C8">
              <w:rPr>
                <w:rFonts w:asciiTheme="minorHAnsi" w:hAnsiTheme="minorHAnsi" w:cstheme="minorHAnsi"/>
                <w:sz w:val="20"/>
                <w:szCs w:val="20"/>
              </w:rPr>
              <w:t xml:space="preserve">of  </w:t>
            </w:r>
            <w:r w:rsidRPr="002378C8">
              <w:rPr>
                <w:rFonts w:asciiTheme="minorHAnsi" w:hAnsiTheme="minorHAnsi" w:cstheme="minorHAnsi"/>
                <w:b/>
                <w:sz w:val="20"/>
                <w:szCs w:val="20"/>
              </w:rPr>
              <w:t>Fortification</w:t>
            </w:r>
            <w:proofErr w:type="gramEnd"/>
            <w:r w:rsidRPr="002378C8">
              <w:rPr>
                <w:rFonts w:asciiTheme="minorHAnsi" w:hAnsiTheme="minorHAnsi" w:cstheme="minorHAnsi"/>
                <w:b/>
                <w:sz w:val="20"/>
                <w:szCs w:val="20"/>
              </w:rPr>
              <w:t xml:space="preserve"> compound</w:t>
            </w:r>
            <w:r w:rsidRPr="002378C8">
              <w:rPr>
                <w:rFonts w:asciiTheme="minorHAnsi" w:hAnsiTheme="minorHAnsi" w:cstheme="minorHAnsi"/>
                <w:sz w:val="20"/>
                <w:szCs w:val="20"/>
              </w:rPr>
              <w:t xml:space="preserve"> that contains required amount of nutrient</w:t>
            </w:r>
          </w:p>
        </w:tc>
        <w:tc>
          <w:tcPr>
            <w:tcW w:w="1887" w:type="dxa"/>
            <w:shd w:val="clear" w:color="auto" w:fill="auto"/>
            <w:noWrap/>
            <w:vAlign w:val="center"/>
          </w:tcPr>
          <w:p w14:paraId="37C8C3F7" w14:textId="49611A80" w:rsidR="00261A91" w:rsidRPr="002378C8" w:rsidRDefault="00261A91" w:rsidP="00A8717B">
            <w:pPr>
              <w:jc w:val="center"/>
              <w:rPr>
                <w:rFonts w:asciiTheme="minorHAnsi" w:hAnsiTheme="minorHAnsi" w:cstheme="minorHAnsi"/>
                <w:sz w:val="20"/>
                <w:szCs w:val="20"/>
              </w:rPr>
            </w:pPr>
            <w:r w:rsidRPr="002378C8">
              <w:rPr>
                <w:rFonts w:asciiTheme="minorHAnsi" w:hAnsiTheme="minorHAnsi" w:cstheme="minorHAnsi"/>
                <w:sz w:val="20"/>
                <w:szCs w:val="20"/>
              </w:rPr>
              <w:t xml:space="preserve">Grams of </w:t>
            </w:r>
            <w:r w:rsidRPr="002378C8">
              <w:rPr>
                <w:rFonts w:asciiTheme="minorHAnsi" w:hAnsiTheme="minorHAnsi" w:cstheme="minorHAnsi"/>
                <w:b/>
                <w:sz w:val="20"/>
                <w:szCs w:val="20"/>
              </w:rPr>
              <w:t>Fortificant Compound</w:t>
            </w:r>
            <w:r w:rsidRPr="002378C8">
              <w:rPr>
                <w:rFonts w:asciiTheme="minorHAnsi" w:hAnsiTheme="minorHAnsi" w:cstheme="minorHAnsi"/>
                <w:sz w:val="20"/>
                <w:szCs w:val="20"/>
              </w:rPr>
              <w:t xml:space="preserve"> in a kilogram of premix</w:t>
            </w:r>
          </w:p>
        </w:tc>
        <w:tc>
          <w:tcPr>
            <w:tcW w:w="1246" w:type="dxa"/>
            <w:shd w:val="clear" w:color="auto" w:fill="auto"/>
            <w:noWrap/>
            <w:vAlign w:val="center"/>
            <w:hideMark/>
          </w:tcPr>
          <w:p w14:paraId="2C12AB48" w14:textId="686803C7" w:rsidR="00261A91" w:rsidRPr="002378C8" w:rsidRDefault="00261A91" w:rsidP="00A8717B">
            <w:pPr>
              <w:jc w:val="center"/>
              <w:rPr>
                <w:rFonts w:asciiTheme="minorHAnsi" w:hAnsiTheme="minorHAnsi" w:cstheme="minorHAnsi"/>
                <w:b/>
                <w:bCs/>
                <w:sz w:val="20"/>
                <w:szCs w:val="20"/>
              </w:rPr>
            </w:pPr>
            <w:r w:rsidRPr="002378C8">
              <w:rPr>
                <w:rFonts w:asciiTheme="minorHAnsi" w:hAnsiTheme="minorHAnsi" w:cstheme="minorHAnsi"/>
                <w:bCs/>
                <w:sz w:val="20"/>
                <w:szCs w:val="20"/>
              </w:rPr>
              <w:t xml:space="preserve">Grams of </w:t>
            </w:r>
            <w:r w:rsidRPr="002378C8">
              <w:rPr>
                <w:rFonts w:asciiTheme="minorHAnsi" w:hAnsiTheme="minorHAnsi" w:cstheme="minorHAnsi"/>
                <w:b/>
                <w:bCs/>
                <w:sz w:val="20"/>
                <w:szCs w:val="20"/>
              </w:rPr>
              <w:t>Nutrient</w:t>
            </w:r>
            <w:r w:rsidRPr="002378C8">
              <w:rPr>
                <w:rFonts w:asciiTheme="minorHAnsi" w:hAnsiTheme="minorHAnsi" w:cstheme="minorHAnsi"/>
                <w:bCs/>
                <w:sz w:val="20"/>
                <w:szCs w:val="20"/>
              </w:rPr>
              <w:t xml:space="preserve"> in kilogram of premix</w:t>
            </w:r>
          </w:p>
        </w:tc>
      </w:tr>
      <w:tr w:rsidR="005B0A86" w:rsidRPr="009B5C01" w14:paraId="72790918" w14:textId="77777777" w:rsidTr="00B93E14">
        <w:trPr>
          <w:trHeight w:val="243"/>
          <w:jc w:val="center"/>
        </w:trPr>
        <w:tc>
          <w:tcPr>
            <w:tcW w:w="1271" w:type="dxa"/>
            <w:shd w:val="clear" w:color="auto" w:fill="FFFFFF" w:themeFill="background1"/>
            <w:noWrap/>
            <w:vAlign w:val="bottom"/>
            <w:hideMark/>
          </w:tcPr>
          <w:p w14:paraId="68A6D310"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Vit. Aa</w:t>
            </w:r>
          </w:p>
        </w:tc>
        <w:tc>
          <w:tcPr>
            <w:tcW w:w="2207" w:type="dxa"/>
            <w:shd w:val="clear" w:color="auto" w:fill="FFFFFF" w:themeFill="background1"/>
            <w:noWrap/>
            <w:vAlign w:val="bottom"/>
            <w:hideMark/>
          </w:tcPr>
          <w:p w14:paraId="62FBF94F"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Retinyl Palmitate- 250,000 IU/g (dry)</w:t>
            </w:r>
          </w:p>
        </w:tc>
        <w:tc>
          <w:tcPr>
            <w:tcW w:w="1602" w:type="dxa"/>
            <w:shd w:val="clear" w:color="auto" w:fill="FFFFFF" w:themeFill="background1"/>
            <w:noWrap/>
            <w:vAlign w:val="bottom"/>
            <w:hideMark/>
          </w:tcPr>
          <w:p w14:paraId="77982622"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1.5</w:t>
            </w:r>
          </w:p>
        </w:tc>
        <w:tc>
          <w:tcPr>
            <w:tcW w:w="2026" w:type="dxa"/>
            <w:shd w:val="clear" w:color="auto" w:fill="FFFFFF" w:themeFill="background1"/>
            <w:noWrap/>
            <w:vAlign w:val="bottom"/>
            <w:hideMark/>
          </w:tcPr>
          <w:p w14:paraId="22FBEFC6"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20.0</w:t>
            </w:r>
          </w:p>
        </w:tc>
        <w:tc>
          <w:tcPr>
            <w:tcW w:w="1887" w:type="dxa"/>
            <w:shd w:val="clear" w:color="auto" w:fill="FFFFFF" w:themeFill="background1"/>
            <w:noWrap/>
            <w:vAlign w:val="bottom"/>
            <w:hideMark/>
          </w:tcPr>
          <w:p w14:paraId="362A3780"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50.0</w:t>
            </w:r>
          </w:p>
        </w:tc>
        <w:tc>
          <w:tcPr>
            <w:tcW w:w="1246" w:type="dxa"/>
            <w:shd w:val="clear" w:color="auto" w:fill="FFFFFF" w:themeFill="background1"/>
            <w:noWrap/>
            <w:vAlign w:val="bottom"/>
            <w:hideMark/>
          </w:tcPr>
          <w:p w14:paraId="0CA008AA"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4</w:t>
            </w:r>
          </w:p>
        </w:tc>
      </w:tr>
      <w:tr w:rsidR="005B0A86" w:rsidRPr="009B5C01" w14:paraId="0F7E55C6" w14:textId="77777777" w:rsidTr="00B93E14">
        <w:trPr>
          <w:trHeight w:val="243"/>
          <w:jc w:val="center"/>
        </w:trPr>
        <w:tc>
          <w:tcPr>
            <w:tcW w:w="1271" w:type="dxa"/>
            <w:shd w:val="clear" w:color="auto" w:fill="FFFFFF" w:themeFill="background1"/>
            <w:noWrap/>
            <w:vAlign w:val="bottom"/>
            <w:hideMark/>
          </w:tcPr>
          <w:p w14:paraId="77B69FA5"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Vit. B-9 (Folate)</w:t>
            </w:r>
          </w:p>
        </w:tc>
        <w:tc>
          <w:tcPr>
            <w:tcW w:w="2207" w:type="dxa"/>
            <w:shd w:val="clear" w:color="auto" w:fill="FFFFFF" w:themeFill="background1"/>
            <w:noWrap/>
            <w:vAlign w:val="bottom"/>
            <w:hideMark/>
          </w:tcPr>
          <w:p w14:paraId="3417640B"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Folic Acid</w:t>
            </w:r>
          </w:p>
        </w:tc>
        <w:tc>
          <w:tcPr>
            <w:tcW w:w="1602" w:type="dxa"/>
            <w:shd w:val="clear" w:color="auto" w:fill="FFFFFF" w:themeFill="background1"/>
            <w:noWrap/>
            <w:vAlign w:val="bottom"/>
            <w:hideMark/>
          </w:tcPr>
          <w:p w14:paraId="0065D171"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1.3</w:t>
            </w:r>
          </w:p>
        </w:tc>
        <w:tc>
          <w:tcPr>
            <w:tcW w:w="2026" w:type="dxa"/>
            <w:shd w:val="clear" w:color="auto" w:fill="FFFFFF" w:themeFill="background1"/>
            <w:noWrap/>
            <w:vAlign w:val="bottom"/>
            <w:hideMark/>
          </w:tcPr>
          <w:p w14:paraId="5D208E8D"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1.4</w:t>
            </w:r>
          </w:p>
        </w:tc>
        <w:tc>
          <w:tcPr>
            <w:tcW w:w="1887" w:type="dxa"/>
            <w:shd w:val="clear" w:color="auto" w:fill="FFFFFF" w:themeFill="background1"/>
            <w:noWrap/>
            <w:vAlign w:val="bottom"/>
            <w:hideMark/>
          </w:tcPr>
          <w:p w14:paraId="4509A166"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3.6</w:t>
            </w:r>
          </w:p>
        </w:tc>
        <w:tc>
          <w:tcPr>
            <w:tcW w:w="1246" w:type="dxa"/>
            <w:shd w:val="clear" w:color="auto" w:fill="FFFFFF" w:themeFill="background1"/>
            <w:noWrap/>
            <w:vAlign w:val="bottom"/>
            <w:hideMark/>
          </w:tcPr>
          <w:p w14:paraId="1D8196AE"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3</w:t>
            </w:r>
          </w:p>
        </w:tc>
      </w:tr>
      <w:tr w:rsidR="005B0A86" w:rsidRPr="009B5C01" w14:paraId="7F14F9AD" w14:textId="77777777" w:rsidTr="00B93E14">
        <w:trPr>
          <w:trHeight w:val="252"/>
          <w:jc w:val="center"/>
        </w:trPr>
        <w:tc>
          <w:tcPr>
            <w:tcW w:w="1271" w:type="dxa"/>
            <w:shd w:val="clear" w:color="auto" w:fill="FFFFFF" w:themeFill="background1"/>
            <w:noWrap/>
            <w:vAlign w:val="bottom"/>
            <w:hideMark/>
          </w:tcPr>
          <w:p w14:paraId="7CAD481F"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Vit. B-12</w:t>
            </w:r>
          </w:p>
        </w:tc>
        <w:tc>
          <w:tcPr>
            <w:tcW w:w="2207" w:type="dxa"/>
            <w:shd w:val="clear" w:color="auto" w:fill="FFFFFF" w:themeFill="background1"/>
            <w:noWrap/>
            <w:vAlign w:val="bottom"/>
            <w:hideMark/>
          </w:tcPr>
          <w:p w14:paraId="1EB4BA23"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Vit. B-12 0.1% WS</w:t>
            </w:r>
          </w:p>
        </w:tc>
        <w:tc>
          <w:tcPr>
            <w:tcW w:w="1602" w:type="dxa"/>
            <w:shd w:val="clear" w:color="auto" w:fill="FFFFFF" w:themeFill="background1"/>
            <w:noWrap/>
            <w:vAlign w:val="bottom"/>
            <w:hideMark/>
          </w:tcPr>
          <w:p w14:paraId="16558159"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0.01</w:t>
            </w:r>
          </w:p>
        </w:tc>
        <w:tc>
          <w:tcPr>
            <w:tcW w:w="2026" w:type="dxa"/>
            <w:shd w:val="clear" w:color="auto" w:fill="FFFFFF" w:themeFill="background1"/>
            <w:noWrap/>
            <w:vAlign w:val="bottom"/>
            <w:hideMark/>
          </w:tcPr>
          <w:p w14:paraId="694FE263"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10.0</w:t>
            </w:r>
          </w:p>
        </w:tc>
        <w:tc>
          <w:tcPr>
            <w:tcW w:w="1887" w:type="dxa"/>
            <w:shd w:val="clear" w:color="auto" w:fill="FFFFFF" w:themeFill="background1"/>
            <w:noWrap/>
            <w:vAlign w:val="bottom"/>
            <w:hideMark/>
          </w:tcPr>
          <w:p w14:paraId="38ACCC81"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25.0</w:t>
            </w:r>
          </w:p>
        </w:tc>
        <w:tc>
          <w:tcPr>
            <w:tcW w:w="1246" w:type="dxa"/>
            <w:shd w:val="clear" w:color="auto" w:fill="FFFFFF" w:themeFill="background1"/>
            <w:noWrap/>
            <w:vAlign w:val="bottom"/>
            <w:hideMark/>
          </w:tcPr>
          <w:p w14:paraId="582E30DA"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0.03</w:t>
            </w:r>
          </w:p>
        </w:tc>
      </w:tr>
      <w:tr w:rsidR="005B0A86" w:rsidRPr="009B5C01" w14:paraId="0B4699D0" w14:textId="77777777" w:rsidTr="00B93E14">
        <w:trPr>
          <w:trHeight w:val="252"/>
          <w:jc w:val="center"/>
        </w:trPr>
        <w:tc>
          <w:tcPr>
            <w:tcW w:w="1271" w:type="dxa"/>
            <w:shd w:val="clear" w:color="auto" w:fill="FFFFFF" w:themeFill="background1"/>
            <w:noWrap/>
            <w:vAlign w:val="bottom"/>
            <w:hideMark/>
          </w:tcPr>
          <w:p w14:paraId="19B39BD1"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Iron</w:t>
            </w:r>
          </w:p>
        </w:tc>
        <w:tc>
          <w:tcPr>
            <w:tcW w:w="2207" w:type="dxa"/>
            <w:shd w:val="clear" w:color="auto" w:fill="FFFFFF" w:themeFill="background1"/>
            <w:noWrap/>
            <w:vAlign w:val="bottom"/>
            <w:hideMark/>
          </w:tcPr>
          <w:p w14:paraId="1A6D6B2F"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NaFeEDTA</w:t>
            </w:r>
          </w:p>
        </w:tc>
        <w:tc>
          <w:tcPr>
            <w:tcW w:w="1602" w:type="dxa"/>
            <w:shd w:val="clear" w:color="auto" w:fill="FFFFFF" w:themeFill="background1"/>
            <w:noWrap/>
            <w:vAlign w:val="bottom"/>
            <w:hideMark/>
          </w:tcPr>
          <w:p w14:paraId="72B59DC6"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30</w:t>
            </w:r>
          </w:p>
        </w:tc>
        <w:tc>
          <w:tcPr>
            <w:tcW w:w="2026" w:type="dxa"/>
            <w:shd w:val="clear" w:color="auto" w:fill="FFFFFF" w:themeFill="background1"/>
            <w:noWrap/>
            <w:vAlign w:val="bottom"/>
            <w:hideMark/>
          </w:tcPr>
          <w:p w14:paraId="3C729B82"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230.8</w:t>
            </w:r>
          </w:p>
        </w:tc>
        <w:tc>
          <w:tcPr>
            <w:tcW w:w="1887" w:type="dxa"/>
            <w:shd w:val="clear" w:color="auto" w:fill="FFFFFF" w:themeFill="background1"/>
            <w:noWrap/>
            <w:vAlign w:val="bottom"/>
            <w:hideMark/>
          </w:tcPr>
          <w:p w14:paraId="13C49755"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576.9</w:t>
            </w:r>
          </w:p>
        </w:tc>
        <w:tc>
          <w:tcPr>
            <w:tcW w:w="1246" w:type="dxa"/>
            <w:shd w:val="clear" w:color="auto" w:fill="FFFFFF" w:themeFill="background1"/>
            <w:noWrap/>
            <w:vAlign w:val="bottom"/>
            <w:hideMark/>
          </w:tcPr>
          <w:p w14:paraId="77EE47D4"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75</w:t>
            </w:r>
          </w:p>
        </w:tc>
      </w:tr>
      <w:tr w:rsidR="005B0A86" w:rsidRPr="009B5C01" w14:paraId="2429602F" w14:textId="77777777" w:rsidTr="00B93E14">
        <w:trPr>
          <w:trHeight w:val="243"/>
          <w:jc w:val="center"/>
        </w:trPr>
        <w:tc>
          <w:tcPr>
            <w:tcW w:w="1271" w:type="dxa"/>
            <w:shd w:val="clear" w:color="auto" w:fill="FFFFFF" w:themeFill="background1"/>
            <w:noWrap/>
            <w:vAlign w:val="bottom"/>
            <w:hideMark/>
          </w:tcPr>
          <w:p w14:paraId="2E87758A"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Zinc</w:t>
            </w:r>
          </w:p>
        </w:tc>
        <w:tc>
          <w:tcPr>
            <w:tcW w:w="2207" w:type="dxa"/>
            <w:shd w:val="clear" w:color="auto" w:fill="FFFFFF" w:themeFill="background1"/>
            <w:noWrap/>
            <w:vAlign w:val="bottom"/>
            <w:hideMark/>
          </w:tcPr>
          <w:p w14:paraId="1DB4F2B8"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Zinc oxide</w:t>
            </w:r>
          </w:p>
        </w:tc>
        <w:tc>
          <w:tcPr>
            <w:tcW w:w="1602" w:type="dxa"/>
            <w:shd w:val="clear" w:color="auto" w:fill="FFFFFF" w:themeFill="background1"/>
            <w:noWrap/>
            <w:vAlign w:val="bottom"/>
            <w:hideMark/>
          </w:tcPr>
          <w:p w14:paraId="41D0508A"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40</w:t>
            </w:r>
          </w:p>
        </w:tc>
        <w:tc>
          <w:tcPr>
            <w:tcW w:w="2026" w:type="dxa"/>
            <w:shd w:val="clear" w:color="auto" w:fill="FFFFFF" w:themeFill="background1"/>
            <w:noWrap/>
            <w:vAlign w:val="bottom"/>
            <w:hideMark/>
          </w:tcPr>
          <w:p w14:paraId="6FAE93D9"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50.0</w:t>
            </w:r>
          </w:p>
        </w:tc>
        <w:tc>
          <w:tcPr>
            <w:tcW w:w="1887" w:type="dxa"/>
            <w:shd w:val="clear" w:color="auto" w:fill="FFFFFF" w:themeFill="background1"/>
            <w:noWrap/>
            <w:vAlign w:val="bottom"/>
            <w:hideMark/>
          </w:tcPr>
          <w:p w14:paraId="176AE43F"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125.0</w:t>
            </w:r>
          </w:p>
        </w:tc>
        <w:tc>
          <w:tcPr>
            <w:tcW w:w="1246" w:type="dxa"/>
            <w:shd w:val="clear" w:color="auto" w:fill="FFFFFF" w:themeFill="background1"/>
            <w:noWrap/>
            <w:vAlign w:val="bottom"/>
            <w:hideMark/>
          </w:tcPr>
          <w:p w14:paraId="7AC2F477"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100</w:t>
            </w:r>
          </w:p>
        </w:tc>
      </w:tr>
      <w:tr w:rsidR="005B0A86" w:rsidRPr="009B5C01" w14:paraId="46FF7FD3" w14:textId="77777777" w:rsidTr="00B93E14">
        <w:trPr>
          <w:trHeight w:val="243"/>
          <w:jc w:val="center"/>
        </w:trPr>
        <w:tc>
          <w:tcPr>
            <w:tcW w:w="1271" w:type="dxa"/>
            <w:shd w:val="clear" w:color="auto" w:fill="FFFFFF" w:themeFill="background1"/>
            <w:noWrap/>
            <w:vAlign w:val="bottom"/>
            <w:hideMark/>
          </w:tcPr>
          <w:p w14:paraId="5DA27A94"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 </w:t>
            </w:r>
          </w:p>
        </w:tc>
        <w:tc>
          <w:tcPr>
            <w:tcW w:w="2207" w:type="dxa"/>
            <w:shd w:val="clear" w:color="auto" w:fill="FFFFFF" w:themeFill="background1"/>
            <w:noWrap/>
            <w:vAlign w:val="bottom"/>
            <w:hideMark/>
          </w:tcPr>
          <w:p w14:paraId="3D456A2A"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Filling material (at least 25%)</w:t>
            </w:r>
          </w:p>
        </w:tc>
        <w:tc>
          <w:tcPr>
            <w:tcW w:w="1602" w:type="dxa"/>
            <w:shd w:val="clear" w:color="auto" w:fill="FFFFFF" w:themeFill="background1"/>
            <w:noWrap/>
            <w:vAlign w:val="bottom"/>
            <w:hideMark/>
          </w:tcPr>
          <w:p w14:paraId="2B06A467"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 </w:t>
            </w:r>
          </w:p>
        </w:tc>
        <w:tc>
          <w:tcPr>
            <w:tcW w:w="2026" w:type="dxa"/>
            <w:shd w:val="clear" w:color="auto" w:fill="FFFFFF" w:themeFill="background1"/>
            <w:noWrap/>
            <w:vAlign w:val="bottom"/>
            <w:hideMark/>
          </w:tcPr>
          <w:p w14:paraId="38DDC069"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78.1</w:t>
            </w:r>
          </w:p>
        </w:tc>
        <w:tc>
          <w:tcPr>
            <w:tcW w:w="1887" w:type="dxa"/>
            <w:shd w:val="clear" w:color="auto" w:fill="FFFFFF" w:themeFill="background1"/>
            <w:noWrap/>
            <w:vAlign w:val="bottom"/>
            <w:hideMark/>
          </w:tcPr>
          <w:p w14:paraId="2E2B5071"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219.5</w:t>
            </w:r>
          </w:p>
        </w:tc>
        <w:tc>
          <w:tcPr>
            <w:tcW w:w="1246" w:type="dxa"/>
            <w:shd w:val="clear" w:color="auto" w:fill="FFFFFF" w:themeFill="background1"/>
            <w:noWrap/>
            <w:vAlign w:val="bottom"/>
            <w:hideMark/>
          </w:tcPr>
          <w:p w14:paraId="4EB9BFCA"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 </w:t>
            </w:r>
          </w:p>
        </w:tc>
      </w:tr>
      <w:tr w:rsidR="005B0A86" w:rsidRPr="009B5C01" w14:paraId="4FE63F6F" w14:textId="77777777" w:rsidTr="00B93E14">
        <w:trPr>
          <w:trHeight w:val="243"/>
          <w:jc w:val="center"/>
        </w:trPr>
        <w:tc>
          <w:tcPr>
            <w:tcW w:w="1271" w:type="dxa"/>
            <w:shd w:val="clear" w:color="auto" w:fill="FFFFFF" w:themeFill="background1"/>
            <w:noWrap/>
            <w:vAlign w:val="bottom"/>
            <w:hideMark/>
          </w:tcPr>
          <w:p w14:paraId="52D79A84"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 </w:t>
            </w:r>
          </w:p>
        </w:tc>
        <w:tc>
          <w:tcPr>
            <w:tcW w:w="2207" w:type="dxa"/>
            <w:shd w:val="clear" w:color="auto" w:fill="FFFFFF" w:themeFill="background1"/>
            <w:noWrap/>
            <w:vAlign w:val="bottom"/>
            <w:hideMark/>
          </w:tcPr>
          <w:p w14:paraId="344FA421" w14:textId="77777777" w:rsidR="00261A91" w:rsidRPr="009B5C01" w:rsidRDefault="00261A91" w:rsidP="00261A91">
            <w:pPr>
              <w:rPr>
                <w:rFonts w:asciiTheme="minorHAnsi" w:hAnsiTheme="minorHAnsi" w:cstheme="minorHAnsi"/>
                <w:sz w:val="16"/>
                <w:szCs w:val="16"/>
              </w:rPr>
            </w:pPr>
            <w:r w:rsidRPr="009B5C01">
              <w:rPr>
                <w:rFonts w:asciiTheme="minorHAnsi" w:hAnsiTheme="minorHAnsi" w:cstheme="minorHAnsi"/>
                <w:sz w:val="16"/>
                <w:szCs w:val="16"/>
              </w:rPr>
              <w:t> </w:t>
            </w:r>
          </w:p>
        </w:tc>
        <w:tc>
          <w:tcPr>
            <w:tcW w:w="1602" w:type="dxa"/>
            <w:shd w:val="clear" w:color="auto" w:fill="FFFFFF" w:themeFill="background1"/>
            <w:noWrap/>
            <w:vAlign w:val="bottom"/>
            <w:hideMark/>
          </w:tcPr>
          <w:p w14:paraId="6E584839" w14:textId="77777777" w:rsidR="00261A91" w:rsidRPr="009B5C01" w:rsidRDefault="00261A91" w:rsidP="00261A91">
            <w:pPr>
              <w:jc w:val="center"/>
              <w:rPr>
                <w:rFonts w:asciiTheme="minorHAnsi" w:hAnsiTheme="minorHAnsi" w:cstheme="minorHAnsi"/>
                <w:b/>
                <w:bCs/>
                <w:sz w:val="16"/>
                <w:szCs w:val="16"/>
              </w:rPr>
            </w:pPr>
            <w:r w:rsidRPr="009B5C01">
              <w:rPr>
                <w:rFonts w:asciiTheme="minorHAnsi" w:hAnsiTheme="minorHAnsi" w:cstheme="minorHAnsi"/>
                <w:b/>
                <w:bCs/>
                <w:sz w:val="16"/>
                <w:szCs w:val="16"/>
              </w:rPr>
              <w:t>TOTAL</w:t>
            </w:r>
          </w:p>
        </w:tc>
        <w:tc>
          <w:tcPr>
            <w:tcW w:w="2026" w:type="dxa"/>
            <w:shd w:val="clear" w:color="auto" w:fill="FFFFFF" w:themeFill="background1"/>
            <w:noWrap/>
            <w:vAlign w:val="bottom"/>
            <w:hideMark/>
          </w:tcPr>
          <w:p w14:paraId="4BD7A26D" w14:textId="77777777" w:rsidR="00261A91" w:rsidRPr="009B5C01" w:rsidRDefault="00261A91" w:rsidP="00261A91">
            <w:pPr>
              <w:jc w:val="center"/>
              <w:rPr>
                <w:rFonts w:asciiTheme="minorHAnsi" w:hAnsiTheme="minorHAnsi" w:cstheme="minorHAnsi"/>
                <w:sz w:val="16"/>
                <w:szCs w:val="16"/>
              </w:rPr>
            </w:pPr>
            <w:r w:rsidRPr="009B5C01">
              <w:rPr>
                <w:rFonts w:asciiTheme="minorHAnsi" w:hAnsiTheme="minorHAnsi" w:cstheme="minorHAnsi"/>
                <w:sz w:val="16"/>
                <w:szCs w:val="16"/>
              </w:rPr>
              <w:t>390.3</w:t>
            </w:r>
          </w:p>
        </w:tc>
        <w:tc>
          <w:tcPr>
            <w:tcW w:w="1887" w:type="dxa"/>
            <w:shd w:val="clear" w:color="auto" w:fill="FFFFFF" w:themeFill="background1"/>
            <w:noWrap/>
            <w:vAlign w:val="bottom"/>
            <w:hideMark/>
          </w:tcPr>
          <w:p w14:paraId="2A7F02D8" w14:textId="77777777" w:rsidR="00261A91" w:rsidRPr="009B5C01" w:rsidRDefault="00261A91" w:rsidP="00261A91">
            <w:pPr>
              <w:jc w:val="center"/>
              <w:rPr>
                <w:rFonts w:asciiTheme="minorHAnsi" w:hAnsiTheme="minorHAnsi" w:cstheme="minorHAnsi"/>
                <w:b/>
                <w:bCs/>
                <w:sz w:val="16"/>
                <w:szCs w:val="16"/>
              </w:rPr>
            </w:pPr>
            <w:r w:rsidRPr="009B5C01">
              <w:rPr>
                <w:rFonts w:asciiTheme="minorHAnsi" w:hAnsiTheme="minorHAnsi" w:cstheme="minorHAnsi"/>
                <w:b/>
                <w:bCs/>
                <w:sz w:val="16"/>
                <w:szCs w:val="16"/>
              </w:rPr>
              <w:t>1000.0</w:t>
            </w:r>
          </w:p>
        </w:tc>
        <w:tc>
          <w:tcPr>
            <w:tcW w:w="1246" w:type="dxa"/>
            <w:shd w:val="clear" w:color="auto" w:fill="FFFFFF" w:themeFill="background1"/>
            <w:noWrap/>
            <w:vAlign w:val="bottom"/>
            <w:hideMark/>
          </w:tcPr>
          <w:p w14:paraId="659CEABD" w14:textId="77777777" w:rsidR="00261A91" w:rsidRPr="009B5C01" w:rsidRDefault="00261A91" w:rsidP="00261A91">
            <w:pPr>
              <w:jc w:val="center"/>
              <w:rPr>
                <w:rFonts w:asciiTheme="minorHAnsi" w:hAnsiTheme="minorHAnsi" w:cstheme="minorHAnsi"/>
                <w:b/>
                <w:bCs/>
                <w:sz w:val="16"/>
                <w:szCs w:val="16"/>
              </w:rPr>
            </w:pPr>
            <w:r w:rsidRPr="009B5C01">
              <w:rPr>
                <w:rFonts w:asciiTheme="minorHAnsi" w:hAnsiTheme="minorHAnsi" w:cstheme="minorHAnsi"/>
                <w:b/>
                <w:bCs/>
                <w:sz w:val="16"/>
                <w:szCs w:val="16"/>
              </w:rPr>
              <w:t> </w:t>
            </w:r>
          </w:p>
        </w:tc>
      </w:tr>
      <w:tr w:rsidR="004A22FB" w:rsidRPr="009B5C01" w14:paraId="462F5237" w14:textId="77777777" w:rsidTr="00B93E14">
        <w:trPr>
          <w:trHeight w:val="243"/>
          <w:jc w:val="center"/>
        </w:trPr>
        <w:tc>
          <w:tcPr>
            <w:tcW w:w="1271" w:type="dxa"/>
            <w:shd w:val="clear" w:color="auto" w:fill="FFFFFF" w:themeFill="background1"/>
            <w:noWrap/>
            <w:vAlign w:val="bottom"/>
          </w:tcPr>
          <w:p w14:paraId="64394865" w14:textId="77777777" w:rsidR="004A22FB" w:rsidRPr="009B5C01" w:rsidRDefault="004A22FB" w:rsidP="00261A91">
            <w:pPr>
              <w:jc w:val="center"/>
              <w:rPr>
                <w:rFonts w:asciiTheme="minorHAnsi" w:hAnsiTheme="minorHAnsi" w:cstheme="minorHAnsi"/>
                <w:sz w:val="16"/>
                <w:szCs w:val="16"/>
              </w:rPr>
            </w:pPr>
          </w:p>
        </w:tc>
        <w:tc>
          <w:tcPr>
            <w:tcW w:w="2207" w:type="dxa"/>
            <w:shd w:val="clear" w:color="auto" w:fill="FFFFFF" w:themeFill="background1"/>
            <w:noWrap/>
            <w:vAlign w:val="bottom"/>
          </w:tcPr>
          <w:p w14:paraId="049B2DE7" w14:textId="77777777" w:rsidR="004A22FB" w:rsidRPr="009B5C01" w:rsidRDefault="004A22FB" w:rsidP="00261A91">
            <w:pPr>
              <w:rPr>
                <w:rFonts w:asciiTheme="minorHAnsi" w:hAnsiTheme="minorHAnsi" w:cstheme="minorHAnsi"/>
                <w:sz w:val="16"/>
                <w:szCs w:val="16"/>
              </w:rPr>
            </w:pPr>
          </w:p>
        </w:tc>
        <w:tc>
          <w:tcPr>
            <w:tcW w:w="1602" w:type="dxa"/>
            <w:shd w:val="clear" w:color="auto" w:fill="FFFFFF" w:themeFill="background1"/>
            <w:noWrap/>
            <w:vAlign w:val="bottom"/>
          </w:tcPr>
          <w:p w14:paraId="503C96E9" w14:textId="77777777" w:rsidR="004A22FB" w:rsidRPr="009B5C01" w:rsidRDefault="004A22FB" w:rsidP="00261A91">
            <w:pPr>
              <w:jc w:val="center"/>
              <w:rPr>
                <w:rFonts w:asciiTheme="minorHAnsi" w:hAnsiTheme="minorHAnsi" w:cstheme="minorHAnsi"/>
                <w:b/>
                <w:bCs/>
                <w:sz w:val="16"/>
                <w:szCs w:val="16"/>
              </w:rPr>
            </w:pPr>
          </w:p>
        </w:tc>
        <w:tc>
          <w:tcPr>
            <w:tcW w:w="2026" w:type="dxa"/>
            <w:shd w:val="clear" w:color="auto" w:fill="FFFFFF" w:themeFill="background1"/>
            <w:noWrap/>
            <w:vAlign w:val="bottom"/>
          </w:tcPr>
          <w:p w14:paraId="3F7657FD" w14:textId="77777777" w:rsidR="004A22FB" w:rsidRPr="009B5C01" w:rsidRDefault="004A22FB" w:rsidP="00261A91">
            <w:pPr>
              <w:jc w:val="center"/>
              <w:rPr>
                <w:rFonts w:asciiTheme="minorHAnsi" w:hAnsiTheme="minorHAnsi" w:cstheme="minorHAnsi"/>
                <w:sz w:val="16"/>
                <w:szCs w:val="16"/>
              </w:rPr>
            </w:pPr>
          </w:p>
        </w:tc>
        <w:tc>
          <w:tcPr>
            <w:tcW w:w="1887" w:type="dxa"/>
            <w:shd w:val="clear" w:color="auto" w:fill="FFFFFF" w:themeFill="background1"/>
            <w:noWrap/>
            <w:vAlign w:val="bottom"/>
          </w:tcPr>
          <w:p w14:paraId="3A1A5B9A" w14:textId="77777777" w:rsidR="004A22FB" w:rsidRPr="009B5C01" w:rsidRDefault="004A22FB" w:rsidP="00261A91">
            <w:pPr>
              <w:jc w:val="center"/>
              <w:rPr>
                <w:rFonts w:asciiTheme="minorHAnsi" w:hAnsiTheme="minorHAnsi" w:cstheme="minorHAnsi"/>
                <w:b/>
                <w:bCs/>
                <w:sz w:val="16"/>
                <w:szCs w:val="16"/>
              </w:rPr>
            </w:pPr>
          </w:p>
        </w:tc>
        <w:tc>
          <w:tcPr>
            <w:tcW w:w="1246" w:type="dxa"/>
            <w:shd w:val="clear" w:color="auto" w:fill="FFFFFF" w:themeFill="background1"/>
            <w:noWrap/>
            <w:vAlign w:val="bottom"/>
          </w:tcPr>
          <w:p w14:paraId="203902DB" w14:textId="77777777" w:rsidR="004A22FB" w:rsidRPr="009B5C01" w:rsidRDefault="004A22FB" w:rsidP="00261A91">
            <w:pPr>
              <w:jc w:val="center"/>
              <w:rPr>
                <w:rFonts w:asciiTheme="minorHAnsi" w:hAnsiTheme="minorHAnsi" w:cstheme="minorHAnsi"/>
                <w:b/>
                <w:bCs/>
                <w:sz w:val="16"/>
                <w:szCs w:val="16"/>
              </w:rPr>
            </w:pPr>
          </w:p>
        </w:tc>
      </w:tr>
    </w:tbl>
    <w:p w14:paraId="0B82AE74" w14:textId="77777777" w:rsidR="00261A91" w:rsidRPr="009B5C01" w:rsidRDefault="00261A91" w:rsidP="00593A39">
      <w:pPr>
        <w:rPr>
          <w:rFonts w:asciiTheme="minorHAnsi" w:eastAsiaTheme="majorEastAsia" w:hAnsiTheme="minorHAnsi" w:cstheme="minorHAnsi"/>
          <w:b/>
          <w:bCs/>
          <w:sz w:val="20"/>
          <w:szCs w:val="20"/>
        </w:rPr>
      </w:pPr>
    </w:p>
    <w:p w14:paraId="1B6B905F" w14:textId="77777777" w:rsidR="007C0AD1" w:rsidRPr="009B5C01" w:rsidRDefault="007C0AD1" w:rsidP="00593A39">
      <w:pPr>
        <w:rPr>
          <w:rFonts w:asciiTheme="minorHAnsi" w:eastAsiaTheme="majorEastAsia" w:hAnsiTheme="minorHAnsi" w:cstheme="minorHAnsi"/>
          <w:b/>
          <w:bCs/>
          <w:sz w:val="20"/>
          <w:szCs w:val="20"/>
        </w:rPr>
      </w:pPr>
    </w:p>
    <w:p w14:paraId="144489E4" w14:textId="101E54F5" w:rsidR="008F2681" w:rsidRPr="00A8717B" w:rsidRDefault="008F2681" w:rsidP="0094063F">
      <w:pPr>
        <w:pStyle w:val="Caption"/>
        <w:keepNext/>
        <w:rPr>
          <w:rFonts w:cstheme="minorHAnsi"/>
          <w:b/>
          <w:i w:val="0"/>
          <w:color w:val="auto"/>
          <w:sz w:val="24"/>
        </w:rPr>
      </w:pPr>
      <w:r w:rsidRPr="00A8717B">
        <w:rPr>
          <w:rFonts w:cstheme="minorHAnsi"/>
          <w:b/>
          <w:i w:val="0"/>
          <w:color w:val="auto"/>
          <w:sz w:val="24"/>
        </w:rPr>
        <w:t xml:space="preserve">Table </w:t>
      </w:r>
      <w:r w:rsidR="00976302" w:rsidRPr="00A8717B">
        <w:rPr>
          <w:rFonts w:cstheme="minorHAnsi"/>
          <w:b/>
          <w:i w:val="0"/>
          <w:color w:val="auto"/>
          <w:sz w:val="24"/>
        </w:rPr>
        <w:t>1</w:t>
      </w:r>
      <w:r w:rsidR="00A8717B">
        <w:rPr>
          <w:rFonts w:cstheme="minorHAnsi"/>
          <w:b/>
          <w:i w:val="0"/>
          <w:color w:val="auto"/>
          <w:sz w:val="24"/>
        </w:rPr>
        <w:t>3</w:t>
      </w:r>
      <w:r w:rsidRPr="00A8717B">
        <w:rPr>
          <w:rFonts w:cstheme="minorHAnsi"/>
          <w:b/>
          <w:i w:val="0"/>
          <w:color w:val="auto"/>
          <w:sz w:val="24"/>
        </w:rPr>
        <w:t>: Sugar premix specification</w:t>
      </w: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693"/>
        <w:gridCol w:w="1985"/>
        <w:gridCol w:w="2304"/>
        <w:gridCol w:w="1505"/>
      </w:tblGrid>
      <w:tr w:rsidR="0094063F" w:rsidRPr="009B5C01" w14:paraId="6AB4D93A" w14:textId="77777777" w:rsidTr="00140A5B">
        <w:trPr>
          <w:trHeight w:val="244"/>
        </w:trPr>
        <w:tc>
          <w:tcPr>
            <w:tcW w:w="1271" w:type="dxa"/>
            <w:shd w:val="clear" w:color="auto" w:fill="auto"/>
            <w:noWrap/>
            <w:vAlign w:val="center"/>
            <w:hideMark/>
          </w:tcPr>
          <w:p w14:paraId="70ABC490" w14:textId="0CE6E737" w:rsidR="0094063F" w:rsidRPr="002378C8" w:rsidRDefault="0094063F" w:rsidP="00A8717B">
            <w:pPr>
              <w:jc w:val="center"/>
              <w:rPr>
                <w:rFonts w:asciiTheme="minorHAnsi" w:hAnsiTheme="minorHAnsi" w:cstheme="minorHAnsi"/>
                <w:sz w:val="20"/>
                <w:szCs w:val="20"/>
              </w:rPr>
            </w:pPr>
            <w:r w:rsidRPr="002378C8">
              <w:rPr>
                <w:rFonts w:asciiTheme="minorHAnsi" w:hAnsiTheme="minorHAnsi" w:cstheme="minorHAnsi"/>
                <w:sz w:val="20"/>
                <w:szCs w:val="20"/>
              </w:rPr>
              <w:t>NUTRIENT</w:t>
            </w:r>
          </w:p>
        </w:tc>
        <w:tc>
          <w:tcPr>
            <w:tcW w:w="2693" w:type="dxa"/>
            <w:shd w:val="clear" w:color="auto" w:fill="auto"/>
            <w:noWrap/>
            <w:vAlign w:val="center"/>
            <w:hideMark/>
          </w:tcPr>
          <w:p w14:paraId="08A0BB2E" w14:textId="6618169A" w:rsidR="0094063F" w:rsidRPr="002378C8" w:rsidRDefault="0094063F" w:rsidP="004A1E65">
            <w:pPr>
              <w:jc w:val="center"/>
              <w:rPr>
                <w:rFonts w:asciiTheme="minorHAnsi" w:hAnsiTheme="minorHAnsi" w:cstheme="minorHAnsi"/>
                <w:sz w:val="20"/>
                <w:szCs w:val="20"/>
              </w:rPr>
            </w:pPr>
            <w:r w:rsidRPr="007A31E4">
              <w:rPr>
                <w:rFonts w:asciiTheme="minorHAnsi" w:hAnsiTheme="minorHAnsi" w:cstheme="minorHAnsi"/>
                <w:sz w:val="20"/>
                <w:szCs w:val="20"/>
              </w:rPr>
              <w:t>Fortificant Compound</w:t>
            </w:r>
          </w:p>
        </w:tc>
        <w:tc>
          <w:tcPr>
            <w:tcW w:w="1985" w:type="dxa"/>
            <w:shd w:val="clear" w:color="auto" w:fill="auto"/>
            <w:noWrap/>
            <w:vAlign w:val="center"/>
            <w:hideMark/>
          </w:tcPr>
          <w:p w14:paraId="193998B9" w14:textId="7AEC5BED" w:rsidR="0094063F" w:rsidRPr="007A31E4" w:rsidRDefault="0094063F" w:rsidP="00A8717B">
            <w:pPr>
              <w:jc w:val="center"/>
              <w:rPr>
                <w:rFonts w:asciiTheme="minorHAnsi" w:hAnsiTheme="minorHAnsi" w:cstheme="minorHAnsi"/>
                <w:sz w:val="20"/>
                <w:szCs w:val="20"/>
              </w:rPr>
            </w:pPr>
            <w:proofErr w:type="gramStart"/>
            <w:r w:rsidRPr="007A31E4">
              <w:rPr>
                <w:rFonts w:asciiTheme="minorHAnsi" w:hAnsiTheme="minorHAnsi" w:cstheme="minorHAnsi"/>
                <w:sz w:val="20"/>
                <w:szCs w:val="20"/>
              </w:rPr>
              <w:t>Milligrams  of</w:t>
            </w:r>
            <w:proofErr w:type="gramEnd"/>
            <w:r w:rsidRPr="007A31E4">
              <w:rPr>
                <w:rFonts w:asciiTheme="minorHAnsi" w:hAnsiTheme="minorHAnsi" w:cstheme="minorHAnsi"/>
                <w:sz w:val="20"/>
                <w:szCs w:val="20"/>
              </w:rPr>
              <w:t xml:space="preserve"> </w:t>
            </w:r>
            <w:r w:rsidRPr="007A31E4">
              <w:rPr>
                <w:rFonts w:asciiTheme="minorHAnsi" w:hAnsiTheme="minorHAnsi" w:cstheme="minorHAnsi"/>
                <w:b/>
                <w:sz w:val="20"/>
                <w:szCs w:val="20"/>
              </w:rPr>
              <w:t>Nutrient</w:t>
            </w:r>
            <w:r w:rsidRPr="007A31E4">
              <w:rPr>
                <w:rFonts w:asciiTheme="minorHAnsi" w:hAnsiTheme="minorHAnsi" w:cstheme="minorHAnsi"/>
                <w:sz w:val="20"/>
                <w:szCs w:val="20"/>
              </w:rPr>
              <w:t xml:space="preserve"> to add to kilogram sugar</w:t>
            </w:r>
          </w:p>
        </w:tc>
        <w:tc>
          <w:tcPr>
            <w:tcW w:w="2304" w:type="dxa"/>
            <w:shd w:val="clear" w:color="auto" w:fill="auto"/>
            <w:noWrap/>
            <w:vAlign w:val="center"/>
            <w:hideMark/>
          </w:tcPr>
          <w:p w14:paraId="51A4AFD9" w14:textId="63651FEB" w:rsidR="0094063F" w:rsidRPr="002378C8" w:rsidRDefault="0094063F" w:rsidP="004A1E65">
            <w:pPr>
              <w:jc w:val="center"/>
              <w:rPr>
                <w:rFonts w:asciiTheme="minorHAnsi" w:hAnsiTheme="minorHAnsi" w:cstheme="minorHAnsi"/>
                <w:sz w:val="20"/>
                <w:szCs w:val="20"/>
              </w:rPr>
            </w:pPr>
            <w:r w:rsidRPr="002378C8">
              <w:rPr>
                <w:rFonts w:asciiTheme="minorHAnsi" w:hAnsiTheme="minorHAnsi" w:cstheme="minorHAnsi"/>
                <w:sz w:val="20"/>
                <w:szCs w:val="20"/>
              </w:rPr>
              <w:t xml:space="preserve">Milligrams </w:t>
            </w:r>
            <w:proofErr w:type="gramStart"/>
            <w:r w:rsidRPr="002378C8">
              <w:rPr>
                <w:rFonts w:asciiTheme="minorHAnsi" w:hAnsiTheme="minorHAnsi" w:cstheme="minorHAnsi"/>
                <w:sz w:val="20"/>
                <w:szCs w:val="20"/>
              </w:rPr>
              <w:t xml:space="preserve">of  </w:t>
            </w:r>
            <w:r w:rsidRPr="002378C8">
              <w:rPr>
                <w:rFonts w:asciiTheme="minorHAnsi" w:hAnsiTheme="minorHAnsi" w:cstheme="minorHAnsi"/>
                <w:b/>
                <w:sz w:val="20"/>
                <w:szCs w:val="20"/>
              </w:rPr>
              <w:t>Fortification</w:t>
            </w:r>
            <w:proofErr w:type="gramEnd"/>
            <w:r w:rsidRPr="002378C8">
              <w:rPr>
                <w:rFonts w:asciiTheme="minorHAnsi" w:hAnsiTheme="minorHAnsi" w:cstheme="minorHAnsi"/>
                <w:b/>
                <w:sz w:val="20"/>
                <w:szCs w:val="20"/>
              </w:rPr>
              <w:t xml:space="preserve"> compound</w:t>
            </w:r>
            <w:r w:rsidRPr="002378C8">
              <w:rPr>
                <w:rFonts w:asciiTheme="minorHAnsi" w:hAnsiTheme="minorHAnsi" w:cstheme="minorHAnsi"/>
                <w:sz w:val="20"/>
                <w:szCs w:val="20"/>
              </w:rPr>
              <w:t xml:space="preserve"> that contains required amount of nutrient</w:t>
            </w:r>
          </w:p>
        </w:tc>
        <w:tc>
          <w:tcPr>
            <w:tcW w:w="1505" w:type="dxa"/>
            <w:shd w:val="clear" w:color="auto" w:fill="auto"/>
            <w:noWrap/>
            <w:vAlign w:val="center"/>
            <w:hideMark/>
          </w:tcPr>
          <w:p w14:paraId="763BAEFB" w14:textId="166C932F" w:rsidR="0094063F" w:rsidRPr="002378C8" w:rsidRDefault="0094063F" w:rsidP="00A8717B">
            <w:pPr>
              <w:jc w:val="center"/>
              <w:rPr>
                <w:rFonts w:asciiTheme="minorHAnsi" w:hAnsiTheme="minorHAnsi" w:cstheme="minorHAnsi"/>
                <w:b/>
                <w:bCs/>
                <w:sz w:val="20"/>
                <w:szCs w:val="20"/>
              </w:rPr>
            </w:pPr>
            <w:r w:rsidRPr="002378C8">
              <w:rPr>
                <w:rFonts w:asciiTheme="minorHAnsi" w:hAnsiTheme="minorHAnsi" w:cstheme="minorHAnsi"/>
                <w:bCs/>
                <w:sz w:val="20"/>
                <w:szCs w:val="20"/>
              </w:rPr>
              <w:t xml:space="preserve">Grams of </w:t>
            </w:r>
            <w:r w:rsidRPr="002378C8">
              <w:rPr>
                <w:rFonts w:asciiTheme="minorHAnsi" w:hAnsiTheme="minorHAnsi" w:cstheme="minorHAnsi"/>
                <w:b/>
                <w:bCs/>
                <w:sz w:val="20"/>
                <w:szCs w:val="20"/>
              </w:rPr>
              <w:t>Nutrient</w:t>
            </w:r>
            <w:r w:rsidRPr="002378C8">
              <w:rPr>
                <w:rFonts w:asciiTheme="minorHAnsi" w:hAnsiTheme="minorHAnsi" w:cstheme="minorHAnsi"/>
                <w:bCs/>
                <w:sz w:val="20"/>
                <w:szCs w:val="20"/>
              </w:rPr>
              <w:t xml:space="preserve"> in kilogram of premix</w:t>
            </w:r>
          </w:p>
        </w:tc>
      </w:tr>
      <w:tr w:rsidR="0094063F" w:rsidRPr="009B5C01" w14:paraId="2AEC3556" w14:textId="77777777" w:rsidTr="00140A5B">
        <w:trPr>
          <w:trHeight w:val="234"/>
        </w:trPr>
        <w:tc>
          <w:tcPr>
            <w:tcW w:w="1271" w:type="dxa"/>
            <w:shd w:val="clear" w:color="000000" w:fill="CCFFFF"/>
            <w:noWrap/>
            <w:vAlign w:val="bottom"/>
            <w:hideMark/>
          </w:tcPr>
          <w:p w14:paraId="36FE84A0" w14:textId="77777777" w:rsidR="0094063F" w:rsidRPr="009B5C01" w:rsidRDefault="0094063F" w:rsidP="008F2681">
            <w:pPr>
              <w:jc w:val="center"/>
              <w:rPr>
                <w:rFonts w:asciiTheme="minorHAnsi" w:hAnsiTheme="minorHAnsi" w:cstheme="minorHAnsi"/>
                <w:sz w:val="16"/>
                <w:szCs w:val="16"/>
              </w:rPr>
            </w:pPr>
            <w:r w:rsidRPr="009B5C01">
              <w:rPr>
                <w:rFonts w:asciiTheme="minorHAnsi" w:hAnsiTheme="minorHAnsi" w:cstheme="minorHAnsi"/>
                <w:sz w:val="16"/>
                <w:szCs w:val="16"/>
              </w:rPr>
              <w:t>Vit. Aa</w:t>
            </w:r>
          </w:p>
        </w:tc>
        <w:tc>
          <w:tcPr>
            <w:tcW w:w="2693" w:type="dxa"/>
            <w:shd w:val="clear" w:color="000000" w:fill="CCFFFF"/>
            <w:noWrap/>
            <w:vAlign w:val="bottom"/>
            <w:hideMark/>
          </w:tcPr>
          <w:p w14:paraId="5D32BFF2" w14:textId="28004A85" w:rsidR="0094063F" w:rsidRPr="009B5C01" w:rsidRDefault="0094063F" w:rsidP="008F2681">
            <w:pPr>
              <w:rPr>
                <w:rFonts w:asciiTheme="minorHAnsi" w:hAnsiTheme="minorHAnsi" w:cstheme="minorHAnsi"/>
                <w:sz w:val="16"/>
                <w:szCs w:val="16"/>
              </w:rPr>
            </w:pPr>
            <w:r w:rsidRPr="009B5C01">
              <w:rPr>
                <w:rFonts w:asciiTheme="minorHAnsi" w:hAnsiTheme="minorHAnsi" w:cstheme="minorHAnsi"/>
                <w:sz w:val="16"/>
                <w:szCs w:val="16"/>
              </w:rPr>
              <w:t>Retinyl Palmitate- 250,000 IU/g (Water disp.)</w:t>
            </w:r>
          </w:p>
        </w:tc>
        <w:tc>
          <w:tcPr>
            <w:tcW w:w="1985" w:type="dxa"/>
            <w:shd w:val="clear" w:color="auto" w:fill="auto"/>
            <w:noWrap/>
            <w:vAlign w:val="bottom"/>
            <w:hideMark/>
          </w:tcPr>
          <w:p w14:paraId="7EFA8E3D" w14:textId="77777777" w:rsidR="0094063F" w:rsidRPr="009B5C01" w:rsidRDefault="0094063F" w:rsidP="008F2681">
            <w:pPr>
              <w:jc w:val="center"/>
              <w:rPr>
                <w:rFonts w:asciiTheme="minorHAnsi" w:hAnsiTheme="minorHAnsi" w:cstheme="minorHAnsi"/>
                <w:sz w:val="16"/>
                <w:szCs w:val="16"/>
              </w:rPr>
            </w:pPr>
            <w:r w:rsidRPr="009B5C01">
              <w:rPr>
                <w:rFonts w:asciiTheme="minorHAnsi" w:hAnsiTheme="minorHAnsi" w:cstheme="minorHAnsi"/>
                <w:sz w:val="16"/>
                <w:szCs w:val="16"/>
              </w:rPr>
              <w:t>10.0</w:t>
            </w:r>
          </w:p>
        </w:tc>
        <w:tc>
          <w:tcPr>
            <w:tcW w:w="2304" w:type="dxa"/>
            <w:shd w:val="clear" w:color="000000" w:fill="CCFFFF"/>
            <w:noWrap/>
            <w:vAlign w:val="bottom"/>
            <w:hideMark/>
          </w:tcPr>
          <w:p w14:paraId="6D2FA681" w14:textId="77777777" w:rsidR="0094063F" w:rsidRPr="009B5C01" w:rsidRDefault="0094063F" w:rsidP="008F2681">
            <w:pPr>
              <w:jc w:val="center"/>
              <w:rPr>
                <w:rFonts w:asciiTheme="minorHAnsi" w:hAnsiTheme="minorHAnsi" w:cstheme="minorHAnsi"/>
                <w:sz w:val="16"/>
                <w:szCs w:val="16"/>
              </w:rPr>
            </w:pPr>
            <w:r w:rsidRPr="009B5C01">
              <w:rPr>
                <w:rFonts w:asciiTheme="minorHAnsi" w:hAnsiTheme="minorHAnsi" w:cstheme="minorHAnsi"/>
                <w:sz w:val="16"/>
                <w:szCs w:val="16"/>
              </w:rPr>
              <w:t>133.3</w:t>
            </w:r>
          </w:p>
        </w:tc>
        <w:tc>
          <w:tcPr>
            <w:tcW w:w="1505" w:type="dxa"/>
            <w:shd w:val="clear" w:color="000000" w:fill="CCFFFF"/>
            <w:noWrap/>
            <w:vAlign w:val="bottom"/>
            <w:hideMark/>
          </w:tcPr>
          <w:p w14:paraId="0269ABB0" w14:textId="31826D3C" w:rsidR="0094063F" w:rsidRPr="009B5C01" w:rsidRDefault="0094063F" w:rsidP="008F2681">
            <w:pPr>
              <w:jc w:val="center"/>
              <w:rPr>
                <w:rFonts w:asciiTheme="minorHAnsi" w:hAnsiTheme="minorHAnsi" w:cstheme="minorHAnsi"/>
                <w:sz w:val="16"/>
                <w:szCs w:val="16"/>
              </w:rPr>
            </w:pPr>
            <w:r w:rsidRPr="009B5C01">
              <w:rPr>
                <w:rFonts w:asciiTheme="minorHAnsi" w:hAnsiTheme="minorHAnsi" w:cstheme="minorHAnsi"/>
                <w:sz w:val="16"/>
                <w:szCs w:val="16"/>
              </w:rPr>
              <w:t>75</w:t>
            </w:r>
          </w:p>
        </w:tc>
      </w:tr>
    </w:tbl>
    <w:p w14:paraId="3BF57133" w14:textId="77777777" w:rsidR="008F2681" w:rsidRPr="009B5C01" w:rsidRDefault="008F2681" w:rsidP="00593A39">
      <w:pPr>
        <w:rPr>
          <w:rFonts w:asciiTheme="minorHAnsi" w:eastAsiaTheme="majorEastAsia" w:hAnsiTheme="minorHAnsi" w:cstheme="minorHAnsi"/>
          <w:b/>
          <w:bCs/>
          <w:sz w:val="20"/>
          <w:szCs w:val="20"/>
        </w:rPr>
      </w:pPr>
    </w:p>
    <w:p w14:paraId="587C26DE" w14:textId="77777777" w:rsidR="00261A91" w:rsidRDefault="00261A91" w:rsidP="00593A39">
      <w:pPr>
        <w:rPr>
          <w:rFonts w:asciiTheme="minorHAnsi" w:eastAsiaTheme="majorEastAsia" w:hAnsiTheme="minorHAnsi" w:cstheme="minorHAnsi"/>
          <w:b/>
          <w:bCs/>
          <w:sz w:val="20"/>
          <w:szCs w:val="20"/>
        </w:rPr>
      </w:pPr>
    </w:p>
    <w:p w14:paraId="716F1696" w14:textId="77777777" w:rsidR="00140A5B" w:rsidRDefault="00140A5B" w:rsidP="00593A39">
      <w:pPr>
        <w:rPr>
          <w:rFonts w:asciiTheme="minorHAnsi" w:eastAsiaTheme="majorEastAsia" w:hAnsiTheme="minorHAnsi" w:cstheme="minorHAnsi"/>
          <w:b/>
          <w:bCs/>
          <w:sz w:val="20"/>
          <w:szCs w:val="20"/>
        </w:rPr>
      </w:pPr>
    </w:p>
    <w:p w14:paraId="4DC274F3" w14:textId="77777777" w:rsidR="00140A5B" w:rsidRDefault="00140A5B" w:rsidP="00593A39">
      <w:pPr>
        <w:rPr>
          <w:rFonts w:asciiTheme="minorHAnsi" w:eastAsiaTheme="majorEastAsia" w:hAnsiTheme="minorHAnsi" w:cstheme="minorHAnsi"/>
          <w:b/>
          <w:bCs/>
          <w:sz w:val="20"/>
          <w:szCs w:val="20"/>
        </w:rPr>
      </w:pPr>
    </w:p>
    <w:p w14:paraId="380D5CE1" w14:textId="77777777" w:rsidR="00140A5B" w:rsidRDefault="00140A5B" w:rsidP="00593A39">
      <w:pPr>
        <w:rPr>
          <w:rFonts w:asciiTheme="minorHAnsi" w:eastAsiaTheme="majorEastAsia" w:hAnsiTheme="minorHAnsi" w:cstheme="minorHAnsi"/>
          <w:b/>
          <w:bCs/>
          <w:sz w:val="20"/>
          <w:szCs w:val="20"/>
        </w:rPr>
      </w:pPr>
    </w:p>
    <w:p w14:paraId="73B0EBF7" w14:textId="77777777" w:rsidR="00140A5B" w:rsidRDefault="00140A5B" w:rsidP="00593A39">
      <w:pPr>
        <w:rPr>
          <w:rFonts w:asciiTheme="minorHAnsi" w:eastAsiaTheme="majorEastAsia" w:hAnsiTheme="minorHAnsi" w:cstheme="minorHAnsi"/>
          <w:b/>
          <w:bCs/>
          <w:sz w:val="20"/>
          <w:szCs w:val="20"/>
        </w:rPr>
      </w:pPr>
    </w:p>
    <w:p w14:paraId="655966D4" w14:textId="77777777" w:rsidR="00140A5B" w:rsidRDefault="00140A5B" w:rsidP="00593A39">
      <w:pPr>
        <w:rPr>
          <w:rFonts w:asciiTheme="minorHAnsi" w:eastAsiaTheme="majorEastAsia" w:hAnsiTheme="minorHAnsi" w:cstheme="minorHAnsi"/>
          <w:b/>
          <w:bCs/>
          <w:sz w:val="20"/>
          <w:szCs w:val="20"/>
        </w:rPr>
      </w:pPr>
    </w:p>
    <w:p w14:paraId="31CAB5D9" w14:textId="77777777" w:rsidR="00140A5B" w:rsidRPr="009B5C01" w:rsidRDefault="00140A5B" w:rsidP="00593A39">
      <w:pPr>
        <w:rPr>
          <w:rFonts w:asciiTheme="minorHAnsi" w:eastAsiaTheme="majorEastAsia" w:hAnsiTheme="minorHAnsi" w:cstheme="minorHAnsi"/>
          <w:b/>
          <w:bCs/>
          <w:sz w:val="20"/>
          <w:szCs w:val="20"/>
        </w:rPr>
      </w:pPr>
    </w:p>
    <w:p w14:paraId="0F31D3F7" w14:textId="76ADF213" w:rsidR="00540494" w:rsidRPr="00A8717B" w:rsidRDefault="00540494" w:rsidP="0094063F">
      <w:pPr>
        <w:pStyle w:val="Caption"/>
        <w:keepNext/>
        <w:rPr>
          <w:rFonts w:cstheme="minorHAnsi"/>
          <w:b/>
          <w:i w:val="0"/>
          <w:color w:val="auto"/>
          <w:sz w:val="24"/>
        </w:rPr>
      </w:pPr>
      <w:r w:rsidRPr="00A8717B">
        <w:rPr>
          <w:rFonts w:cstheme="minorHAnsi"/>
          <w:b/>
          <w:i w:val="0"/>
          <w:color w:val="auto"/>
          <w:sz w:val="24"/>
        </w:rPr>
        <w:lastRenderedPageBreak/>
        <w:t xml:space="preserve">Table </w:t>
      </w:r>
      <w:r w:rsidR="00A8717B" w:rsidRPr="00A8717B">
        <w:rPr>
          <w:rFonts w:cstheme="minorHAnsi"/>
          <w:b/>
          <w:i w:val="0"/>
          <w:color w:val="auto"/>
          <w:sz w:val="24"/>
        </w:rPr>
        <w:t>14</w:t>
      </w:r>
      <w:r w:rsidRPr="00A8717B">
        <w:rPr>
          <w:rFonts w:cstheme="minorHAnsi"/>
          <w:b/>
          <w:i w:val="0"/>
          <w:color w:val="auto"/>
          <w:sz w:val="24"/>
        </w:rPr>
        <w:t>:  Vitamin A Premix for Oil fortification</w:t>
      </w:r>
    </w:p>
    <w:tbl>
      <w:tblPr>
        <w:tblW w:w="971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2693"/>
        <w:gridCol w:w="2268"/>
        <w:gridCol w:w="2059"/>
        <w:gridCol w:w="1417"/>
      </w:tblGrid>
      <w:tr w:rsidR="002260C8" w:rsidRPr="009B5C01" w14:paraId="2AB17F48" w14:textId="76FCCA9E" w:rsidTr="00A8717B">
        <w:trPr>
          <w:trHeight w:val="266"/>
        </w:trPr>
        <w:tc>
          <w:tcPr>
            <w:tcW w:w="1281" w:type="dxa"/>
            <w:shd w:val="clear" w:color="auto" w:fill="auto"/>
            <w:noWrap/>
            <w:vAlign w:val="center"/>
            <w:hideMark/>
          </w:tcPr>
          <w:p w14:paraId="777FB980" w14:textId="46BFC666" w:rsidR="00540494" w:rsidRPr="002378C8" w:rsidRDefault="00540494" w:rsidP="00A8717B">
            <w:pPr>
              <w:jc w:val="center"/>
              <w:rPr>
                <w:rFonts w:asciiTheme="minorHAnsi" w:hAnsiTheme="minorHAnsi" w:cstheme="minorHAnsi"/>
                <w:sz w:val="20"/>
                <w:szCs w:val="20"/>
              </w:rPr>
            </w:pPr>
            <w:r w:rsidRPr="002378C8">
              <w:rPr>
                <w:rFonts w:asciiTheme="minorHAnsi" w:hAnsiTheme="minorHAnsi" w:cstheme="minorHAnsi"/>
                <w:sz w:val="20"/>
                <w:szCs w:val="20"/>
              </w:rPr>
              <w:t>NUTRIENT</w:t>
            </w:r>
          </w:p>
        </w:tc>
        <w:tc>
          <w:tcPr>
            <w:tcW w:w="2693" w:type="dxa"/>
            <w:shd w:val="clear" w:color="auto" w:fill="auto"/>
            <w:noWrap/>
            <w:vAlign w:val="center"/>
            <w:hideMark/>
          </w:tcPr>
          <w:p w14:paraId="79FC510B" w14:textId="7D874F1C" w:rsidR="00540494" w:rsidRPr="002378C8" w:rsidRDefault="00540494" w:rsidP="004A1E65">
            <w:pPr>
              <w:jc w:val="center"/>
              <w:rPr>
                <w:rFonts w:asciiTheme="minorHAnsi" w:hAnsiTheme="minorHAnsi" w:cstheme="minorHAnsi"/>
                <w:sz w:val="20"/>
                <w:szCs w:val="20"/>
              </w:rPr>
            </w:pPr>
            <w:r w:rsidRPr="007A31E4">
              <w:rPr>
                <w:rFonts w:asciiTheme="minorHAnsi" w:hAnsiTheme="minorHAnsi" w:cstheme="minorHAnsi"/>
                <w:sz w:val="20"/>
                <w:szCs w:val="20"/>
              </w:rPr>
              <w:t>Fortificant Compound</w:t>
            </w:r>
          </w:p>
        </w:tc>
        <w:tc>
          <w:tcPr>
            <w:tcW w:w="2268" w:type="dxa"/>
            <w:shd w:val="clear" w:color="auto" w:fill="auto"/>
            <w:noWrap/>
            <w:vAlign w:val="center"/>
            <w:hideMark/>
          </w:tcPr>
          <w:p w14:paraId="5FBE026A" w14:textId="103A4CC3" w:rsidR="00540494" w:rsidRPr="002378C8" w:rsidRDefault="00540494" w:rsidP="00A8717B">
            <w:pPr>
              <w:jc w:val="center"/>
              <w:rPr>
                <w:rFonts w:asciiTheme="minorHAnsi" w:hAnsiTheme="minorHAnsi" w:cstheme="minorHAnsi"/>
                <w:sz w:val="20"/>
                <w:szCs w:val="20"/>
              </w:rPr>
            </w:pPr>
            <w:proofErr w:type="gramStart"/>
            <w:r w:rsidRPr="007A31E4">
              <w:rPr>
                <w:rFonts w:asciiTheme="minorHAnsi" w:hAnsiTheme="minorHAnsi" w:cstheme="minorHAnsi"/>
                <w:sz w:val="20"/>
                <w:szCs w:val="20"/>
              </w:rPr>
              <w:t>Milligrams  of</w:t>
            </w:r>
            <w:proofErr w:type="gramEnd"/>
            <w:r w:rsidRPr="007A31E4">
              <w:rPr>
                <w:rFonts w:asciiTheme="minorHAnsi" w:hAnsiTheme="minorHAnsi" w:cstheme="minorHAnsi"/>
                <w:sz w:val="20"/>
                <w:szCs w:val="20"/>
              </w:rPr>
              <w:t xml:space="preserve"> </w:t>
            </w:r>
            <w:r w:rsidRPr="002378C8">
              <w:rPr>
                <w:rFonts w:asciiTheme="minorHAnsi" w:hAnsiTheme="minorHAnsi" w:cstheme="minorHAnsi"/>
                <w:b/>
                <w:sz w:val="20"/>
                <w:szCs w:val="20"/>
              </w:rPr>
              <w:t>Nutrient</w:t>
            </w:r>
            <w:r w:rsidRPr="002378C8">
              <w:rPr>
                <w:rFonts w:asciiTheme="minorHAnsi" w:hAnsiTheme="minorHAnsi" w:cstheme="minorHAnsi"/>
                <w:sz w:val="20"/>
                <w:szCs w:val="20"/>
              </w:rPr>
              <w:t xml:space="preserve"> to add to kilogram oil</w:t>
            </w:r>
          </w:p>
        </w:tc>
        <w:tc>
          <w:tcPr>
            <w:tcW w:w="2059" w:type="dxa"/>
            <w:shd w:val="clear" w:color="auto" w:fill="auto"/>
            <w:noWrap/>
            <w:vAlign w:val="center"/>
            <w:hideMark/>
          </w:tcPr>
          <w:p w14:paraId="176F7A3F" w14:textId="246B2D14" w:rsidR="00540494" w:rsidRPr="002378C8" w:rsidRDefault="00540494" w:rsidP="004A1E65">
            <w:pPr>
              <w:jc w:val="center"/>
              <w:rPr>
                <w:rFonts w:asciiTheme="minorHAnsi" w:hAnsiTheme="minorHAnsi" w:cstheme="minorHAnsi"/>
                <w:sz w:val="20"/>
                <w:szCs w:val="20"/>
              </w:rPr>
            </w:pPr>
            <w:r w:rsidRPr="002378C8">
              <w:rPr>
                <w:rFonts w:asciiTheme="minorHAnsi" w:hAnsiTheme="minorHAnsi" w:cstheme="minorHAnsi"/>
                <w:sz w:val="20"/>
                <w:szCs w:val="20"/>
              </w:rPr>
              <w:t xml:space="preserve">Milligrams </w:t>
            </w:r>
            <w:proofErr w:type="gramStart"/>
            <w:r w:rsidRPr="002378C8">
              <w:rPr>
                <w:rFonts w:asciiTheme="minorHAnsi" w:hAnsiTheme="minorHAnsi" w:cstheme="minorHAnsi"/>
                <w:sz w:val="20"/>
                <w:szCs w:val="20"/>
              </w:rPr>
              <w:t xml:space="preserve">of  </w:t>
            </w:r>
            <w:r w:rsidRPr="002378C8">
              <w:rPr>
                <w:rFonts w:asciiTheme="minorHAnsi" w:hAnsiTheme="minorHAnsi" w:cstheme="minorHAnsi"/>
                <w:b/>
                <w:sz w:val="20"/>
                <w:szCs w:val="20"/>
              </w:rPr>
              <w:t>Fortification</w:t>
            </w:r>
            <w:proofErr w:type="gramEnd"/>
            <w:r w:rsidRPr="002378C8">
              <w:rPr>
                <w:rFonts w:asciiTheme="minorHAnsi" w:hAnsiTheme="minorHAnsi" w:cstheme="minorHAnsi"/>
                <w:b/>
                <w:sz w:val="20"/>
                <w:szCs w:val="20"/>
              </w:rPr>
              <w:t xml:space="preserve"> compound</w:t>
            </w:r>
            <w:r w:rsidRPr="002378C8">
              <w:rPr>
                <w:rFonts w:asciiTheme="minorHAnsi" w:hAnsiTheme="minorHAnsi" w:cstheme="minorHAnsi"/>
                <w:sz w:val="20"/>
                <w:szCs w:val="20"/>
              </w:rPr>
              <w:t xml:space="preserve"> that contains required amount of nutrient</w:t>
            </w:r>
          </w:p>
        </w:tc>
        <w:tc>
          <w:tcPr>
            <w:tcW w:w="1417" w:type="dxa"/>
            <w:vAlign w:val="center"/>
          </w:tcPr>
          <w:p w14:paraId="5AF5FDEB" w14:textId="4C77AFE1" w:rsidR="00540494" w:rsidRPr="002378C8" w:rsidRDefault="0094063F" w:rsidP="00A8717B">
            <w:pPr>
              <w:jc w:val="center"/>
              <w:rPr>
                <w:rFonts w:asciiTheme="minorHAnsi" w:hAnsiTheme="minorHAnsi" w:cstheme="minorHAnsi"/>
                <w:sz w:val="20"/>
                <w:szCs w:val="20"/>
              </w:rPr>
            </w:pPr>
            <w:r w:rsidRPr="002378C8">
              <w:rPr>
                <w:rFonts w:asciiTheme="minorHAnsi" w:hAnsiTheme="minorHAnsi" w:cstheme="minorHAnsi"/>
                <w:bCs/>
                <w:sz w:val="20"/>
                <w:szCs w:val="20"/>
              </w:rPr>
              <w:t>Milligrams</w:t>
            </w:r>
            <w:r w:rsidR="00540494" w:rsidRPr="002378C8">
              <w:rPr>
                <w:rFonts w:asciiTheme="minorHAnsi" w:hAnsiTheme="minorHAnsi" w:cstheme="minorHAnsi"/>
                <w:bCs/>
                <w:sz w:val="20"/>
                <w:szCs w:val="20"/>
              </w:rPr>
              <w:t xml:space="preserve"> of </w:t>
            </w:r>
            <w:r w:rsidR="00540494" w:rsidRPr="002378C8">
              <w:rPr>
                <w:rFonts w:asciiTheme="minorHAnsi" w:hAnsiTheme="minorHAnsi" w:cstheme="minorHAnsi"/>
                <w:b/>
                <w:bCs/>
                <w:sz w:val="20"/>
                <w:szCs w:val="20"/>
              </w:rPr>
              <w:t>Nutrient</w:t>
            </w:r>
            <w:r w:rsidR="00540494" w:rsidRPr="002378C8">
              <w:rPr>
                <w:rFonts w:asciiTheme="minorHAnsi" w:hAnsiTheme="minorHAnsi" w:cstheme="minorHAnsi"/>
                <w:bCs/>
                <w:sz w:val="20"/>
                <w:szCs w:val="20"/>
              </w:rPr>
              <w:t xml:space="preserve"> in kilogram of premix</w:t>
            </w:r>
          </w:p>
        </w:tc>
      </w:tr>
      <w:tr w:rsidR="002260C8" w:rsidRPr="009B5C01" w14:paraId="6E51EEF7" w14:textId="2A1AF737" w:rsidTr="0094063F">
        <w:trPr>
          <w:trHeight w:val="255"/>
        </w:trPr>
        <w:tc>
          <w:tcPr>
            <w:tcW w:w="1281" w:type="dxa"/>
            <w:shd w:val="clear" w:color="000000" w:fill="CCFFFF"/>
            <w:noWrap/>
            <w:vAlign w:val="bottom"/>
            <w:hideMark/>
          </w:tcPr>
          <w:p w14:paraId="766CB010" w14:textId="77777777"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Vit. Aa</w:t>
            </w:r>
          </w:p>
        </w:tc>
        <w:tc>
          <w:tcPr>
            <w:tcW w:w="2693" w:type="dxa"/>
            <w:shd w:val="clear" w:color="000000" w:fill="CCFFFF"/>
            <w:noWrap/>
            <w:vAlign w:val="bottom"/>
            <w:hideMark/>
          </w:tcPr>
          <w:p w14:paraId="42AB5DE2" w14:textId="77777777" w:rsidR="00540494" w:rsidRPr="009B5C01" w:rsidRDefault="00540494" w:rsidP="00540494">
            <w:pPr>
              <w:rPr>
                <w:rFonts w:asciiTheme="minorHAnsi" w:hAnsiTheme="minorHAnsi" w:cstheme="minorHAnsi"/>
                <w:sz w:val="16"/>
                <w:szCs w:val="16"/>
              </w:rPr>
            </w:pPr>
            <w:r w:rsidRPr="009B5C01">
              <w:rPr>
                <w:rFonts w:asciiTheme="minorHAnsi" w:hAnsiTheme="minorHAnsi" w:cstheme="minorHAnsi"/>
                <w:sz w:val="16"/>
                <w:szCs w:val="16"/>
              </w:rPr>
              <w:t>Retinyl Palmitate- 1.7 m IU/g (oil)</w:t>
            </w:r>
          </w:p>
        </w:tc>
        <w:tc>
          <w:tcPr>
            <w:tcW w:w="2268" w:type="dxa"/>
            <w:shd w:val="clear" w:color="auto" w:fill="auto"/>
            <w:noWrap/>
            <w:vAlign w:val="bottom"/>
            <w:hideMark/>
          </w:tcPr>
          <w:p w14:paraId="433D7B8C" w14:textId="77777777"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25.0</w:t>
            </w:r>
          </w:p>
        </w:tc>
        <w:tc>
          <w:tcPr>
            <w:tcW w:w="2059" w:type="dxa"/>
            <w:shd w:val="clear" w:color="000000" w:fill="CCFFFF"/>
            <w:noWrap/>
            <w:vAlign w:val="bottom"/>
            <w:hideMark/>
          </w:tcPr>
          <w:p w14:paraId="28B97889" w14:textId="77777777"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49.0</w:t>
            </w:r>
          </w:p>
        </w:tc>
        <w:tc>
          <w:tcPr>
            <w:tcW w:w="1417" w:type="dxa"/>
            <w:shd w:val="clear" w:color="000000" w:fill="CCFFFF"/>
          </w:tcPr>
          <w:p w14:paraId="678AC076" w14:textId="62C2EA8A"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510</w:t>
            </w:r>
          </w:p>
        </w:tc>
      </w:tr>
      <w:tr w:rsidR="002260C8" w:rsidRPr="009B5C01" w14:paraId="6C8E526D" w14:textId="510653A5" w:rsidTr="0094063F">
        <w:trPr>
          <w:trHeight w:val="255"/>
        </w:trPr>
        <w:tc>
          <w:tcPr>
            <w:tcW w:w="1281" w:type="dxa"/>
            <w:shd w:val="clear" w:color="000000" w:fill="CCFFFF"/>
            <w:noWrap/>
            <w:vAlign w:val="bottom"/>
          </w:tcPr>
          <w:p w14:paraId="7CA76147" w14:textId="77777777" w:rsidR="00540494" w:rsidRPr="009B5C01" w:rsidRDefault="00540494" w:rsidP="00540494">
            <w:pPr>
              <w:jc w:val="center"/>
              <w:rPr>
                <w:rFonts w:asciiTheme="minorHAnsi" w:hAnsiTheme="minorHAnsi" w:cstheme="minorHAnsi"/>
                <w:sz w:val="16"/>
                <w:szCs w:val="16"/>
              </w:rPr>
            </w:pPr>
          </w:p>
        </w:tc>
        <w:tc>
          <w:tcPr>
            <w:tcW w:w="2693" w:type="dxa"/>
            <w:shd w:val="clear" w:color="000000" w:fill="CCFFFF"/>
            <w:noWrap/>
            <w:vAlign w:val="bottom"/>
          </w:tcPr>
          <w:p w14:paraId="3C4BDD53" w14:textId="77777777" w:rsidR="00540494" w:rsidRPr="009B5C01" w:rsidRDefault="00540494" w:rsidP="00540494">
            <w:pPr>
              <w:rPr>
                <w:rFonts w:asciiTheme="minorHAnsi" w:hAnsiTheme="minorHAnsi" w:cstheme="minorHAnsi"/>
                <w:sz w:val="16"/>
                <w:szCs w:val="16"/>
              </w:rPr>
            </w:pPr>
          </w:p>
        </w:tc>
        <w:tc>
          <w:tcPr>
            <w:tcW w:w="2268" w:type="dxa"/>
            <w:shd w:val="clear" w:color="auto" w:fill="auto"/>
            <w:noWrap/>
            <w:vAlign w:val="bottom"/>
          </w:tcPr>
          <w:p w14:paraId="45768ECC" w14:textId="77777777" w:rsidR="00540494" w:rsidRPr="009B5C01" w:rsidRDefault="00540494" w:rsidP="00540494">
            <w:pPr>
              <w:jc w:val="center"/>
              <w:rPr>
                <w:rFonts w:asciiTheme="minorHAnsi" w:hAnsiTheme="minorHAnsi" w:cstheme="minorHAnsi"/>
                <w:sz w:val="16"/>
                <w:szCs w:val="16"/>
              </w:rPr>
            </w:pPr>
          </w:p>
        </w:tc>
        <w:tc>
          <w:tcPr>
            <w:tcW w:w="2059" w:type="dxa"/>
            <w:shd w:val="clear" w:color="000000" w:fill="CCFFFF"/>
            <w:noWrap/>
            <w:vAlign w:val="bottom"/>
          </w:tcPr>
          <w:p w14:paraId="7050F32F" w14:textId="77777777" w:rsidR="00540494" w:rsidRPr="009B5C01" w:rsidRDefault="00540494" w:rsidP="00540494">
            <w:pPr>
              <w:jc w:val="center"/>
              <w:rPr>
                <w:rFonts w:asciiTheme="minorHAnsi" w:hAnsiTheme="minorHAnsi" w:cstheme="minorHAnsi"/>
                <w:sz w:val="16"/>
                <w:szCs w:val="16"/>
              </w:rPr>
            </w:pPr>
          </w:p>
        </w:tc>
        <w:tc>
          <w:tcPr>
            <w:tcW w:w="1417" w:type="dxa"/>
            <w:shd w:val="clear" w:color="000000" w:fill="CCFFFF"/>
          </w:tcPr>
          <w:p w14:paraId="7AC3C68A" w14:textId="77777777" w:rsidR="00540494" w:rsidRPr="009B5C01" w:rsidRDefault="00540494" w:rsidP="00540494">
            <w:pPr>
              <w:jc w:val="center"/>
              <w:rPr>
                <w:rFonts w:asciiTheme="minorHAnsi" w:hAnsiTheme="minorHAnsi" w:cstheme="minorHAnsi"/>
                <w:sz w:val="16"/>
                <w:szCs w:val="16"/>
              </w:rPr>
            </w:pPr>
          </w:p>
        </w:tc>
      </w:tr>
      <w:tr w:rsidR="002260C8" w:rsidRPr="009B5C01" w14:paraId="4DDD7DB6" w14:textId="43A4A806" w:rsidTr="0094063F">
        <w:trPr>
          <w:trHeight w:val="255"/>
        </w:trPr>
        <w:tc>
          <w:tcPr>
            <w:tcW w:w="1281" w:type="dxa"/>
            <w:shd w:val="clear" w:color="000000" w:fill="CCFFFF"/>
            <w:noWrap/>
            <w:vAlign w:val="bottom"/>
            <w:hideMark/>
          </w:tcPr>
          <w:p w14:paraId="584979B5" w14:textId="25E95FB5"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Vit. Aa</w:t>
            </w:r>
          </w:p>
        </w:tc>
        <w:tc>
          <w:tcPr>
            <w:tcW w:w="2693" w:type="dxa"/>
            <w:shd w:val="clear" w:color="000000" w:fill="CCFFFF"/>
            <w:noWrap/>
            <w:vAlign w:val="bottom"/>
            <w:hideMark/>
          </w:tcPr>
          <w:p w14:paraId="15CEF7E3" w14:textId="3D2513E1" w:rsidR="00540494" w:rsidRPr="009B5C01" w:rsidRDefault="00540494" w:rsidP="00540494">
            <w:pPr>
              <w:rPr>
                <w:rFonts w:asciiTheme="minorHAnsi" w:hAnsiTheme="minorHAnsi" w:cstheme="minorHAnsi"/>
                <w:sz w:val="16"/>
                <w:szCs w:val="16"/>
              </w:rPr>
            </w:pPr>
            <w:r w:rsidRPr="009B5C01">
              <w:rPr>
                <w:rFonts w:asciiTheme="minorHAnsi" w:hAnsiTheme="minorHAnsi" w:cstheme="minorHAnsi"/>
                <w:sz w:val="16"/>
                <w:szCs w:val="16"/>
              </w:rPr>
              <w:t>Retinyl Palmitate- 1.0 m IU/g (oil)</w:t>
            </w:r>
          </w:p>
        </w:tc>
        <w:tc>
          <w:tcPr>
            <w:tcW w:w="2268" w:type="dxa"/>
            <w:shd w:val="clear" w:color="000000" w:fill="auto"/>
            <w:noWrap/>
            <w:vAlign w:val="bottom"/>
            <w:hideMark/>
          </w:tcPr>
          <w:p w14:paraId="40087EDB" w14:textId="70C55946"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25.0</w:t>
            </w:r>
          </w:p>
        </w:tc>
        <w:tc>
          <w:tcPr>
            <w:tcW w:w="2059" w:type="dxa"/>
            <w:shd w:val="clear" w:color="000000" w:fill="CCFFFF"/>
            <w:noWrap/>
            <w:vAlign w:val="bottom"/>
            <w:hideMark/>
          </w:tcPr>
          <w:p w14:paraId="20F764A9" w14:textId="0EE42722"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49.0</w:t>
            </w:r>
          </w:p>
        </w:tc>
        <w:tc>
          <w:tcPr>
            <w:tcW w:w="1417" w:type="dxa"/>
            <w:shd w:val="clear" w:color="000000" w:fill="CCFFFF"/>
          </w:tcPr>
          <w:p w14:paraId="1ECECCD1" w14:textId="6AACAE76" w:rsidR="00540494" w:rsidRPr="009B5C01" w:rsidRDefault="00540494" w:rsidP="00540494">
            <w:pPr>
              <w:jc w:val="center"/>
              <w:rPr>
                <w:rFonts w:asciiTheme="minorHAnsi" w:hAnsiTheme="minorHAnsi" w:cstheme="minorHAnsi"/>
                <w:sz w:val="16"/>
                <w:szCs w:val="16"/>
              </w:rPr>
            </w:pPr>
            <w:r w:rsidRPr="009B5C01">
              <w:rPr>
                <w:rFonts w:asciiTheme="minorHAnsi" w:hAnsiTheme="minorHAnsi" w:cstheme="minorHAnsi"/>
                <w:sz w:val="16"/>
                <w:szCs w:val="16"/>
              </w:rPr>
              <w:t>300</w:t>
            </w:r>
          </w:p>
        </w:tc>
      </w:tr>
    </w:tbl>
    <w:p w14:paraId="48AF0FB6" w14:textId="77777777" w:rsidR="00140A5B" w:rsidRDefault="00140A5B" w:rsidP="00B93E14">
      <w:pPr>
        <w:pStyle w:val="Heading1"/>
        <w:ind w:left="480"/>
        <w:rPr>
          <w:rFonts w:asciiTheme="minorHAnsi" w:hAnsiTheme="minorHAnsi" w:cstheme="minorHAnsi"/>
          <w:sz w:val="28"/>
          <w:szCs w:val="28"/>
        </w:rPr>
      </w:pPr>
    </w:p>
    <w:p w14:paraId="7EFA96B3" w14:textId="37FB38C3" w:rsidR="00140A5B" w:rsidRPr="00314770" w:rsidRDefault="00B547A6" w:rsidP="00314770">
      <w:pPr>
        <w:pStyle w:val="ListParagraph"/>
        <w:numPr>
          <w:ilvl w:val="0"/>
          <w:numId w:val="1"/>
        </w:numPr>
        <w:rPr>
          <w:b/>
          <w:sz w:val="28"/>
          <w:szCs w:val="28"/>
        </w:rPr>
      </w:pPr>
      <w:r w:rsidRPr="00314770">
        <w:rPr>
          <w:b/>
          <w:sz w:val="28"/>
          <w:szCs w:val="28"/>
        </w:rPr>
        <w:t>Implementation</w:t>
      </w:r>
    </w:p>
    <w:p w14:paraId="48F34718" w14:textId="77777777" w:rsidR="00B547A6" w:rsidRPr="00314770" w:rsidRDefault="00B547A6" w:rsidP="00314770">
      <w:pPr>
        <w:pStyle w:val="ListParagraph"/>
        <w:ind w:left="570"/>
        <w:rPr>
          <w:b/>
          <w:sz w:val="28"/>
          <w:szCs w:val="28"/>
        </w:rPr>
      </w:pPr>
    </w:p>
    <w:p w14:paraId="3DDBE772" w14:textId="0ACE50EE" w:rsidR="00B547A6" w:rsidRPr="00314770" w:rsidRDefault="00B547A6" w:rsidP="00314770">
      <w:pPr>
        <w:pStyle w:val="ListParagraph"/>
        <w:ind w:left="570"/>
        <w:jc w:val="both"/>
        <w:rPr>
          <w:sz w:val="24"/>
          <w:szCs w:val="24"/>
        </w:rPr>
      </w:pPr>
      <w:r w:rsidRPr="00314770">
        <w:rPr>
          <w:sz w:val="24"/>
          <w:szCs w:val="24"/>
        </w:rPr>
        <w:t>Member States are at different levels of implementing food fortification programmes with some having mandatory food fortification regulations, whilst others either voluntarily fortify or some do not fortify at all.  Through these standards, Member States will be in a position to have guidance to develop their local national regulations and or review their existing regulations whilst observing their local context.</w:t>
      </w:r>
    </w:p>
    <w:p w14:paraId="2A4D852B" w14:textId="77777777" w:rsidR="00B547A6" w:rsidRPr="00314770" w:rsidRDefault="00B547A6" w:rsidP="00314770">
      <w:pPr>
        <w:pStyle w:val="ListParagraph"/>
        <w:ind w:left="570"/>
        <w:rPr>
          <w:sz w:val="24"/>
          <w:szCs w:val="24"/>
        </w:rPr>
      </w:pPr>
    </w:p>
    <w:p w14:paraId="768BA85F" w14:textId="6A3451E9" w:rsidR="00B547A6" w:rsidRPr="00314770" w:rsidRDefault="00B547A6" w:rsidP="00314770">
      <w:pPr>
        <w:pStyle w:val="ListParagraph"/>
        <w:ind w:left="570"/>
        <w:jc w:val="both"/>
        <w:rPr>
          <w:sz w:val="24"/>
          <w:szCs w:val="24"/>
        </w:rPr>
      </w:pPr>
      <w:r w:rsidRPr="00314770">
        <w:rPr>
          <w:sz w:val="24"/>
          <w:szCs w:val="24"/>
        </w:rPr>
        <w:t xml:space="preserve"> Member States are encouraged to use the recommendations in these standards as a way to accelerate adoption one of the most cost effective interventions towards addressing Micronutrient Deficiencies and meeting the World Health Assembly targets of 2025 that relates to reduction of Anemia amongst women of reproductive age by 50% by 2025 complemented by other interventions such as dietary diversification and supplementation.</w:t>
      </w:r>
    </w:p>
    <w:p w14:paraId="3BBD70E6" w14:textId="5121774C" w:rsidR="00B547A6" w:rsidRPr="00314770" w:rsidRDefault="00B547A6" w:rsidP="00314770">
      <w:pPr>
        <w:pStyle w:val="ListParagraph"/>
        <w:ind w:left="570"/>
        <w:jc w:val="both"/>
        <w:rPr>
          <w:sz w:val="24"/>
          <w:szCs w:val="24"/>
        </w:rPr>
      </w:pPr>
    </w:p>
    <w:p w14:paraId="1AE0963F" w14:textId="39D51B18" w:rsidR="000247B3" w:rsidRDefault="000247B3" w:rsidP="00B93E14"/>
    <w:p w14:paraId="34F0A237" w14:textId="77777777" w:rsidR="000247B3" w:rsidRDefault="000247B3" w:rsidP="00B93E14"/>
    <w:p w14:paraId="0E8BDBB8" w14:textId="77777777" w:rsidR="000247B3" w:rsidRDefault="000247B3" w:rsidP="00B93E14"/>
    <w:p w14:paraId="2678DD1D" w14:textId="77777777" w:rsidR="000247B3" w:rsidRDefault="000247B3" w:rsidP="00B93E14"/>
    <w:p w14:paraId="05C76F04" w14:textId="77777777" w:rsidR="000247B3" w:rsidRDefault="000247B3" w:rsidP="00B93E14"/>
    <w:p w14:paraId="4EFA98E3" w14:textId="77777777" w:rsidR="000247B3" w:rsidRDefault="000247B3" w:rsidP="00B93E14"/>
    <w:p w14:paraId="7EC80B49" w14:textId="77777777" w:rsidR="000247B3" w:rsidRDefault="000247B3" w:rsidP="00B93E14"/>
    <w:p w14:paraId="5B65F304" w14:textId="77777777" w:rsidR="000247B3" w:rsidRDefault="000247B3" w:rsidP="00B93E14"/>
    <w:p w14:paraId="7128D843" w14:textId="77777777" w:rsidR="000247B3" w:rsidRDefault="000247B3" w:rsidP="00B93E14"/>
    <w:p w14:paraId="46FD6D30" w14:textId="77777777" w:rsidR="000247B3" w:rsidRDefault="000247B3" w:rsidP="00B93E14"/>
    <w:p w14:paraId="0352A52E" w14:textId="77777777" w:rsidR="000247B3" w:rsidRDefault="000247B3" w:rsidP="00B93E14"/>
    <w:p w14:paraId="149787EA" w14:textId="77777777" w:rsidR="000247B3" w:rsidRDefault="000247B3" w:rsidP="00B93E14"/>
    <w:p w14:paraId="1445EA50" w14:textId="77777777" w:rsidR="000247B3" w:rsidRDefault="000247B3" w:rsidP="00B93E14"/>
    <w:p w14:paraId="593AC26C" w14:textId="77777777" w:rsidR="000247B3" w:rsidRDefault="000247B3" w:rsidP="00B93E14"/>
    <w:p w14:paraId="3E418E63" w14:textId="77777777" w:rsidR="000247B3" w:rsidRDefault="000247B3" w:rsidP="00B93E14"/>
    <w:p w14:paraId="74004E0B" w14:textId="77777777" w:rsidR="000247B3" w:rsidRDefault="000247B3" w:rsidP="00B93E14"/>
    <w:p w14:paraId="4ABEF348" w14:textId="77777777" w:rsidR="000247B3" w:rsidRDefault="000247B3" w:rsidP="00B93E14"/>
    <w:p w14:paraId="1A87F197" w14:textId="77777777" w:rsidR="000247B3" w:rsidRDefault="000247B3" w:rsidP="00B93E14"/>
    <w:p w14:paraId="6C4BFEED" w14:textId="77777777" w:rsidR="000247B3" w:rsidRDefault="000247B3" w:rsidP="00B93E14"/>
    <w:p w14:paraId="0784AA3A" w14:textId="77777777" w:rsidR="000247B3" w:rsidRDefault="000247B3" w:rsidP="00B93E14"/>
    <w:p w14:paraId="078330BD" w14:textId="77777777" w:rsidR="000247B3" w:rsidRDefault="000247B3" w:rsidP="00B93E14"/>
    <w:p w14:paraId="4EF188F1" w14:textId="77777777" w:rsidR="000247B3" w:rsidRDefault="000247B3" w:rsidP="00B93E14"/>
    <w:p w14:paraId="231F6DEE" w14:textId="77777777" w:rsidR="000247B3" w:rsidRDefault="000247B3" w:rsidP="00B93E14"/>
    <w:p w14:paraId="18CEB04C" w14:textId="77777777" w:rsidR="000247B3" w:rsidRDefault="000247B3" w:rsidP="00B93E14"/>
    <w:p w14:paraId="4C4E15FF" w14:textId="77777777" w:rsidR="000247B3" w:rsidRDefault="000247B3" w:rsidP="00B93E14"/>
    <w:p w14:paraId="43315646" w14:textId="3FA2A6A7" w:rsidR="00540494" w:rsidRPr="009B5C01" w:rsidRDefault="00976302" w:rsidP="00314770">
      <w:pPr>
        <w:pStyle w:val="Heading1"/>
        <w:numPr>
          <w:ilvl w:val="0"/>
          <w:numId w:val="43"/>
        </w:numPr>
        <w:rPr>
          <w:rFonts w:asciiTheme="minorHAnsi" w:hAnsiTheme="minorHAnsi" w:cstheme="minorHAnsi"/>
          <w:sz w:val="28"/>
          <w:szCs w:val="28"/>
        </w:rPr>
      </w:pPr>
      <w:bookmarkStart w:id="185" w:name="_Toc48491619"/>
      <w:r w:rsidRPr="009B5C01">
        <w:rPr>
          <w:rFonts w:asciiTheme="minorHAnsi" w:hAnsiTheme="minorHAnsi" w:cstheme="minorHAnsi"/>
          <w:sz w:val="28"/>
          <w:szCs w:val="28"/>
        </w:rPr>
        <w:t>Appendices</w:t>
      </w:r>
      <w:bookmarkEnd w:id="185"/>
    </w:p>
    <w:p w14:paraId="00BA8BF3" w14:textId="77777777" w:rsidR="00917C7C" w:rsidRPr="009B5C01" w:rsidRDefault="00917C7C" w:rsidP="00917C7C">
      <w:pPr>
        <w:rPr>
          <w:rFonts w:asciiTheme="minorHAnsi" w:eastAsiaTheme="majorEastAsia" w:hAnsiTheme="minorHAnsi" w:cstheme="minorHAnsi"/>
        </w:rPr>
      </w:pPr>
    </w:p>
    <w:p w14:paraId="3C531A92" w14:textId="6379DE05" w:rsidR="00066696" w:rsidRPr="009B5C01" w:rsidRDefault="00066696" w:rsidP="00593A39">
      <w:pPr>
        <w:rPr>
          <w:rFonts w:asciiTheme="minorHAnsi" w:eastAsiaTheme="majorEastAsia" w:hAnsiTheme="minorHAnsi" w:cstheme="minorHAnsi"/>
          <w:b/>
          <w:bCs/>
          <w:sz w:val="20"/>
          <w:szCs w:val="20"/>
        </w:rPr>
      </w:pPr>
      <w:commentRangeStart w:id="186"/>
      <w:r w:rsidRPr="009B5C01">
        <w:rPr>
          <w:rFonts w:asciiTheme="minorHAnsi" w:eastAsiaTheme="majorEastAsia" w:hAnsiTheme="minorHAnsi" w:cstheme="minorHAnsi"/>
          <w:b/>
          <w:bCs/>
          <w:sz w:val="20"/>
          <w:szCs w:val="20"/>
        </w:rPr>
        <w:t xml:space="preserve">Comparison </w:t>
      </w:r>
      <w:r w:rsidR="00090847" w:rsidRPr="009B5C01">
        <w:rPr>
          <w:rFonts w:asciiTheme="minorHAnsi" w:eastAsiaTheme="majorEastAsia" w:hAnsiTheme="minorHAnsi" w:cstheme="minorHAnsi"/>
          <w:b/>
          <w:bCs/>
          <w:sz w:val="20"/>
          <w:szCs w:val="20"/>
        </w:rPr>
        <w:t>of</w:t>
      </w:r>
      <w:r w:rsidR="003B1773" w:rsidRPr="009B5C01">
        <w:rPr>
          <w:rFonts w:asciiTheme="minorHAnsi" w:eastAsiaTheme="majorEastAsia" w:hAnsiTheme="minorHAnsi" w:cstheme="minorHAnsi"/>
          <w:b/>
          <w:bCs/>
          <w:sz w:val="20"/>
          <w:szCs w:val="20"/>
        </w:rPr>
        <w:t xml:space="preserve"> SADC </w:t>
      </w:r>
      <w:r w:rsidRPr="009B5C01">
        <w:rPr>
          <w:rFonts w:asciiTheme="minorHAnsi" w:eastAsiaTheme="majorEastAsia" w:hAnsiTheme="minorHAnsi" w:cstheme="minorHAnsi"/>
          <w:b/>
          <w:bCs/>
          <w:sz w:val="20"/>
          <w:szCs w:val="20"/>
        </w:rPr>
        <w:t xml:space="preserve">Minimum Standards with other </w:t>
      </w:r>
      <w:r w:rsidR="0099211D" w:rsidRPr="009B5C01">
        <w:rPr>
          <w:rFonts w:asciiTheme="minorHAnsi" w:eastAsiaTheme="majorEastAsia" w:hAnsiTheme="minorHAnsi" w:cstheme="minorHAnsi"/>
          <w:b/>
          <w:bCs/>
          <w:sz w:val="20"/>
          <w:szCs w:val="20"/>
        </w:rPr>
        <w:t>Standards</w:t>
      </w:r>
      <w:commentRangeEnd w:id="186"/>
      <w:r w:rsidR="0093556C">
        <w:rPr>
          <w:rStyle w:val="CommentReference"/>
          <w:rFonts w:asciiTheme="minorHAnsi" w:eastAsiaTheme="minorHAnsi" w:hAnsiTheme="minorHAnsi" w:cstheme="minorBidi"/>
        </w:rPr>
        <w:commentReference w:id="186"/>
      </w:r>
    </w:p>
    <w:p w14:paraId="5B2F21A3" w14:textId="77777777" w:rsidR="00066696" w:rsidRPr="009B5C01" w:rsidRDefault="00066696" w:rsidP="00593A39">
      <w:pPr>
        <w:rPr>
          <w:rFonts w:asciiTheme="minorHAnsi" w:eastAsiaTheme="majorEastAsia" w:hAnsiTheme="minorHAnsi" w:cstheme="minorHAnsi"/>
          <w:b/>
          <w:bCs/>
          <w:sz w:val="20"/>
          <w:szCs w:val="20"/>
        </w:rPr>
      </w:pPr>
    </w:p>
    <w:p w14:paraId="4A1E53B8" w14:textId="77777777" w:rsidR="003A01F5" w:rsidRPr="009B5C01" w:rsidRDefault="003A01F5" w:rsidP="00593A39">
      <w:pPr>
        <w:rPr>
          <w:rFonts w:asciiTheme="minorHAnsi" w:eastAsiaTheme="majorEastAsia" w:hAnsiTheme="minorHAnsi" w:cstheme="minorHAnsi"/>
          <w:b/>
          <w:bCs/>
          <w:sz w:val="20"/>
          <w:szCs w:val="20"/>
        </w:rPr>
      </w:pPr>
    </w:p>
    <w:tbl>
      <w:tblPr>
        <w:tblStyle w:val="GridTable41"/>
        <w:tblW w:w="5258" w:type="pct"/>
        <w:tblLayout w:type="fixed"/>
        <w:tblLook w:val="04A0" w:firstRow="1" w:lastRow="0" w:firstColumn="1" w:lastColumn="0" w:noHBand="0" w:noVBand="1"/>
      </w:tblPr>
      <w:tblGrid>
        <w:gridCol w:w="1119"/>
        <w:gridCol w:w="1076"/>
        <w:gridCol w:w="1344"/>
        <w:gridCol w:w="1374"/>
        <w:gridCol w:w="1321"/>
        <w:gridCol w:w="1283"/>
        <w:gridCol w:w="1273"/>
        <w:gridCol w:w="1327"/>
        <w:tblGridChange w:id="187">
          <w:tblGrid>
            <w:gridCol w:w="1119"/>
            <w:gridCol w:w="1076"/>
            <w:gridCol w:w="1344"/>
            <w:gridCol w:w="1374"/>
            <w:gridCol w:w="1321"/>
            <w:gridCol w:w="1283"/>
            <w:gridCol w:w="1273"/>
            <w:gridCol w:w="1327"/>
          </w:tblGrid>
        </w:tblGridChange>
      </w:tblGrid>
      <w:tr w:rsidR="00BB0AC0" w:rsidRPr="009B5C01" w14:paraId="1651BB4F" w14:textId="77777777" w:rsidTr="005C360E">
        <w:trPr>
          <w:cnfStyle w:val="100000000000" w:firstRow="1" w:lastRow="0" w:firstColumn="0" w:lastColumn="0" w:oddVBand="0" w:evenVBand="0" w:oddHBand="0"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53" w:type="pct"/>
            <w:hideMark/>
          </w:tcPr>
          <w:p w14:paraId="0874EB04"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FFFFFF"/>
                <w:kern w:val="24"/>
                <w:sz w:val="20"/>
                <w:szCs w:val="20"/>
              </w:rPr>
              <w:t> </w:t>
            </w:r>
          </w:p>
          <w:p w14:paraId="0868B167"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FFFFFF"/>
                <w:kern w:val="24"/>
                <w:sz w:val="20"/>
                <w:szCs w:val="20"/>
              </w:rPr>
              <w:t> </w:t>
            </w:r>
          </w:p>
        </w:tc>
        <w:tc>
          <w:tcPr>
            <w:tcW w:w="532" w:type="pct"/>
            <w:hideMark/>
          </w:tcPr>
          <w:p w14:paraId="336A71B1"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FFFFFF"/>
                <w:kern w:val="24"/>
                <w:sz w:val="20"/>
                <w:szCs w:val="20"/>
              </w:rPr>
              <w:t> </w:t>
            </w:r>
          </w:p>
        </w:tc>
        <w:tc>
          <w:tcPr>
            <w:tcW w:w="664" w:type="pct"/>
            <w:hideMark/>
          </w:tcPr>
          <w:p w14:paraId="159872C3" w14:textId="7F650C81" w:rsidR="003A01F5" w:rsidRPr="009B5C01" w:rsidRDefault="003A01F5" w:rsidP="00066696">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FFFFFF"/>
                <w:kern w:val="24"/>
                <w:sz w:val="20"/>
                <w:szCs w:val="20"/>
              </w:rPr>
              <w:t xml:space="preserve">SADC </w:t>
            </w:r>
            <w:r w:rsidR="00066696" w:rsidRPr="009B5C01">
              <w:rPr>
                <w:rFonts w:asciiTheme="minorHAnsi" w:hAnsiTheme="minorHAnsi" w:cstheme="minorHAnsi"/>
                <w:color w:val="FFFFFF"/>
                <w:kern w:val="24"/>
                <w:sz w:val="20"/>
                <w:szCs w:val="20"/>
              </w:rPr>
              <w:t xml:space="preserve">AUGUST </w:t>
            </w:r>
            <w:r w:rsidRPr="009B5C01">
              <w:rPr>
                <w:rFonts w:asciiTheme="minorHAnsi" w:hAnsiTheme="minorHAnsi" w:cstheme="minorHAnsi"/>
                <w:color w:val="FFFFFF"/>
                <w:kern w:val="24"/>
                <w:sz w:val="20"/>
                <w:szCs w:val="20"/>
              </w:rPr>
              <w:t>2020</w:t>
            </w:r>
          </w:p>
        </w:tc>
        <w:tc>
          <w:tcPr>
            <w:tcW w:w="679" w:type="pct"/>
            <w:hideMark/>
          </w:tcPr>
          <w:p w14:paraId="1477660E"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FFFFFF"/>
                <w:kern w:val="24"/>
                <w:sz w:val="20"/>
                <w:szCs w:val="20"/>
              </w:rPr>
              <w:t>SADC March 2019</w:t>
            </w:r>
          </w:p>
        </w:tc>
        <w:tc>
          <w:tcPr>
            <w:tcW w:w="653" w:type="pct"/>
            <w:hideMark/>
          </w:tcPr>
          <w:p w14:paraId="4392D7F0"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commentRangeStart w:id="188"/>
            <w:r w:rsidRPr="009B5C01">
              <w:rPr>
                <w:rFonts w:asciiTheme="minorHAnsi" w:hAnsiTheme="minorHAnsi" w:cstheme="minorHAnsi"/>
                <w:color w:val="FFFFFF"/>
                <w:kern w:val="24"/>
                <w:sz w:val="20"/>
                <w:szCs w:val="20"/>
              </w:rPr>
              <w:t xml:space="preserve">East Africa </w:t>
            </w:r>
            <w:proofErr w:type="spellStart"/>
            <w:r w:rsidRPr="009B5C01">
              <w:rPr>
                <w:rFonts w:asciiTheme="minorHAnsi" w:hAnsiTheme="minorHAnsi" w:cstheme="minorHAnsi"/>
                <w:color w:val="FFFFFF"/>
                <w:kern w:val="24"/>
                <w:sz w:val="20"/>
                <w:szCs w:val="20"/>
              </w:rPr>
              <w:t>Stds</w:t>
            </w:r>
            <w:commentRangeEnd w:id="188"/>
            <w:proofErr w:type="spellEnd"/>
            <w:r w:rsidR="00DD06FC">
              <w:rPr>
                <w:rStyle w:val="CommentReference"/>
                <w:rFonts w:asciiTheme="minorHAnsi" w:eastAsiaTheme="minorHAnsi" w:hAnsiTheme="minorHAnsi" w:cstheme="minorBidi"/>
                <w:b w:val="0"/>
                <w:bCs w:val="0"/>
                <w:color w:val="auto"/>
              </w:rPr>
              <w:commentReference w:id="188"/>
            </w:r>
          </w:p>
        </w:tc>
        <w:tc>
          <w:tcPr>
            <w:tcW w:w="634" w:type="pct"/>
            <w:hideMark/>
          </w:tcPr>
          <w:p w14:paraId="7372FC82" w14:textId="721C4ABA"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commentRangeStart w:id="189"/>
            <w:r w:rsidRPr="009B5C01">
              <w:rPr>
                <w:rFonts w:asciiTheme="minorHAnsi" w:hAnsiTheme="minorHAnsi" w:cstheme="minorHAnsi"/>
                <w:color w:val="FFFFFF"/>
                <w:kern w:val="24"/>
                <w:sz w:val="20"/>
                <w:szCs w:val="20"/>
              </w:rPr>
              <w:t>WHO</w:t>
            </w:r>
            <w:commentRangeEnd w:id="189"/>
            <w:r w:rsidR="006B7927">
              <w:rPr>
                <w:rStyle w:val="CommentReference"/>
                <w:rFonts w:asciiTheme="minorHAnsi" w:eastAsiaTheme="minorHAnsi" w:hAnsiTheme="minorHAnsi" w:cstheme="minorBidi"/>
                <w:b w:val="0"/>
                <w:bCs w:val="0"/>
                <w:color w:val="auto"/>
              </w:rPr>
              <w:commentReference w:id="189"/>
            </w:r>
            <w:ins w:id="190" w:author="karen codling" w:date="2020-08-18T14:59:00Z">
              <w:r w:rsidR="00DD06FC">
                <w:rPr>
                  <w:rFonts w:asciiTheme="minorHAnsi" w:hAnsiTheme="minorHAnsi" w:cstheme="minorHAnsi"/>
                  <w:color w:val="FFFFFF"/>
                  <w:kern w:val="24"/>
                  <w:sz w:val="20"/>
                  <w:szCs w:val="20"/>
                </w:rPr>
                <w:t>*</w:t>
              </w:r>
            </w:ins>
          </w:p>
        </w:tc>
        <w:tc>
          <w:tcPr>
            <w:tcW w:w="629" w:type="pct"/>
            <w:hideMark/>
          </w:tcPr>
          <w:p w14:paraId="1D4DFDC4"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FFFFFF"/>
                <w:kern w:val="24"/>
                <w:sz w:val="20"/>
                <w:szCs w:val="20"/>
              </w:rPr>
              <w:t>PER CAPITA, g/day</w:t>
            </w:r>
          </w:p>
          <w:p w14:paraId="540D0977"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eastAsia="Calibri" w:hAnsiTheme="minorHAnsi" w:cstheme="minorHAnsi"/>
                <w:color w:val="FFFFFF"/>
                <w:kern w:val="24"/>
                <w:sz w:val="20"/>
                <w:szCs w:val="20"/>
              </w:rPr>
              <w:t>March 2019</w:t>
            </w:r>
          </w:p>
        </w:tc>
        <w:tc>
          <w:tcPr>
            <w:tcW w:w="656" w:type="pct"/>
            <w:hideMark/>
          </w:tcPr>
          <w:p w14:paraId="1330FC17"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FFFFFF"/>
                <w:kern w:val="24"/>
                <w:sz w:val="20"/>
                <w:szCs w:val="20"/>
              </w:rPr>
              <w:t>PER CAPITA, g/day</w:t>
            </w:r>
          </w:p>
          <w:p w14:paraId="5943BA5F" w14:textId="77777777" w:rsidR="003A01F5" w:rsidRPr="009B5C01" w:rsidRDefault="003A01F5" w:rsidP="003A01F5">
            <w:pPr>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eastAsia="Calibri" w:hAnsiTheme="minorHAnsi" w:cstheme="minorHAnsi"/>
                <w:color w:val="FFFFFF"/>
                <w:kern w:val="24"/>
                <w:sz w:val="20"/>
                <w:szCs w:val="20"/>
              </w:rPr>
              <w:t>July 2020</w:t>
            </w:r>
          </w:p>
        </w:tc>
      </w:tr>
      <w:tr w:rsidR="00BB0AC0" w:rsidRPr="009B5C01" w14:paraId="51F60F8C" w14:textId="77777777" w:rsidTr="005C360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553" w:type="pct"/>
            <w:hideMark/>
          </w:tcPr>
          <w:p w14:paraId="588B95A6"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OIL</w:t>
            </w:r>
          </w:p>
        </w:tc>
        <w:tc>
          <w:tcPr>
            <w:tcW w:w="532" w:type="pct"/>
            <w:hideMark/>
          </w:tcPr>
          <w:p w14:paraId="7DF8D3DF"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Vitamin A</w:t>
            </w:r>
          </w:p>
        </w:tc>
        <w:tc>
          <w:tcPr>
            <w:tcW w:w="664" w:type="pct"/>
            <w:hideMark/>
          </w:tcPr>
          <w:p w14:paraId="4DE518A8"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25</w:t>
            </w:r>
          </w:p>
        </w:tc>
        <w:tc>
          <w:tcPr>
            <w:tcW w:w="679" w:type="pct"/>
            <w:hideMark/>
          </w:tcPr>
          <w:p w14:paraId="68EFCE9A"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653" w:type="pct"/>
            <w:hideMark/>
          </w:tcPr>
          <w:p w14:paraId="52D5E786"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35</w:t>
            </w:r>
          </w:p>
        </w:tc>
        <w:tc>
          <w:tcPr>
            <w:tcW w:w="634" w:type="pct"/>
            <w:hideMark/>
          </w:tcPr>
          <w:p w14:paraId="731FEA00"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29" w:type="pct"/>
            <w:hideMark/>
          </w:tcPr>
          <w:p w14:paraId="2A60F88A"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40</w:t>
            </w:r>
          </w:p>
        </w:tc>
        <w:tc>
          <w:tcPr>
            <w:tcW w:w="656" w:type="pct"/>
            <w:hideMark/>
          </w:tcPr>
          <w:p w14:paraId="652B8765"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22</w:t>
            </w:r>
          </w:p>
        </w:tc>
      </w:tr>
      <w:tr w:rsidR="00BB0AC0" w:rsidRPr="009B5C01" w14:paraId="056F391B" w14:textId="77777777" w:rsidTr="005C360E">
        <w:trPr>
          <w:trHeight w:val="218"/>
        </w:trPr>
        <w:tc>
          <w:tcPr>
            <w:cnfStyle w:val="001000000000" w:firstRow="0" w:lastRow="0" w:firstColumn="1" w:lastColumn="0" w:oddVBand="0" w:evenVBand="0" w:oddHBand="0" w:evenHBand="0" w:firstRowFirstColumn="0" w:firstRowLastColumn="0" w:lastRowFirstColumn="0" w:lastRowLastColumn="0"/>
            <w:tcW w:w="553" w:type="pct"/>
            <w:hideMark/>
          </w:tcPr>
          <w:p w14:paraId="67BF503D"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532" w:type="pct"/>
            <w:hideMark/>
          </w:tcPr>
          <w:p w14:paraId="317620F5"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64" w:type="pct"/>
            <w:hideMark/>
          </w:tcPr>
          <w:p w14:paraId="1BDB26F4"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 </w:t>
            </w:r>
          </w:p>
        </w:tc>
        <w:tc>
          <w:tcPr>
            <w:tcW w:w="679" w:type="pct"/>
            <w:hideMark/>
          </w:tcPr>
          <w:p w14:paraId="41723136"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53" w:type="pct"/>
            <w:hideMark/>
          </w:tcPr>
          <w:p w14:paraId="54D6C4E6"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34" w:type="pct"/>
            <w:hideMark/>
          </w:tcPr>
          <w:p w14:paraId="4E4C950E"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29" w:type="pct"/>
            <w:hideMark/>
          </w:tcPr>
          <w:p w14:paraId="6AFF0A55"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56" w:type="pct"/>
            <w:hideMark/>
          </w:tcPr>
          <w:p w14:paraId="553C4D52"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r>
      <w:tr w:rsidR="00BB0AC0" w:rsidRPr="009B5C01" w14:paraId="154D6BF3" w14:textId="77777777" w:rsidTr="005C360E">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553" w:type="pct"/>
            <w:hideMark/>
          </w:tcPr>
          <w:p w14:paraId="16EE6D05"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SUGAR</w:t>
            </w:r>
          </w:p>
        </w:tc>
        <w:tc>
          <w:tcPr>
            <w:tcW w:w="532" w:type="pct"/>
            <w:hideMark/>
          </w:tcPr>
          <w:p w14:paraId="53D912BC"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Vitamin A</w:t>
            </w:r>
          </w:p>
        </w:tc>
        <w:tc>
          <w:tcPr>
            <w:tcW w:w="664" w:type="pct"/>
            <w:hideMark/>
          </w:tcPr>
          <w:p w14:paraId="49B09FCC"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10</w:t>
            </w:r>
          </w:p>
        </w:tc>
        <w:tc>
          <w:tcPr>
            <w:tcW w:w="679" w:type="pct"/>
            <w:hideMark/>
          </w:tcPr>
          <w:p w14:paraId="17EF255C"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15</w:t>
            </w:r>
          </w:p>
        </w:tc>
        <w:tc>
          <w:tcPr>
            <w:tcW w:w="653" w:type="pct"/>
            <w:hideMark/>
          </w:tcPr>
          <w:p w14:paraId="4C790281"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634" w:type="pct"/>
            <w:hideMark/>
          </w:tcPr>
          <w:p w14:paraId="5961DEA9"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29" w:type="pct"/>
            <w:hideMark/>
          </w:tcPr>
          <w:p w14:paraId="1AA7E465"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20 - 25</w:t>
            </w:r>
          </w:p>
        </w:tc>
        <w:tc>
          <w:tcPr>
            <w:tcW w:w="656" w:type="pct"/>
            <w:hideMark/>
          </w:tcPr>
          <w:p w14:paraId="35F1B8DB"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55</w:t>
            </w:r>
          </w:p>
        </w:tc>
      </w:tr>
      <w:tr w:rsidR="00BB0AC0" w:rsidRPr="009B5C01" w14:paraId="73874F95" w14:textId="77777777" w:rsidTr="005C360E">
        <w:trPr>
          <w:trHeight w:val="163"/>
        </w:trPr>
        <w:tc>
          <w:tcPr>
            <w:cnfStyle w:val="001000000000" w:firstRow="0" w:lastRow="0" w:firstColumn="1" w:lastColumn="0" w:oddVBand="0" w:evenVBand="0" w:oddHBand="0" w:evenHBand="0" w:firstRowFirstColumn="0" w:firstRowLastColumn="0" w:lastRowFirstColumn="0" w:lastRowLastColumn="0"/>
            <w:tcW w:w="553" w:type="pct"/>
            <w:hideMark/>
          </w:tcPr>
          <w:p w14:paraId="5632FA34"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532" w:type="pct"/>
            <w:hideMark/>
          </w:tcPr>
          <w:p w14:paraId="7CB58E2E"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64" w:type="pct"/>
            <w:hideMark/>
          </w:tcPr>
          <w:p w14:paraId="5C1C6D20"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 </w:t>
            </w:r>
          </w:p>
        </w:tc>
        <w:tc>
          <w:tcPr>
            <w:tcW w:w="679" w:type="pct"/>
            <w:hideMark/>
          </w:tcPr>
          <w:p w14:paraId="49934C8D"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53" w:type="pct"/>
            <w:hideMark/>
          </w:tcPr>
          <w:p w14:paraId="32EC9497"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34" w:type="pct"/>
            <w:hideMark/>
          </w:tcPr>
          <w:p w14:paraId="390D36C1"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29" w:type="pct"/>
            <w:hideMark/>
          </w:tcPr>
          <w:p w14:paraId="4AFA520B"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656" w:type="pct"/>
            <w:hideMark/>
          </w:tcPr>
          <w:p w14:paraId="002A583A" w14:textId="77777777" w:rsidR="003A01F5" w:rsidRPr="009B5C01" w:rsidRDefault="003A01F5"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r>
      <w:tr w:rsidR="00BB0AC0" w:rsidRPr="009B5C01" w14:paraId="6716AC51" w14:textId="77777777" w:rsidTr="005C360E">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553" w:type="pct"/>
            <w:hideMark/>
          </w:tcPr>
          <w:p w14:paraId="2904EEE8"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SALT</w:t>
            </w:r>
          </w:p>
        </w:tc>
        <w:tc>
          <w:tcPr>
            <w:tcW w:w="532" w:type="pct"/>
            <w:hideMark/>
          </w:tcPr>
          <w:p w14:paraId="3D4E122C"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Iodine</w:t>
            </w:r>
          </w:p>
        </w:tc>
        <w:tc>
          <w:tcPr>
            <w:tcW w:w="664" w:type="pct"/>
            <w:hideMark/>
          </w:tcPr>
          <w:p w14:paraId="771BFE4B"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30</w:t>
            </w:r>
          </w:p>
        </w:tc>
        <w:tc>
          <w:tcPr>
            <w:tcW w:w="679" w:type="pct"/>
            <w:hideMark/>
          </w:tcPr>
          <w:p w14:paraId="07F77B0F"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20-30</w:t>
            </w:r>
          </w:p>
        </w:tc>
        <w:tc>
          <w:tcPr>
            <w:tcW w:w="653" w:type="pct"/>
            <w:hideMark/>
          </w:tcPr>
          <w:p w14:paraId="3C38B302"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40</w:t>
            </w:r>
          </w:p>
        </w:tc>
        <w:tc>
          <w:tcPr>
            <w:tcW w:w="634" w:type="pct"/>
            <w:hideMark/>
          </w:tcPr>
          <w:p w14:paraId="66383548" w14:textId="2B9312B5"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ins w:id="191" w:author="karen codling" w:date="2020-08-17T13:59:00Z">
              <w:r w:rsidR="006B7927">
                <w:rPr>
                  <w:rFonts w:asciiTheme="minorHAnsi" w:hAnsiTheme="minorHAnsi" w:cstheme="minorHAnsi"/>
                  <w:color w:val="000000"/>
                  <w:kern w:val="24"/>
                  <w:sz w:val="20"/>
                  <w:szCs w:val="20"/>
                </w:rPr>
                <w:t>33</w:t>
              </w:r>
            </w:ins>
          </w:p>
        </w:tc>
        <w:tc>
          <w:tcPr>
            <w:tcW w:w="629" w:type="pct"/>
            <w:hideMark/>
          </w:tcPr>
          <w:p w14:paraId="1560F808" w14:textId="1FCF967D" w:rsidR="003A01F5" w:rsidRPr="009B5C01" w:rsidRDefault="006B7927"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ins w:id="192" w:author="karen codling" w:date="2020-08-17T14:00:00Z">
              <w:r>
                <w:rPr>
                  <w:rFonts w:asciiTheme="minorHAnsi" w:hAnsiTheme="minorHAnsi" w:cstheme="minorHAnsi"/>
                  <w:color w:val="000000"/>
                  <w:kern w:val="24"/>
                  <w:sz w:val="20"/>
                  <w:szCs w:val="20"/>
                </w:rPr>
                <w:t>10</w:t>
              </w:r>
            </w:ins>
            <w:del w:id="193" w:author="karen codling" w:date="2020-08-17T14:00:00Z">
              <w:r w:rsidR="003A01F5" w:rsidRPr="009B5C01" w:rsidDel="006B7927">
                <w:rPr>
                  <w:rFonts w:asciiTheme="minorHAnsi" w:hAnsiTheme="minorHAnsi" w:cstheme="minorHAnsi"/>
                  <w:color w:val="000000"/>
                  <w:kern w:val="24"/>
                  <w:sz w:val="20"/>
                  <w:szCs w:val="20"/>
                </w:rPr>
                <w:delText>5</w:delText>
              </w:r>
            </w:del>
          </w:p>
        </w:tc>
        <w:tc>
          <w:tcPr>
            <w:tcW w:w="656" w:type="pct"/>
            <w:hideMark/>
          </w:tcPr>
          <w:p w14:paraId="4417FB76"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6</w:t>
            </w:r>
          </w:p>
        </w:tc>
      </w:tr>
      <w:tr w:rsidR="00BB0AC0" w:rsidRPr="009B5C01" w14:paraId="2B63D7F3" w14:textId="77777777" w:rsidTr="0093556C">
        <w:tblPrEx>
          <w:tblW w:w="5258" w:type="pct"/>
          <w:tblLayout w:type="fixed"/>
          <w:tblPrExChange w:id="194" w:author="karen codling" w:date="2020-08-17T15:34:00Z">
            <w:tblPrEx>
              <w:tblW w:w="5258" w:type="pct"/>
              <w:tblLayout w:type="fixed"/>
            </w:tblPrEx>
          </w:tblPrExChange>
        </w:tblPrEx>
        <w:trPr>
          <w:trHeight w:val="50"/>
          <w:trPrChange w:id="195" w:author="karen codling" w:date="2020-08-17T15:34:00Z">
            <w:trPr>
              <w:trHeight w:val="50"/>
            </w:trPr>
          </w:trPrChange>
        </w:trPr>
        <w:tc>
          <w:tcPr>
            <w:cnfStyle w:val="001000000000" w:firstRow="0" w:lastRow="0" w:firstColumn="1" w:lastColumn="0" w:oddVBand="0" w:evenVBand="0" w:oddHBand="0" w:evenHBand="0" w:firstRowFirstColumn="0" w:firstRowLastColumn="0" w:lastRowFirstColumn="0" w:lastRowLastColumn="0"/>
            <w:tcW w:w="0" w:type="pct"/>
            <w:hideMark/>
            <w:tcPrChange w:id="196" w:author="karen codling" w:date="2020-08-17T15:34:00Z">
              <w:tcPr>
                <w:tcW w:w="553" w:type="pct"/>
                <w:hideMark/>
              </w:tcPr>
            </w:tcPrChange>
          </w:tcPr>
          <w:p w14:paraId="6BDD8015" w14:textId="77777777" w:rsidR="003A01F5" w:rsidRPr="009B5C01" w:rsidRDefault="003A01F5"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0" w:type="pct"/>
            <w:tcBorders>
              <w:bottom w:val="single" w:sz="4" w:space="0" w:color="666666" w:themeColor="text1" w:themeTint="99"/>
            </w:tcBorders>
            <w:hideMark/>
            <w:tcPrChange w:id="197" w:author="karen codling" w:date="2020-08-17T15:34:00Z">
              <w:tcPr>
                <w:tcW w:w="532" w:type="pct"/>
                <w:hideMark/>
              </w:tcPr>
            </w:tcPrChange>
          </w:tcPr>
          <w:p w14:paraId="2B878B9C"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hideMark/>
            <w:tcPrChange w:id="198" w:author="karen codling" w:date="2020-08-17T15:34:00Z">
              <w:tcPr>
                <w:tcW w:w="664" w:type="pct"/>
                <w:hideMark/>
              </w:tcPr>
            </w:tcPrChange>
          </w:tcPr>
          <w:p w14:paraId="0A039B65"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hideMark/>
            <w:tcPrChange w:id="199" w:author="karen codling" w:date="2020-08-17T15:34:00Z">
              <w:tcPr>
                <w:tcW w:w="679" w:type="pct"/>
                <w:hideMark/>
              </w:tcPr>
            </w:tcPrChange>
          </w:tcPr>
          <w:p w14:paraId="476D1C40"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hideMark/>
            <w:tcPrChange w:id="200" w:author="karen codling" w:date="2020-08-17T15:34:00Z">
              <w:tcPr>
                <w:tcW w:w="653" w:type="pct"/>
                <w:hideMark/>
              </w:tcPr>
            </w:tcPrChange>
          </w:tcPr>
          <w:p w14:paraId="3FE1A3AF"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hideMark/>
            <w:tcPrChange w:id="201" w:author="karen codling" w:date="2020-08-17T15:34:00Z">
              <w:tcPr>
                <w:tcW w:w="634" w:type="pct"/>
                <w:hideMark/>
              </w:tcPr>
            </w:tcPrChange>
          </w:tcPr>
          <w:p w14:paraId="4E5141A5"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hideMark/>
            <w:tcPrChange w:id="202" w:author="karen codling" w:date="2020-08-17T15:34:00Z">
              <w:tcPr>
                <w:tcW w:w="629" w:type="pct"/>
                <w:hideMark/>
              </w:tcPr>
            </w:tcPrChange>
          </w:tcPr>
          <w:p w14:paraId="1E504550"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hideMark/>
            <w:tcPrChange w:id="203" w:author="karen codling" w:date="2020-08-17T15:34:00Z">
              <w:tcPr>
                <w:tcW w:w="656" w:type="pct"/>
                <w:hideMark/>
              </w:tcPr>
            </w:tcPrChange>
          </w:tcPr>
          <w:p w14:paraId="087FD6E6" w14:textId="77777777" w:rsidR="003A01F5" w:rsidRPr="009B5C01" w:rsidRDefault="003A01F5" w:rsidP="003A01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3556C" w:rsidRPr="009B5C01" w14:paraId="438EB5D8" w14:textId="77777777" w:rsidTr="0093556C">
        <w:tblPrEx>
          <w:tblW w:w="5258" w:type="pct"/>
          <w:tblLayout w:type="fixed"/>
          <w:tblPrExChange w:id="204" w:author="karen codling" w:date="2020-08-17T15:34:00Z">
            <w:tblPrEx>
              <w:tblW w:w="5258" w:type="pct"/>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334"/>
          <w:trPrChange w:id="205" w:author="karen codling" w:date="2020-08-17T15:34:00Z">
            <w:trPr>
              <w:trHeight w:val="334"/>
            </w:trPr>
          </w:trPrChange>
        </w:trPr>
        <w:tc>
          <w:tcPr>
            <w:cnfStyle w:val="001000000000" w:firstRow="0" w:lastRow="0" w:firstColumn="1" w:lastColumn="0" w:oddVBand="0" w:evenVBand="0" w:oddHBand="0" w:evenHBand="0" w:firstRowFirstColumn="0" w:firstRowLastColumn="0" w:lastRowFirstColumn="0" w:lastRowLastColumn="0"/>
            <w:tcW w:w="0" w:type="pct"/>
            <w:vMerge w:val="restart"/>
            <w:hideMark/>
            <w:tcPrChange w:id="206" w:author="karen codling" w:date="2020-08-17T15:34:00Z">
              <w:tcPr>
                <w:tcW w:w="553" w:type="pct"/>
                <w:vMerge w:val="restart"/>
                <w:hideMark/>
              </w:tcPr>
            </w:tcPrChange>
          </w:tcPr>
          <w:p w14:paraId="30604711" w14:textId="77777777" w:rsidR="0093556C" w:rsidRPr="009B5C01" w:rsidRDefault="0093556C" w:rsidP="003A01F5">
            <w:pPr>
              <w:spacing w:line="256" w:lineRule="auto"/>
              <w:jc w:val="cente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MAIZE FLOUR</w:t>
            </w:r>
          </w:p>
          <w:p w14:paraId="78931D15" w14:textId="77777777" w:rsidR="0093556C" w:rsidRPr="009B5C01" w:rsidRDefault="0093556C" w:rsidP="003A01F5">
            <w:pPr>
              <w:spacing w:line="256" w:lineRule="auto"/>
              <w:jc w:val="cente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p w14:paraId="3ECF9A87" w14:textId="77777777" w:rsidR="0093556C" w:rsidRPr="009B5C01" w:rsidRDefault="0093556C" w:rsidP="003A01F5">
            <w:pPr>
              <w:spacing w:line="256" w:lineRule="auto"/>
              <w:jc w:val="cente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p w14:paraId="3D67F619" w14:textId="77777777" w:rsidR="0093556C" w:rsidRPr="009B5C01" w:rsidRDefault="0093556C" w:rsidP="003A01F5">
            <w:pPr>
              <w:spacing w:line="256" w:lineRule="auto"/>
              <w:jc w:val="cente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0" w:type="pct"/>
            <w:shd w:val="clear" w:color="auto" w:fill="D0CECE" w:themeFill="background2" w:themeFillShade="E6"/>
            <w:hideMark/>
            <w:tcPrChange w:id="207" w:author="karen codling" w:date="2020-08-17T15:34:00Z">
              <w:tcPr>
                <w:tcW w:w="532" w:type="pct"/>
                <w:hideMark/>
              </w:tcPr>
            </w:tcPrChange>
          </w:tcPr>
          <w:p w14:paraId="5858FABE"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Vitamin A</w:t>
            </w:r>
          </w:p>
        </w:tc>
        <w:tc>
          <w:tcPr>
            <w:tcW w:w="0" w:type="pct"/>
            <w:shd w:val="clear" w:color="auto" w:fill="D0CECE" w:themeFill="background2" w:themeFillShade="E6"/>
            <w:hideMark/>
            <w:tcPrChange w:id="208" w:author="karen codling" w:date="2020-08-17T15:34:00Z">
              <w:tcPr>
                <w:tcW w:w="664" w:type="pct"/>
                <w:hideMark/>
              </w:tcPr>
            </w:tcPrChange>
          </w:tcPr>
          <w:p w14:paraId="689826CF"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1.5</w:t>
            </w:r>
          </w:p>
        </w:tc>
        <w:tc>
          <w:tcPr>
            <w:tcW w:w="0" w:type="pct"/>
            <w:hideMark/>
            <w:tcPrChange w:id="209" w:author="karen codling" w:date="2020-08-17T15:34:00Z">
              <w:tcPr>
                <w:tcW w:w="679" w:type="pct"/>
                <w:hideMark/>
              </w:tcPr>
            </w:tcPrChange>
          </w:tcPr>
          <w:p w14:paraId="3015C099"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1-1.5</w:t>
            </w:r>
          </w:p>
        </w:tc>
        <w:tc>
          <w:tcPr>
            <w:tcW w:w="0" w:type="pct"/>
            <w:hideMark/>
            <w:tcPrChange w:id="210" w:author="karen codling" w:date="2020-08-17T15:34:00Z">
              <w:tcPr>
                <w:tcW w:w="653" w:type="pct"/>
                <w:hideMark/>
              </w:tcPr>
            </w:tcPrChange>
          </w:tcPr>
          <w:p w14:paraId="4D8A688D"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w:t>
            </w:r>
          </w:p>
        </w:tc>
        <w:tc>
          <w:tcPr>
            <w:tcW w:w="0" w:type="pct"/>
            <w:hideMark/>
            <w:tcPrChange w:id="211" w:author="karen codling" w:date="2020-08-17T15:34:00Z">
              <w:tcPr>
                <w:tcW w:w="634" w:type="pct"/>
                <w:hideMark/>
              </w:tcPr>
            </w:tcPrChange>
          </w:tcPr>
          <w:p w14:paraId="51D9C130"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3</w:t>
            </w:r>
          </w:p>
        </w:tc>
        <w:tc>
          <w:tcPr>
            <w:tcW w:w="0" w:type="pct"/>
            <w:vMerge w:val="restart"/>
            <w:vAlign w:val="center"/>
            <w:hideMark/>
            <w:tcPrChange w:id="212" w:author="karen codling" w:date="2020-08-17T15:34:00Z">
              <w:tcPr>
                <w:tcW w:w="629" w:type="pct"/>
                <w:vMerge w:val="restart"/>
                <w:hideMark/>
              </w:tcPr>
            </w:tcPrChange>
          </w:tcPr>
          <w:p w14:paraId="3EE1EE54" w14:textId="77777777"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117 - 150</w:t>
            </w:r>
          </w:p>
          <w:p w14:paraId="7C80D51E" w14:textId="2EA05CFE"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57CE079" w14:textId="591C58A9"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29D531B8" w14:textId="2F8223D0"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vMerge w:val="restart"/>
            <w:vAlign w:val="center"/>
            <w:hideMark/>
            <w:tcPrChange w:id="213" w:author="karen codling" w:date="2020-08-17T15:34:00Z">
              <w:tcPr>
                <w:tcW w:w="656" w:type="pct"/>
                <w:vMerge w:val="restart"/>
                <w:hideMark/>
              </w:tcPr>
            </w:tcPrChange>
          </w:tcPr>
          <w:p w14:paraId="3BD8955A" w14:textId="77777777"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169</w:t>
            </w:r>
          </w:p>
          <w:p w14:paraId="7EE674D5" w14:textId="2EA4A2ED"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A1D1918" w14:textId="7D0B390F"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E12D2B" w14:textId="3298E1EC" w:rsidR="0093556C" w:rsidRPr="009B5C01" w:rsidRDefault="0093556C" w:rsidP="0093556C">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93556C" w:rsidRPr="009B5C01" w14:paraId="10FBA107" w14:textId="77777777" w:rsidTr="005C360E">
        <w:trPr>
          <w:trHeight w:val="404"/>
        </w:trPr>
        <w:tc>
          <w:tcPr>
            <w:cnfStyle w:val="001000000000" w:firstRow="0" w:lastRow="0" w:firstColumn="1" w:lastColumn="0" w:oddVBand="0" w:evenVBand="0" w:oddHBand="0" w:evenHBand="0" w:firstRowFirstColumn="0" w:firstRowLastColumn="0" w:lastRowFirstColumn="0" w:lastRowLastColumn="0"/>
            <w:tcW w:w="553" w:type="pct"/>
            <w:vMerge/>
            <w:hideMark/>
          </w:tcPr>
          <w:p w14:paraId="54E2F69C" w14:textId="77777777" w:rsidR="0093556C" w:rsidRPr="009B5C01" w:rsidRDefault="0093556C" w:rsidP="003A01F5">
            <w:pPr>
              <w:rPr>
                <w:rFonts w:asciiTheme="minorHAnsi" w:hAnsiTheme="minorHAnsi" w:cstheme="minorHAnsi"/>
                <w:sz w:val="20"/>
                <w:szCs w:val="20"/>
              </w:rPr>
            </w:pPr>
          </w:p>
        </w:tc>
        <w:tc>
          <w:tcPr>
            <w:tcW w:w="532" w:type="pct"/>
            <w:hideMark/>
          </w:tcPr>
          <w:p w14:paraId="221BA207"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Zinc Oxide</w:t>
            </w:r>
          </w:p>
        </w:tc>
        <w:tc>
          <w:tcPr>
            <w:tcW w:w="664" w:type="pct"/>
            <w:hideMark/>
          </w:tcPr>
          <w:p w14:paraId="1923BAD7"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40</w:t>
            </w:r>
          </w:p>
        </w:tc>
        <w:tc>
          <w:tcPr>
            <w:tcW w:w="679" w:type="pct"/>
            <w:hideMark/>
          </w:tcPr>
          <w:p w14:paraId="0AC38AD9"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30-60</w:t>
            </w:r>
          </w:p>
        </w:tc>
        <w:tc>
          <w:tcPr>
            <w:tcW w:w="653" w:type="pct"/>
            <w:hideMark/>
          </w:tcPr>
          <w:p w14:paraId="0AB257EA"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49</w:t>
            </w:r>
          </w:p>
        </w:tc>
        <w:tc>
          <w:tcPr>
            <w:tcW w:w="634" w:type="pct"/>
            <w:hideMark/>
          </w:tcPr>
          <w:p w14:paraId="76E35E82" w14:textId="3540B960" w:rsidR="0093556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ins w:id="214" w:author="karen codling" w:date="2020-08-18T14:58:00Z">
              <w:r>
                <w:rPr>
                  <w:rFonts w:asciiTheme="minorHAnsi" w:hAnsiTheme="minorHAnsi" w:cstheme="minorHAnsi"/>
                  <w:color w:val="000000"/>
                  <w:kern w:val="24"/>
                  <w:sz w:val="20"/>
                  <w:szCs w:val="20"/>
                </w:rPr>
                <w:t>55</w:t>
              </w:r>
            </w:ins>
            <w:del w:id="215" w:author="karen codling" w:date="2020-08-18T14:58:00Z">
              <w:r w:rsidR="0093556C" w:rsidRPr="009B5C01" w:rsidDel="00DD06FC">
                <w:rPr>
                  <w:rFonts w:asciiTheme="minorHAnsi" w:hAnsiTheme="minorHAnsi" w:cstheme="minorHAnsi"/>
                  <w:color w:val="000000"/>
                  <w:kern w:val="24"/>
                  <w:sz w:val="20"/>
                  <w:szCs w:val="20"/>
                </w:rPr>
                <w:delText>40</w:delText>
              </w:r>
            </w:del>
            <w:r w:rsidR="0093556C" w:rsidRPr="009B5C01">
              <w:rPr>
                <w:rFonts w:asciiTheme="minorHAnsi" w:hAnsiTheme="minorHAnsi" w:cstheme="minorHAnsi"/>
                <w:color w:val="000000"/>
                <w:kern w:val="24"/>
                <w:sz w:val="20"/>
                <w:szCs w:val="20"/>
              </w:rPr>
              <w:t xml:space="preserve"> Low</w:t>
            </w:r>
          </w:p>
          <w:p w14:paraId="0BAD8B67" w14:textId="07C0A4E5" w:rsidR="0093556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ins w:id="216" w:author="karen codling" w:date="2020-08-18T14:58:00Z">
              <w:r>
                <w:rPr>
                  <w:rFonts w:asciiTheme="minorHAnsi" w:hAnsiTheme="minorHAnsi" w:cstheme="minorHAnsi"/>
                  <w:color w:val="000000"/>
                  <w:kern w:val="24"/>
                  <w:sz w:val="20"/>
                  <w:szCs w:val="20"/>
                </w:rPr>
                <w:t>100</w:t>
              </w:r>
            </w:ins>
            <w:del w:id="217" w:author="karen codling" w:date="2020-08-18T14:58:00Z">
              <w:r w:rsidR="0093556C" w:rsidRPr="009B5C01" w:rsidDel="00DD06FC">
                <w:rPr>
                  <w:rFonts w:asciiTheme="minorHAnsi" w:hAnsiTheme="minorHAnsi" w:cstheme="minorHAnsi"/>
                  <w:color w:val="000000"/>
                  <w:kern w:val="24"/>
                  <w:sz w:val="20"/>
                  <w:szCs w:val="20"/>
                </w:rPr>
                <w:delText>80</w:delText>
              </w:r>
            </w:del>
            <w:r w:rsidR="0093556C" w:rsidRPr="009B5C01">
              <w:rPr>
                <w:rFonts w:asciiTheme="minorHAnsi" w:hAnsiTheme="minorHAnsi" w:cstheme="minorHAnsi"/>
                <w:color w:val="000000"/>
                <w:kern w:val="24"/>
                <w:sz w:val="20"/>
                <w:szCs w:val="20"/>
              </w:rPr>
              <w:t xml:space="preserve">  High </w:t>
            </w:r>
          </w:p>
        </w:tc>
        <w:tc>
          <w:tcPr>
            <w:tcW w:w="629" w:type="pct"/>
            <w:vMerge/>
            <w:hideMark/>
          </w:tcPr>
          <w:p w14:paraId="1BC9B0BB" w14:textId="27A6A3AD"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56" w:type="pct"/>
            <w:vMerge/>
            <w:hideMark/>
          </w:tcPr>
          <w:p w14:paraId="238DC642" w14:textId="6EC94E95"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3556C" w:rsidRPr="009B5C01" w14:paraId="04BD77E1" w14:textId="77777777" w:rsidTr="005C360E">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553" w:type="pct"/>
            <w:vMerge/>
            <w:hideMark/>
          </w:tcPr>
          <w:p w14:paraId="205D5539" w14:textId="77777777" w:rsidR="0093556C" w:rsidRPr="009B5C01" w:rsidRDefault="0093556C" w:rsidP="003A01F5">
            <w:pPr>
              <w:rPr>
                <w:rFonts w:asciiTheme="minorHAnsi" w:hAnsiTheme="minorHAnsi" w:cstheme="minorHAnsi"/>
                <w:sz w:val="20"/>
                <w:szCs w:val="20"/>
              </w:rPr>
            </w:pPr>
          </w:p>
        </w:tc>
        <w:tc>
          <w:tcPr>
            <w:tcW w:w="532" w:type="pct"/>
            <w:hideMark/>
          </w:tcPr>
          <w:p w14:paraId="379B30B8"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Iron EDTA</w:t>
            </w:r>
          </w:p>
        </w:tc>
        <w:tc>
          <w:tcPr>
            <w:tcW w:w="664" w:type="pct"/>
            <w:hideMark/>
          </w:tcPr>
          <w:p w14:paraId="57A8C17C"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30</w:t>
            </w:r>
          </w:p>
        </w:tc>
        <w:tc>
          <w:tcPr>
            <w:tcW w:w="679" w:type="pct"/>
            <w:hideMark/>
          </w:tcPr>
          <w:p w14:paraId="00138632"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15-40</w:t>
            </w:r>
          </w:p>
        </w:tc>
        <w:tc>
          <w:tcPr>
            <w:tcW w:w="653" w:type="pct"/>
            <w:hideMark/>
          </w:tcPr>
          <w:p w14:paraId="080FDEF8" w14:textId="46B5BB5A"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xml:space="preserve">20 </w:t>
            </w:r>
            <w:del w:id="218" w:author="karen codling" w:date="2020-08-18T15:02:00Z">
              <w:r w:rsidRPr="009B5C01" w:rsidDel="00DD06FC">
                <w:rPr>
                  <w:rFonts w:asciiTheme="minorHAnsi" w:hAnsiTheme="minorHAnsi" w:cstheme="minorHAnsi"/>
                  <w:color w:val="000000"/>
                  <w:kern w:val="24"/>
                  <w:sz w:val="20"/>
                  <w:szCs w:val="20"/>
                </w:rPr>
                <w:delText>EDTA</w:delText>
              </w:r>
            </w:del>
          </w:p>
        </w:tc>
        <w:tc>
          <w:tcPr>
            <w:tcW w:w="634" w:type="pct"/>
            <w:hideMark/>
          </w:tcPr>
          <w:p w14:paraId="63E9896A" w14:textId="20AEEF3A" w:rsidR="0093556C" w:rsidRPr="009B5C01" w:rsidRDefault="00DD06F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ins w:id="219" w:author="karen codling" w:date="2020-08-18T14:59:00Z">
              <w:r>
                <w:rPr>
                  <w:rFonts w:asciiTheme="minorHAnsi" w:hAnsiTheme="minorHAnsi" w:cstheme="minorHAnsi"/>
                  <w:color w:val="000000"/>
                  <w:kern w:val="24"/>
                  <w:sz w:val="20"/>
                  <w:szCs w:val="20"/>
                </w:rPr>
                <w:t>40</w:t>
              </w:r>
            </w:ins>
            <w:del w:id="220" w:author="karen codling" w:date="2020-08-18T14:59:00Z">
              <w:r w:rsidR="0093556C" w:rsidRPr="009B5C01" w:rsidDel="00DD06FC">
                <w:rPr>
                  <w:rFonts w:asciiTheme="minorHAnsi" w:hAnsiTheme="minorHAnsi" w:cstheme="minorHAnsi"/>
                  <w:color w:val="000000"/>
                  <w:kern w:val="24"/>
                  <w:sz w:val="20"/>
                  <w:szCs w:val="20"/>
                </w:rPr>
                <w:delText>20</w:delText>
              </w:r>
            </w:del>
          </w:p>
        </w:tc>
        <w:tc>
          <w:tcPr>
            <w:tcW w:w="629" w:type="pct"/>
            <w:vMerge/>
            <w:hideMark/>
          </w:tcPr>
          <w:p w14:paraId="11498D48" w14:textId="48DF1CF9"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656" w:type="pct"/>
            <w:vMerge/>
            <w:hideMark/>
          </w:tcPr>
          <w:p w14:paraId="4DBDC864" w14:textId="446FD1B1"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93556C" w:rsidRPr="009B5C01" w14:paraId="5AE97018" w14:textId="77777777" w:rsidTr="0093556C">
        <w:tblPrEx>
          <w:tblW w:w="5258" w:type="pct"/>
          <w:tblLayout w:type="fixed"/>
          <w:tblPrExChange w:id="221" w:author="karen codling" w:date="2020-08-17T15:33:00Z">
            <w:tblPrEx>
              <w:tblW w:w="5258" w:type="pct"/>
              <w:tblLayout w:type="fixed"/>
            </w:tblPrEx>
          </w:tblPrExChange>
        </w:tblPrEx>
        <w:trPr>
          <w:trHeight w:val="50"/>
          <w:trPrChange w:id="222" w:author="karen codling" w:date="2020-08-17T15:33:00Z">
            <w:trPr>
              <w:trHeight w:val="50"/>
            </w:trPr>
          </w:trPrChange>
        </w:trPr>
        <w:tc>
          <w:tcPr>
            <w:cnfStyle w:val="001000000000" w:firstRow="0" w:lastRow="0" w:firstColumn="1" w:lastColumn="0" w:oddVBand="0" w:evenVBand="0" w:oddHBand="0" w:evenHBand="0" w:firstRowFirstColumn="0" w:firstRowLastColumn="0" w:lastRowFirstColumn="0" w:lastRowLastColumn="0"/>
            <w:tcW w:w="0" w:type="pct"/>
            <w:vMerge/>
            <w:tcBorders>
              <w:bottom w:val="single" w:sz="4" w:space="0" w:color="666666" w:themeColor="text1" w:themeTint="99"/>
            </w:tcBorders>
            <w:hideMark/>
            <w:tcPrChange w:id="223" w:author="karen codling" w:date="2020-08-17T15:33:00Z">
              <w:tcPr>
                <w:tcW w:w="553" w:type="pct"/>
                <w:vMerge/>
                <w:hideMark/>
              </w:tcPr>
            </w:tcPrChange>
          </w:tcPr>
          <w:p w14:paraId="73AC9427" w14:textId="77777777" w:rsidR="0093556C" w:rsidRPr="009B5C01" w:rsidRDefault="0093556C" w:rsidP="003A01F5">
            <w:pPr>
              <w:rPr>
                <w:rFonts w:asciiTheme="minorHAnsi" w:hAnsiTheme="minorHAnsi" w:cstheme="minorHAnsi"/>
                <w:sz w:val="20"/>
                <w:szCs w:val="20"/>
              </w:rPr>
            </w:pPr>
          </w:p>
        </w:tc>
        <w:tc>
          <w:tcPr>
            <w:tcW w:w="0" w:type="pct"/>
            <w:tcBorders>
              <w:bottom w:val="single" w:sz="4" w:space="0" w:color="666666" w:themeColor="text1" w:themeTint="99"/>
            </w:tcBorders>
            <w:hideMark/>
            <w:tcPrChange w:id="224" w:author="karen codling" w:date="2020-08-17T15:33:00Z">
              <w:tcPr>
                <w:tcW w:w="532" w:type="pct"/>
                <w:hideMark/>
              </w:tcPr>
            </w:tcPrChange>
          </w:tcPr>
          <w:p w14:paraId="3EBC9CD2"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Folic Acid</w:t>
            </w:r>
          </w:p>
        </w:tc>
        <w:tc>
          <w:tcPr>
            <w:tcW w:w="0" w:type="pct"/>
            <w:tcBorders>
              <w:bottom w:val="single" w:sz="4" w:space="0" w:color="666666" w:themeColor="text1" w:themeTint="99"/>
            </w:tcBorders>
            <w:hideMark/>
            <w:tcPrChange w:id="225" w:author="karen codling" w:date="2020-08-17T15:33:00Z">
              <w:tcPr>
                <w:tcW w:w="664" w:type="pct"/>
                <w:hideMark/>
              </w:tcPr>
            </w:tcPrChange>
          </w:tcPr>
          <w:p w14:paraId="64D8F97B"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1.3</w:t>
            </w:r>
          </w:p>
        </w:tc>
        <w:tc>
          <w:tcPr>
            <w:tcW w:w="0" w:type="pct"/>
            <w:tcBorders>
              <w:bottom w:val="single" w:sz="4" w:space="0" w:color="666666" w:themeColor="text1" w:themeTint="99"/>
            </w:tcBorders>
            <w:hideMark/>
            <w:tcPrChange w:id="226" w:author="karen codling" w:date="2020-08-17T15:33:00Z">
              <w:tcPr>
                <w:tcW w:w="679" w:type="pct"/>
                <w:hideMark/>
              </w:tcPr>
            </w:tcPrChange>
          </w:tcPr>
          <w:p w14:paraId="72E7D1AD"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0.7-2</w:t>
            </w:r>
          </w:p>
        </w:tc>
        <w:tc>
          <w:tcPr>
            <w:tcW w:w="0" w:type="pct"/>
            <w:tcBorders>
              <w:bottom w:val="single" w:sz="4" w:space="0" w:color="666666" w:themeColor="text1" w:themeTint="99"/>
            </w:tcBorders>
            <w:hideMark/>
            <w:tcPrChange w:id="227" w:author="karen codling" w:date="2020-08-17T15:33:00Z">
              <w:tcPr>
                <w:tcW w:w="653" w:type="pct"/>
                <w:hideMark/>
              </w:tcPr>
            </w:tcPrChange>
          </w:tcPr>
          <w:p w14:paraId="4263CC90"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1.2</w:t>
            </w:r>
          </w:p>
        </w:tc>
        <w:tc>
          <w:tcPr>
            <w:tcW w:w="0" w:type="pct"/>
            <w:tcBorders>
              <w:bottom w:val="single" w:sz="4" w:space="0" w:color="666666" w:themeColor="text1" w:themeTint="99"/>
            </w:tcBorders>
            <w:hideMark/>
            <w:tcPrChange w:id="228" w:author="karen codling" w:date="2020-08-17T15:33:00Z">
              <w:tcPr>
                <w:tcW w:w="634" w:type="pct"/>
                <w:hideMark/>
              </w:tcPr>
            </w:tcPrChange>
          </w:tcPr>
          <w:p w14:paraId="09AB8DC0"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2.6</w:t>
            </w:r>
          </w:p>
        </w:tc>
        <w:tc>
          <w:tcPr>
            <w:tcW w:w="0" w:type="pct"/>
            <w:vMerge/>
            <w:tcBorders>
              <w:bottom w:val="single" w:sz="4" w:space="0" w:color="666666" w:themeColor="text1" w:themeTint="99"/>
            </w:tcBorders>
            <w:hideMark/>
            <w:tcPrChange w:id="229" w:author="karen codling" w:date="2020-08-17T15:33:00Z">
              <w:tcPr>
                <w:tcW w:w="629" w:type="pct"/>
                <w:vMerge/>
                <w:hideMark/>
              </w:tcPr>
            </w:tcPrChange>
          </w:tcPr>
          <w:p w14:paraId="1569C5A3" w14:textId="57253369"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vMerge/>
            <w:tcBorders>
              <w:bottom w:val="single" w:sz="4" w:space="0" w:color="666666" w:themeColor="text1" w:themeTint="99"/>
            </w:tcBorders>
            <w:hideMark/>
            <w:tcPrChange w:id="230" w:author="karen codling" w:date="2020-08-17T15:33:00Z">
              <w:tcPr>
                <w:tcW w:w="656" w:type="pct"/>
                <w:vMerge/>
                <w:hideMark/>
              </w:tcPr>
            </w:tcPrChange>
          </w:tcPr>
          <w:p w14:paraId="15CFAB40" w14:textId="51ADAAD3"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BB0AC0" w:rsidRPr="009B5C01" w14:paraId="54A2991C" w14:textId="77777777" w:rsidTr="0093556C">
        <w:tblPrEx>
          <w:tblW w:w="5258" w:type="pct"/>
          <w:tblLayout w:type="fixed"/>
          <w:tblPrExChange w:id="231" w:author="karen codling" w:date="2020-08-17T15:35:00Z">
            <w:tblPrEx>
              <w:tblW w:w="5258" w:type="pct"/>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50"/>
          <w:trPrChange w:id="232" w:author="karen codling" w:date="2020-08-17T15:35:00Z">
            <w:trPr>
              <w:trHeight w:val="50"/>
            </w:trPr>
          </w:trPrChange>
        </w:trPr>
        <w:tc>
          <w:tcPr>
            <w:cnfStyle w:val="001000000000" w:firstRow="0" w:lastRow="0" w:firstColumn="1" w:lastColumn="0" w:oddVBand="0" w:evenVBand="0" w:oddHBand="0" w:evenHBand="0" w:firstRowFirstColumn="0" w:firstRowLastColumn="0" w:lastRowFirstColumn="0" w:lastRowLastColumn="0"/>
            <w:tcW w:w="0" w:type="pct"/>
            <w:tcBorders>
              <w:bottom w:val="single" w:sz="4" w:space="0" w:color="666666" w:themeColor="text1" w:themeTint="99"/>
            </w:tcBorders>
            <w:shd w:val="clear" w:color="auto" w:fill="auto"/>
            <w:hideMark/>
            <w:tcPrChange w:id="233" w:author="karen codling" w:date="2020-08-17T15:35:00Z">
              <w:tcPr>
                <w:tcW w:w="553" w:type="pct"/>
                <w:hideMark/>
              </w:tcPr>
            </w:tcPrChange>
          </w:tcPr>
          <w:p w14:paraId="487E2B40" w14:textId="77777777" w:rsidR="003A01F5" w:rsidRPr="009B5C01" w:rsidRDefault="003A01F5" w:rsidP="003A01F5">
            <w:pPr>
              <w:spacing w:line="256" w:lineRule="auto"/>
              <w:jc w:val="cente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0" w:type="pct"/>
            <w:tcBorders>
              <w:bottom w:val="single" w:sz="4" w:space="0" w:color="666666" w:themeColor="text1" w:themeTint="99"/>
            </w:tcBorders>
            <w:shd w:val="clear" w:color="auto" w:fill="auto"/>
            <w:hideMark/>
            <w:tcPrChange w:id="234" w:author="karen codling" w:date="2020-08-17T15:35:00Z">
              <w:tcPr>
                <w:tcW w:w="532" w:type="pct"/>
                <w:hideMark/>
              </w:tcPr>
            </w:tcPrChange>
          </w:tcPr>
          <w:p w14:paraId="2B4E0A9F" w14:textId="77777777" w:rsidR="003A01F5" w:rsidRPr="009B5C01" w:rsidRDefault="003A01F5"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w:t>
            </w:r>
          </w:p>
        </w:tc>
        <w:tc>
          <w:tcPr>
            <w:tcW w:w="0" w:type="pct"/>
            <w:tcBorders>
              <w:bottom w:val="single" w:sz="4" w:space="0" w:color="666666" w:themeColor="text1" w:themeTint="99"/>
            </w:tcBorders>
            <w:shd w:val="clear" w:color="auto" w:fill="auto"/>
            <w:hideMark/>
            <w:tcPrChange w:id="235" w:author="karen codling" w:date="2020-08-17T15:35:00Z">
              <w:tcPr>
                <w:tcW w:w="664" w:type="pct"/>
                <w:hideMark/>
              </w:tcPr>
            </w:tcPrChange>
          </w:tcPr>
          <w:p w14:paraId="6BFA3D77"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auto"/>
            <w:hideMark/>
            <w:tcPrChange w:id="236" w:author="karen codling" w:date="2020-08-17T15:35:00Z">
              <w:tcPr>
                <w:tcW w:w="679" w:type="pct"/>
                <w:hideMark/>
              </w:tcPr>
            </w:tcPrChange>
          </w:tcPr>
          <w:p w14:paraId="7A14F7E9"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auto"/>
            <w:hideMark/>
            <w:tcPrChange w:id="237" w:author="karen codling" w:date="2020-08-17T15:35:00Z">
              <w:tcPr>
                <w:tcW w:w="653" w:type="pct"/>
                <w:hideMark/>
              </w:tcPr>
            </w:tcPrChange>
          </w:tcPr>
          <w:p w14:paraId="1177A540"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auto"/>
            <w:hideMark/>
            <w:tcPrChange w:id="238" w:author="karen codling" w:date="2020-08-17T15:35:00Z">
              <w:tcPr>
                <w:tcW w:w="634" w:type="pct"/>
                <w:hideMark/>
              </w:tcPr>
            </w:tcPrChange>
          </w:tcPr>
          <w:p w14:paraId="360B489D"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auto"/>
            <w:hideMark/>
            <w:tcPrChange w:id="239" w:author="karen codling" w:date="2020-08-17T15:35:00Z">
              <w:tcPr>
                <w:tcW w:w="629" w:type="pct"/>
                <w:hideMark/>
              </w:tcPr>
            </w:tcPrChange>
          </w:tcPr>
          <w:p w14:paraId="69ED89FF"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shd w:val="clear" w:color="auto" w:fill="auto"/>
            <w:hideMark/>
            <w:tcPrChange w:id="240" w:author="karen codling" w:date="2020-08-17T15:35:00Z">
              <w:tcPr>
                <w:tcW w:w="656" w:type="pct"/>
                <w:hideMark/>
              </w:tcPr>
            </w:tcPrChange>
          </w:tcPr>
          <w:p w14:paraId="58D3E91B" w14:textId="77777777" w:rsidR="003A01F5" w:rsidRPr="009B5C01" w:rsidRDefault="003A01F5" w:rsidP="003A01F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93556C" w:rsidRPr="009B5C01" w14:paraId="1C745FCA" w14:textId="77777777" w:rsidTr="0093556C">
        <w:tblPrEx>
          <w:tblW w:w="5258" w:type="pct"/>
          <w:tblLayout w:type="fixed"/>
          <w:tblPrExChange w:id="241" w:author="karen codling" w:date="2020-08-17T15:35:00Z">
            <w:tblPrEx>
              <w:tblW w:w="5258" w:type="pct"/>
              <w:tblLayout w:type="fixed"/>
            </w:tblPrEx>
          </w:tblPrExChange>
        </w:tblPrEx>
        <w:trPr>
          <w:trHeight w:val="50"/>
          <w:trPrChange w:id="242" w:author="karen codling" w:date="2020-08-17T15:35:00Z">
            <w:trPr>
              <w:trHeight w:val="50"/>
            </w:trPr>
          </w:trPrChange>
        </w:trPr>
        <w:tc>
          <w:tcPr>
            <w:cnfStyle w:val="001000000000" w:firstRow="0" w:lastRow="0" w:firstColumn="1" w:lastColumn="0" w:oddVBand="0" w:evenVBand="0" w:oddHBand="0" w:evenHBand="0" w:firstRowFirstColumn="0" w:firstRowLastColumn="0" w:lastRowFirstColumn="0" w:lastRowLastColumn="0"/>
            <w:tcW w:w="0" w:type="pct"/>
            <w:vMerge w:val="restart"/>
            <w:shd w:val="clear" w:color="auto" w:fill="D0CECE" w:themeFill="background2" w:themeFillShade="E6"/>
            <w:hideMark/>
            <w:tcPrChange w:id="243" w:author="karen codling" w:date="2020-08-17T15:35:00Z">
              <w:tcPr>
                <w:tcW w:w="553" w:type="pct"/>
                <w:vMerge w:val="restart"/>
                <w:hideMark/>
              </w:tcPr>
            </w:tcPrChange>
          </w:tcPr>
          <w:p w14:paraId="7CD89B03" w14:textId="77777777" w:rsidR="0093556C" w:rsidRPr="009B5C01" w:rsidRDefault="0093556C"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WHEAT FLOUR</w:t>
            </w:r>
          </w:p>
          <w:p w14:paraId="1CBFCC1C" w14:textId="77777777" w:rsidR="0093556C" w:rsidRPr="009B5C01" w:rsidRDefault="0093556C"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p w14:paraId="05061821" w14:textId="77777777" w:rsidR="0093556C" w:rsidRPr="009B5C01" w:rsidRDefault="0093556C"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p w14:paraId="55D8682E" w14:textId="77777777" w:rsidR="0093556C" w:rsidRPr="009B5C01" w:rsidRDefault="0093556C" w:rsidP="003A01F5">
            <w:pPr>
              <w:spacing w:line="256" w:lineRule="auto"/>
              <w:jc w:val="center"/>
              <w:rPr>
                <w:rFonts w:asciiTheme="minorHAnsi" w:hAnsiTheme="minorHAnsi" w:cstheme="minorHAnsi"/>
                <w:sz w:val="20"/>
                <w:szCs w:val="20"/>
              </w:rPr>
            </w:pPr>
            <w:r w:rsidRPr="009B5C01">
              <w:rPr>
                <w:rFonts w:asciiTheme="minorHAnsi" w:hAnsiTheme="minorHAnsi" w:cstheme="minorHAnsi"/>
                <w:color w:val="000000"/>
                <w:kern w:val="24"/>
                <w:sz w:val="20"/>
                <w:szCs w:val="20"/>
                <w14:shadow w14:blurRad="38100" w14:dist="38100" w14:dir="2700000" w14:sx="100000" w14:sy="100000" w14:kx="0" w14:ky="0" w14:algn="tl">
                  <w14:srgbClr w14:val="000000">
                    <w14:alpha w14:val="57000"/>
                  </w14:srgbClr>
                </w14:shadow>
              </w:rPr>
              <w:t> </w:t>
            </w:r>
          </w:p>
        </w:tc>
        <w:tc>
          <w:tcPr>
            <w:tcW w:w="0" w:type="pct"/>
            <w:tcBorders>
              <w:bottom w:val="single" w:sz="4" w:space="0" w:color="666666" w:themeColor="text1" w:themeTint="99"/>
            </w:tcBorders>
            <w:shd w:val="clear" w:color="auto" w:fill="D0CECE" w:themeFill="background2" w:themeFillShade="E6"/>
            <w:hideMark/>
            <w:tcPrChange w:id="244" w:author="karen codling" w:date="2020-08-17T15:35:00Z">
              <w:tcPr>
                <w:tcW w:w="532" w:type="pct"/>
                <w:hideMark/>
              </w:tcPr>
            </w:tcPrChange>
          </w:tcPr>
          <w:p w14:paraId="6A217D68"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Vitamin A</w:t>
            </w:r>
          </w:p>
        </w:tc>
        <w:tc>
          <w:tcPr>
            <w:tcW w:w="0" w:type="pct"/>
            <w:tcBorders>
              <w:bottom w:val="single" w:sz="4" w:space="0" w:color="666666" w:themeColor="text1" w:themeTint="99"/>
            </w:tcBorders>
            <w:shd w:val="clear" w:color="auto" w:fill="D0CECE" w:themeFill="background2" w:themeFillShade="E6"/>
            <w:hideMark/>
            <w:tcPrChange w:id="245" w:author="karen codling" w:date="2020-08-17T15:35:00Z">
              <w:tcPr>
                <w:tcW w:w="664" w:type="pct"/>
                <w:hideMark/>
              </w:tcPr>
            </w:tcPrChange>
          </w:tcPr>
          <w:p w14:paraId="21D4F0AD"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1.5</w:t>
            </w:r>
          </w:p>
        </w:tc>
        <w:tc>
          <w:tcPr>
            <w:tcW w:w="0" w:type="pct"/>
            <w:tcBorders>
              <w:bottom w:val="single" w:sz="4" w:space="0" w:color="666666" w:themeColor="text1" w:themeTint="99"/>
            </w:tcBorders>
            <w:shd w:val="clear" w:color="auto" w:fill="D0CECE" w:themeFill="background2" w:themeFillShade="E6"/>
            <w:hideMark/>
            <w:tcPrChange w:id="246" w:author="karen codling" w:date="2020-08-17T15:35:00Z">
              <w:tcPr>
                <w:tcW w:w="679" w:type="pct"/>
                <w:hideMark/>
              </w:tcPr>
            </w:tcPrChange>
          </w:tcPr>
          <w:p w14:paraId="0121D3ED"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1.5-2.1</w:t>
            </w:r>
          </w:p>
        </w:tc>
        <w:tc>
          <w:tcPr>
            <w:tcW w:w="0" w:type="pct"/>
            <w:tcBorders>
              <w:bottom w:val="single" w:sz="4" w:space="0" w:color="666666" w:themeColor="text1" w:themeTint="99"/>
            </w:tcBorders>
            <w:shd w:val="clear" w:color="auto" w:fill="D0CECE" w:themeFill="background2" w:themeFillShade="E6"/>
            <w:hideMark/>
            <w:tcPrChange w:id="247" w:author="karen codling" w:date="2020-08-17T15:35:00Z">
              <w:tcPr>
                <w:tcW w:w="653" w:type="pct"/>
                <w:hideMark/>
              </w:tcPr>
            </w:tcPrChange>
          </w:tcPr>
          <w:p w14:paraId="09CBCB9F"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1</w:t>
            </w:r>
          </w:p>
        </w:tc>
        <w:tc>
          <w:tcPr>
            <w:tcW w:w="0" w:type="pct"/>
            <w:tcBorders>
              <w:bottom w:val="single" w:sz="4" w:space="0" w:color="666666" w:themeColor="text1" w:themeTint="99"/>
            </w:tcBorders>
            <w:shd w:val="clear" w:color="auto" w:fill="D0CECE" w:themeFill="background2" w:themeFillShade="E6"/>
            <w:hideMark/>
            <w:tcPrChange w:id="248" w:author="karen codling" w:date="2020-08-17T15:35:00Z">
              <w:tcPr>
                <w:tcW w:w="634" w:type="pct"/>
                <w:hideMark/>
              </w:tcPr>
            </w:tcPrChange>
          </w:tcPr>
          <w:p w14:paraId="6A4F3FCB"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3</w:t>
            </w:r>
          </w:p>
        </w:tc>
        <w:tc>
          <w:tcPr>
            <w:tcW w:w="0" w:type="pct"/>
            <w:vMerge w:val="restart"/>
            <w:shd w:val="clear" w:color="auto" w:fill="D0CECE" w:themeFill="background2" w:themeFillShade="E6"/>
            <w:vAlign w:val="center"/>
            <w:hideMark/>
            <w:tcPrChange w:id="249" w:author="karen codling" w:date="2020-08-17T15:35:00Z">
              <w:tcPr>
                <w:tcW w:w="629" w:type="pct"/>
                <w:vMerge w:val="restart"/>
                <w:hideMark/>
              </w:tcPr>
            </w:tcPrChange>
          </w:tcPr>
          <w:p w14:paraId="09DA23D1" w14:textId="77777777"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80-175</w:t>
            </w:r>
          </w:p>
          <w:p w14:paraId="109CB13E" w14:textId="7D14CCA5"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6648405B" w14:textId="21FBD552"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7D4F3A74" w14:textId="7CD9E308"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del w:id="250" w:author="karen codling" w:date="2020-08-17T15:32:00Z">
              <w:r w:rsidRPr="009B5C01" w:rsidDel="0093556C">
                <w:rPr>
                  <w:rFonts w:asciiTheme="minorHAnsi" w:hAnsiTheme="minorHAnsi" w:cstheme="minorHAnsi"/>
                  <w:color w:val="000000"/>
                  <w:kern w:val="24"/>
                  <w:sz w:val="20"/>
                  <w:szCs w:val="20"/>
                </w:rPr>
                <w:delText>2.6</w:delText>
              </w:r>
            </w:del>
          </w:p>
        </w:tc>
        <w:tc>
          <w:tcPr>
            <w:tcW w:w="0" w:type="pct"/>
            <w:vMerge w:val="restart"/>
            <w:vAlign w:val="center"/>
            <w:hideMark/>
            <w:tcPrChange w:id="251" w:author="karen codling" w:date="2020-08-17T15:35:00Z">
              <w:tcPr>
                <w:tcW w:w="656" w:type="pct"/>
                <w:vMerge w:val="restart"/>
                <w:hideMark/>
              </w:tcPr>
            </w:tcPrChange>
          </w:tcPr>
          <w:p w14:paraId="4D7677EA" w14:textId="77777777" w:rsidR="0093556C" w:rsidRPr="009B5C01" w:rsidRDefault="0093556C">
            <w:pPr>
              <w:shd w:val="clear" w:color="auto" w:fill="D0CECE" w:themeFill="background2" w:themeFillShade="E6"/>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Change w:id="252" w:author="Unknown" w:date="2020-08-17T15:35:00Z">
                <w:pPr>
                  <w:spacing w:line="256" w:lineRule="auto"/>
                  <w:jc w:val="center"/>
                  <w:cnfStyle w:val="000000000000" w:firstRow="0" w:lastRow="0" w:firstColumn="0" w:lastColumn="0" w:oddVBand="0" w:evenVBand="0" w:oddHBand="0" w:evenHBand="0" w:firstRowFirstColumn="0" w:firstRowLastColumn="0" w:lastRowFirstColumn="0" w:lastRowLastColumn="0"/>
                </w:pPr>
              </w:pPrChange>
            </w:pPr>
            <w:r w:rsidRPr="009B5C01">
              <w:rPr>
                <w:rFonts w:asciiTheme="minorHAnsi" w:hAnsiTheme="minorHAnsi" w:cstheme="minorHAnsi"/>
                <w:color w:val="000000"/>
                <w:kern w:val="24"/>
                <w:sz w:val="20"/>
                <w:szCs w:val="20"/>
              </w:rPr>
              <w:t>101</w:t>
            </w:r>
          </w:p>
          <w:p w14:paraId="54E31F1A" w14:textId="55337C89" w:rsidR="0093556C" w:rsidRPr="009B5C01" w:rsidRDefault="0093556C">
            <w:pPr>
              <w:shd w:val="clear" w:color="auto" w:fill="D0CECE" w:themeFill="background2" w:themeFillShade="E6"/>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Change w:id="253" w:author="Unknown" w:date="2020-08-17T15:35:00Z">
                <w:pPr>
                  <w:spacing w:line="256" w:lineRule="auto"/>
                  <w:jc w:val="center"/>
                  <w:cnfStyle w:val="000000000000" w:firstRow="0" w:lastRow="0" w:firstColumn="0" w:lastColumn="0" w:oddVBand="0" w:evenVBand="0" w:oddHBand="0" w:evenHBand="0" w:firstRowFirstColumn="0" w:firstRowLastColumn="0" w:lastRowFirstColumn="0" w:lastRowLastColumn="0"/>
                </w:pPr>
              </w:pPrChange>
            </w:pPr>
          </w:p>
          <w:p w14:paraId="282D1325" w14:textId="333D7421"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63826548" w14:textId="579CE017" w:rsidR="0093556C" w:rsidRPr="009B5C01" w:rsidRDefault="0093556C" w:rsidP="0093556C">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3556C" w:rsidRPr="009B5C01" w14:paraId="4F93F40C" w14:textId="77777777" w:rsidTr="0093556C">
        <w:tblPrEx>
          <w:tblW w:w="5258" w:type="pct"/>
          <w:tblLayout w:type="fixed"/>
          <w:tblPrExChange w:id="254" w:author="karen codling" w:date="2020-08-17T15:35:00Z">
            <w:tblPrEx>
              <w:tblW w:w="5258" w:type="pct"/>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404"/>
          <w:trPrChange w:id="255" w:author="karen codling" w:date="2020-08-17T15:35:00Z">
            <w:trPr>
              <w:trHeight w:val="404"/>
            </w:trPr>
          </w:trPrChange>
        </w:trPr>
        <w:tc>
          <w:tcPr>
            <w:cnfStyle w:val="001000000000" w:firstRow="0" w:lastRow="0" w:firstColumn="1" w:lastColumn="0" w:oddVBand="0" w:evenVBand="0" w:oddHBand="0" w:evenHBand="0" w:firstRowFirstColumn="0" w:firstRowLastColumn="0" w:lastRowFirstColumn="0" w:lastRowLastColumn="0"/>
            <w:tcW w:w="0" w:type="pct"/>
            <w:vMerge/>
            <w:hideMark/>
            <w:tcPrChange w:id="256" w:author="karen codling" w:date="2020-08-17T15:35:00Z">
              <w:tcPr>
                <w:tcW w:w="553" w:type="pct"/>
                <w:vMerge/>
                <w:hideMark/>
              </w:tcPr>
            </w:tcPrChange>
          </w:tcPr>
          <w:p w14:paraId="378B79B0" w14:textId="77777777" w:rsidR="0093556C" w:rsidRPr="009B5C01" w:rsidRDefault="0093556C" w:rsidP="003A01F5">
            <w:pP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auto"/>
            <w:hideMark/>
            <w:tcPrChange w:id="257" w:author="karen codling" w:date="2020-08-17T15:35:00Z">
              <w:tcPr>
                <w:tcW w:w="532" w:type="pct"/>
                <w:hideMark/>
              </w:tcPr>
            </w:tcPrChange>
          </w:tcPr>
          <w:p w14:paraId="7CC81C57"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 xml:space="preserve">Zinc Oxide </w:t>
            </w:r>
          </w:p>
        </w:tc>
        <w:tc>
          <w:tcPr>
            <w:tcW w:w="0" w:type="pct"/>
            <w:tcBorders>
              <w:bottom w:val="single" w:sz="4" w:space="0" w:color="666666" w:themeColor="text1" w:themeTint="99"/>
            </w:tcBorders>
            <w:shd w:val="clear" w:color="auto" w:fill="auto"/>
            <w:hideMark/>
            <w:tcPrChange w:id="258" w:author="karen codling" w:date="2020-08-17T15:35:00Z">
              <w:tcPr>
                <w:tcW w:w="664" w:type="pct"/>
                <w:hideMark/>
              </w:tcPr>
            </w:tcPrChange>
          </w:tcPr>
          <w:p w14:paraId="23F439C8"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55</w:t>
            </w:r>
          </w:p>
        </w:tc>
        <w:tc>
          <w:tcPr>
            <w:tcW w:w="0" w:type="pct"/>
            <w:tcBorders>
              <w:bottom w:val="single" w:sz="4" w:space="0" w:color="666666" w:themeColor="text1" w:themeTint="99"/>
            </w:tcBorders>
            <w:shd w:val="clear" w:color="auto" w:fill="auto"/>
            <w:hideMark/>
            <w:tcPrChange w:id="259" w:author="karen codling" w:date="2020-08-17T15:35:00Z">
              <w:tcPr>
                <w:tcW w:w="679" w:type="pct"/>
                <w:hideMark/>
              </w:tcPr>
            </w:tcPrChange>
          </w:tcPr>
          <w:p w14:paraId="6B597104"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25-40</w:t>
            </w:r>
          </w:p>
        </w:tc>
        <w:tc>
          <w:tcPr>
            <w:tcW w:w="0" w:type="pct"/>
            <w:tcBorders>
              <w:bottom w:val="single" w:sz="4" w:space="0" w:color="666666" w:themeColor="text1" w:themeTint="99"/>
            </w:tcBorders>
            <w:shd w:val="clear" w:color="auto" w:fill="auto"/>
            <w:hideMark/>
            <w:tcPrChange w:id="260" w:author="karen codling" w:date="2020-08-17T15:35:00Z">
              <w:tcPr>
                <w:tcW w:w="653" w:type="pct"/>
                <w:hideMark/>
              </w:tcPr>
            </w:tcPrChange>
          </w:tcPr>
          <w:p w14:paraId="61518B9B" w14:textId="60C47500" w:rsidR="0093556C" w:rsidRPr="009B5C01" w:rsidRDefault="00DD06F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ins w:id="261" w:author="karen codling" w:date="2020-08-18T15:04:00Z">
              <w:r>
                <w:rPr>
                  <w:rFonts w:asciiTheme="minorHAnsi" w:hAnsiTheme="minorHAnsi" w:cstheme="minorHAnsi"/>
                  <w:color w:val="000000"/>
                  <w:kern w:val="24"/>
                  <w:sz w:val="20"/>
                  <w:szCs w:val="20"/>
                </w:rPr>
                <w:t>88</w:t>
              </w:r>
            </w:ins>
            <w:del w:id="262" w:author="karen codling" w:date="2020-08-18T15:04:00Z">
              <w:r w:rsidR="0093556C" w:rsidRPr="009B5C01" w:rsidDel="00DD06FC">
                <w:rPr>
                  <w:rFonts w:asciiTheme="minorHAnsi" w:hAnsiTheme="minorHAnsi" w:cstheme="minorHAnsi"/>
                  <w:color w:val="000000"/>
                  <w:kern w:val="24"/>
                  <w:sz w:val="20"/>
                  <w:szCs w:val="20"/>
                </w:rPr>
                <w:delText>60</w:delText>
              </w:r>
            </w:del>
          </w:p>
        </w:tc>
        <w:tc>
          <w:tcPr>
            <w:tcW w:w="0" w:type="pct"/>
            <w:tcBorders>
              <w:bottom w:val="single" w:sz="4" w:space="0" w:color="666666" w:themeColor="text1" w:themeTint="99"/>
            </w:tcBorders>
            <w:shd w:val="clear" w:color="auto" w:fill="auto"/>
            <w:hideMark/>
            <w:tcPrChange w:id="263" w:author="karen codling" w:date="2020-08-17T15:35:00Z">
              <w:tcPr>
                <w:tcW w:w="634" w:type="pct"/>
                <w:hideMark/>
              </w:tcPr>
            </w:tcPrChange>
          </w:tcPr>
          <w:p w14:paraId="10659B8B"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55 Low</w:t>
            </w:r>
          </w:p>
          <w:p w14:paraId="250CDBFE"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gramStart"/>
            <w:r w:rsidRPr="009B5C01">
              <w:rPr>
                <w:rFonts w:asciiTheme="minorHAnsi" w:hAnsiTheme="minorHAnsi" w:cstheme="minorHAnsi"/>
                <w:color w:val="000000"/>
                <w:kern w:val="24"/>
                <w:sz w:val="20"/>
                <w:szCs w:val="20"/>
              </w:rPr>
              <w:t>100  High</w:t>
            </w:r>
            <w:proofErr w:type="gramEnd"/>
          </w:p>
        </w:tc>
        <w:tc>
          <w:tcPr>
            <w:tcW w:w="0" w:type="pct"/>
            <w:vMerge/>
            <w:hideMark/>
            <w:tcPrChange w:id="264" w:author="karen codling" w:date="2020-08-17T15:35:00Z">
              <w:tcPr>
                <w:tcW w:w="629" w:type="pct"/>
                <w:vMerge/>
                <w:hideMark/>
              </w:tcPr>
            </w:tcPrChange>
          </w:tcPr>
          <w:p w14:paraId="79607776" w14:textId="039F1AF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vMerge/>
            <w:hideMark/>
            <w:tcPrChange w:id="265" w:author="karen codling" w:date="2020-08-17T15:35:00Z">
              <w:tcPr>
                <w:tcW w:w="656" w:type="pct"/>
                <w:vMerge/>
                <w:hideMark/>
              </w:tcPr>
            </w:tcPrChange>
          </w:tcPr>
          <w:p w14:paraId="04D3E20E" w14:textId="6B9BA785"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DD06FC" w:rsidRPr="009B5C01" w14:paraId="1FF621FF" w14:textId="77777777" w:rsidTr="0093556C">
        <w:trPr>
          <w:trHeight w:val="481"/>
          <w:ins w:id="266" w:author="karen codling" w:date="2020-08-18T14:56:00Z"/>
        </w:trPr>
        <w:tc>
          <w:tcPr>
            <w:cnfStyle w:val="001000000000" w:firstRow="0" w:lastRow="0" w:firstColumn="1" w:lastColumn="0" w:oddVBand="0" w:evenVBand="0" w:oddHBand="0" w:evenHBand="0" w:firstRowFirstColumn="0" w:firstRowLastColumn="0" w:lastRowFirstColumn="0" w:lastRowLastColumn="0"/>
            <w:tcW w:w="0" w:type="pct"/>
            <w:vMerge/>
          </w:tcPr>
          <w:p w14:paraId="10DAA41B" w14:textId="77777777" w:rsidR="00DD06FC" w:rsidRPr="009B5C01" w:rsidRDefault="00DD06FC" w:rsidP="003A01F5">
            <w:pPr>
              <w:rPr>
                <w:ins w:id="267" w:author="karen codling" w:date="2020-08-18T14:56:00Z"/>
                <w:rFonts w:asciiTheme="minorHAnsi" w:hAnsiTheme="minorHAnsi" w:cstheme="minorHAnsi"/>
                <w:sz w:val="20"/>
                <w:szCs w:val="20"/>
              </w:rPr>
            </w:pPr>
          </w:p>
        </w:tc>
        <w:tc>
          <w:tcPr>
            <w:tcW w:w="0" w:type="pct"/>
            <w:tcBorders>
              <w:bottom w:val="single" w:sz="4" w:space="0" w:color="666666" w:themeColor="text1" w:themeTint="99"/>
            </w:tcBorders>
            <w:shd w:val="clear" w:color="auto" w:fill="D0CECE" w:themeFill="background2" w:themeFillShade="E6"/>
          </w:tcPr>
          <w:p w14:paraId="2ED65409" w14:textId="493F6542"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68" w:author="karen codling" w:date="2020-08-18T14:56:00Z"/>
                <w:rFonts w:asciiTheme="minorHAnsi" w:hAnsiTheme="minorHAnsi" w:cstheme="minorHAnsi"/>
                <w:color w:val="000000"/>
                <w:kern w:val="24"/>
                <w:sz w:val="20"/>
                <w:szCs w:val="20"/>
              </w:rPr>
            </w:pPr>
            <w:ins w:id="269" w:author="karen codling" w:date="2020-08-18T15:00:00Z">
              <w:r>
                <w:rPr>
                  <w:rFonts w:asciiTheme="minorHAnsi" w:hAnsiTheme="minorHAnsi" w:cstheme="minorHAnsi"/>
                  <w:color w:val="000000"/>
                  <w:kern w:val="24"/>
                  <w:sz w:val="20"/>
                  <w:szCs w:val="20"/>
                </w:rPr>
                <w:t xml:space="preserve">Iron </w:t>
              </w:r>
            </w:ins>
            <w:ins w:id="270" w:author="karen codling" w:date="2020-08-18T14:57:00Z">
              <w:r>
                <w:rPr>
                  <w:rFonts w:asciiTheme="minorHAnsi" w:hAnsiTheme="minorHAnsi" w:cstheme="minorHAnsi"/>
                  <w:color w:val="000000"/>
                  <w:kern w:val="24"/>
                  <w:sz w:val="20"/>
                  <w:szCs w:val="20"/>
                </w:rPr>
                <w:t>EDTA</w:t>
              </w:r>
            </w:ins>
          </w:p>
        </w:tc>
        <w:tc>
          <w:tcPr>
            <w:tcW w:w="0" w:type="pct"/>
            <w:tcBorders>
              <w:bottom w:val="single" w:sz="4" w:space="0" w:color="666666" w:themeColor="text1" w:themeTint="99"/>
            </w:tcBorders>
            <w:shd w:val="clear" w:color="auto" w:fill="D0CECE" w:themeFill="background2" w:themeFillShade="E6"/>
          </w:tcPr>
          <w:p w14:paraId="6F62A7E5" w14:textId="77777777"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1" w:author="karen codling" w:date="2020-08-18T14:56:00Z"/>
                <w:rFonts w:asciiTheme="minorHAnsi" w:hAnsiTheme="minorHAnsi" w:cstheme="minorHAnsi"/>
                <w:b/>
                <w:bCs/>
                <w:color w:val="000000"/>
                <w:kern w:val="24"/>
                <w:sz w:val="20"/>
                <w:szCs w:val="20"/>
              </w:rPr>
            </w:pPr>
          </w:p>
        </w:tc>
        <w:tc>
          <w:tcPr>
            <w:tcW w:w="0" w:type="pct"/>
            <w:tcBorders>
              <w:bottom w:val="single" w:sz="4" w:space="0" w:color="666666" w:themeColor="text1" w:themeTint="99"/>
            </w:tcBorders>
            <w:shd w:val="clear" w:color="auto" w:fill="D0CECE" w:themeFill="background2" w:themeFillShade="E6"/>
          </w:tcPr>
          <w:p w14:paraId="36CFF919" w14:textId="77777777"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2" w:author="karen codling" w:date="2020-08-18T14:56:00Z"/>
                <w:rFonts w:asciiTheme="minorHAnsi" w:hAnsiTheme="minorHAnsi" w:cstheme="minorHAnsi"/>
                <w:color w:val="000000"/>
                <w:kern w:val="24"/>
                <w:sz w:val="20"/>
                <w:szCs w:val="20"/>
              </w:rPr>
            </w:pPr>
          </w:p>
        </w:tc>
        <w:tc>
          <w:tcPr>
            <w:tcW w:w="0" w:type="pct"/>
            <w:tcBorders>
              <w:bottom w:val="single" w:sz="4" w:space="0" w:color="666666" w:themeColor="text1" w:themeTint="99"/>
            </w:tcBorders>
            <w:shd w:val="clear" w:color="auto" w:fill="D0CECE" w:themeFill="background2" w:themeFillShade="E6"/>
          </w:tcPr>
          <w:p w14:paraId="63940620" w14:textId="37E9CE89"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3" w:author="karen codling" w:date="2020-08-18T14:56:00Z"/>
                <w:rFonts w:asciiTheme="minorHAnsi" w:hAnsiTheme="minorHAnsi" w:cstheme="minorHAnsi"/>
                <w:color w:val="000000"/>
                <w:kern w:val="24"/>
                <w:sz w:val="20"/>
                <w:szCs w:val="20"/>
              </w:rPr>
            </w:pPr>
            <w:ins w:id="274" w:author="karen codling" w:date="2020-08-18T14:57:00Z">
              <w:r>
                <w:rPr>
                  <w:rFonts w:asciiTheme="minorHAnsi" w:hAnsiTheme="minorHAnsi" w:cstheme="minorHAnsi"/>
                  <w:color w:val="000000"/>
                  <w:kern w:val="24"/>
                  <w:sz w:val="20"/>
                  <w:szCs w:val="20"/>
                </w:rPr>
                <w:t>30</w:t>
              </w:r>
            </w:ins>
          </w:p>
        </w:tc>
        <w:tc>
          <w:tcPr>
            <w:tcW w:w="0" w:type="pct"/>
            <w:tcBorders>
              <w:bottom w:val="single" w:sz="4" w:space="0" w:color="666666" w:themeColor="text1" w:themeTint="99"/>
            </w:tcBorders>
            <w:shd w:val="clear" w:color="auto" w:fill="D0CECE" w:themeFill="background2" w:themeFillShade="E6"/>
          </w:tcPr>
          <w:p w14:paraId="40BBF5DB" w14:textId="1E53845E"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5" w:author="karen codling" w:date="2020-08-18T14:56:00Z"/>
                <w:rFonts w:asciiTheme="minorHAnsi" w:hAnsiTheme="minorHAnsi" w:cstheme="minorHAnsi"/>
                <w:color w:val="000000"/>
                <w:kern w:val="24"/>
                <w:sz w:val="20"/>
                <w:szCs w:val="20"/>
              </w:rPr>
            </w:pPr>
            <w:ins w:id="276" w:author="karen codling" w:date="2020-08-18T14:57:00Z">
              <w:r>
                <w:rPr>
                  <w:rFonts w:asciiTheme="minorHAnsi" w:hAnsiTheme="minorHAnsi" w:cstheme="minorHAnsi"/>
                  <w:color w:val="000000"/>
                  <w:kern w:val="24"/>
                  <w:sz w:val="20"/>
                  <w:szCs w:val="20"/>
                </w:rPr>
                <w:t>40</w:t>
              </w:r>
            </w:ins>
          </w:p>
        </w:tc>
        <w:tc>
          <w:tcPr>
            <w:tcW w:w="0" w:type="pct"/>
            <w:vMerge/>
          </w:tcPr>
          <w:p w14:paraId="05D3B28C" w14:textId="77777777"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7" w:author="karen codling" w:date="2020-08-18T14:56:00Z"/>
                <w:rFonts w:asciiTheme="minorHAnsi" w:hAnsiTheme="minorHAnsi" w:cstheme="minorHAnsi"/>
                <w:sz w:val="20"/>
                <w:szCs w:val="20"/>
              </w:rPr>
            </w:pPr>
          </w:p>
        </w:tc>
        <w:tc>
          <w:tcPr>
            <w:tcW w:w="0" w:type="pct"/>
            <w:vMerge/>
          </w:tcPr>
          <w:p w14:paraId="25754C20" w14:textId="77777777" w:rsidR="00DD06F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ins w:id="278" w:author="karen codling" w:date="2020-08-18T14:56:00Z"/>
                <w:rFonts w:asciiTheme="minorHAnsi" w:hAnsiTheme="minorHAnsi" w:cstheme="minorHAnsi"/>
                <w:sz w:val="20"/>
                <w:szCs w:val="20"/>
              </w:rPr>
            </w:pPr>
          </w:p>
        </w:tc>
      </w:tr>
      <w:tr w:rsidR="0093556C" w:rsidRPr="009B5C01" w14:paraId="14D1CDEE" w14:textId="77777777" w:rsidTr="0093556C">
        <w:tblPrEx>
          <w:tblW w:w="5258" w:type="pct"/>
          <w:tblLayout w:type="fixed"/>
          <w:tblPrExChange w:id="279" w:author="karen codling" w:date="2020-08-17T15:35:00Z">
            <w:tblPrEx>
              <w:tblW w:w="5258" w:type="pct"/>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481"/>
          <w:trPrChange w:id="280" w:author="karen codling" w:date="2020-08-17T15:35:00Z">
            <w:trPr>
              <w:trHeight w:val="481"/>
            </w:trPr>
          </w:trPrChange>
        </w:trPr>
        <w:tc>
          <w:tcPr>
            <w:cnfStyle w:val="001000000000" w:firstRow="0" w:lastRow="0" w:firstColumn="1" w:lastColumn="0" w:oddVBand="0" w:evenVBand="0" w:oddHBand="0" w:evenHBand="0" w:firstRowFirstColumn="0" w:firstRowLastColumn="0" w:lastRowFirstColumn="0" w:lastRowLastColumn="0"/>
            <w:tcW w:w="0" w:type="pct"/>
            <w:vMerge/>
            <w:hideMark/>
            <w:tcPrChange w:id="281" w:author="karen codling" w:date="2020-08-17T15:35:00Z">
              <w:tcPr>
                <w:tcW w:w="553" w:type="pct"/>
                <w:vMerge/>
                <w:hideMark/>
              </w:tcPr>
            </w:tcPrChange>
          </w:tcPr>
          <w:p w14:paraId="7A065CB4" w14:textId="77777777" w:rsidR="0093556C" w:rsidRPr="009B5C01" w:rsidRDefault="0093556C" w:rsidP="003A01F5">
            <w:pPr>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tcBorders>
              <w:bottom w:val="single" w:sz="4" w:space="0" w:color="666666" w:themeColor="text1" w:themeTint="99"/>
            </w:tcBorders>
            <w:shd w:val="clear" w:color="auto" w:fill="D0CECE" w:themeFill="background2" w:themeFillShade="E6"/>
            <w:hideMark/>
            <w:tcPrChange w:id="282" w:author="karen codling" w:date="2020-08-17T15:35:00Z">
              <w:tcPr>
                <w:tcW w:w="532" w:type="pct"/>
                <w:hideMark/>
              </w:tcPr>
            </w:tcPrChange>
          </w:tcPr>
          <w:p w14:paraId="611F5841"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Ferrous Fumarate</w:t>
            </w:r>
          </w:p>
        </w:tc>
        <w:tc>
          <w:tcPr>
            <w:tcW w:w="0" w:type="pct"/>
            <w:tcBorders>
              <w:bottom w:val="single" w:sz="4" w:space="0" w:color="666666" w:themeColor="text1" w:themeTint="99"/>
            </w:tcBorders>
            <w:shd w:val="clear" w:color="auto" w:fill="D0CECE" w:themeFill="background2" w:themeFillShade="E6"/>
            <w:hideMark/>
            <w:tcPrChange w:id="283" w:author="karen codling" w:date="2020-08-17T15:35:00Z">
              <w:tcPr>
                <w:tcW w:w="664" w:type="pct"/>
                <w:hideMark/>
              </w:tcPr>
            </w:tcPrChange>
          </w:tcPr>
          <w:p w14:paraId="0A89A0FD"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55</w:t>
            </w:r>
          </w:p>
        </w:tc>
        <w:tc>
          <w:tcPr>
            <w:tcW w:w="0" w:type="pct"/>
            <w:tcBorders>
              <w:bottom w:val="single" w:sz="4" w:space="0" w:color="666666" w:themeColor="text1" w:themeTint="99"/>
            </w:tcBorders>
            <w:shd w:val="clear" w:color="auto" w:fill="D0CECE" w:themeFill="background2" w:themeFillShade="E6"/>
            <w:hideMark/>
            <w:tcPrChange w:id="284" w:author="karen codling" w:date="2020-08-17T15:35:00Z">
              <w:tcPr>
                <w:tcW w:w="679" w:type="pct"/>
                <w:hideMark/>
              </w:tcPr>
            </w:tcPrChange>
          </w:tcPr>
          <w:p w14:paraId="5CF1C88C"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20-80</w:t>
            </w:r>
          </w:p>
        </w:tc>
        <w:tc>
          <w:tcPr>
            <w:tcW w:w="0" w:type="pct"/>
            <w:tcBorders>
              <w:bottom w:val="single" w:sz="4" w:space="0" w:color="666666" w:themeColor="text1" w:themeTint="99"/>
            </w:tcBorders>
            <w:shd w:val="clear" w:color="auto" w:fill="D0CECE" w:themeFill="background2" w:themeFillShade="E6"/>
            <w:hideMark/>
            <w:tcPrChange w:id="285" w:author="karen codling" w:date="2020-08-17T15:35:00Z">
              <w:tcPr>
                <w:tcW w:w="653" w:type="pct"/>
                <w:hideMark/>
              </w:tcPr>
            </w:tcPrChange>
          </w:tcPr>
          <w:p w14:paraId="61DF0452" w14:textId="77777777" w:rsidR="0093556C" w:rsidRPr="009B5C01" w:rsidRDefault="0093556C">
            <w:pPr>
              <w:spacing w:line="25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kern w:val="24"/>
                <w:sz w:val="20"/>
                <w:szCs w:val="20"/>
              </w:rPr>
              <w:pPrChange w:id="286" w:author="karen codling" w:date="2020-08-18T15:04:00Z">
                <w:pPr>
                  <w:spacing w:line="256" w:lineRule="auto"/>
                  <w:jc w:val="center"/>
                  <w:cnfStyle w:val="000000100000" w:firstRow="0" w:lastRow="0" w:firstColumn="0" w:lastColumn="0" w:oddVBand="0" w:evenVBand="0" w:oddHBand="1" w:evenHBand="0" w:firstRowFirstColumn="0" w:firstRowLastColumn="0" w:lastRowFirstColumn="0" w:lastRowLastColumn="0"/>
                </w:pPr>
              </w:pPrChange>
            </w:pPr>
            <w:del w:id="287" w:author="karen codling" w:date="2020-08-18T15:04:00Z">
              <w:r w:rsidRPr="009B5C01" w:rsidDel="00DD06FC">
                <w:rPr>
                  <w:rFonts w:asciiTheme="minorHAnsi" w:hAnsiTheme="minorHAnsi" w:cstheme="minorHAnsi"/>
                  <w:color w:val="000000"/>
                  <w:kern w:val="24"/>
                  <w:sz w:val="20"/>
                  <w:szCs w:val="20"/>
                </w:rPr>
                <w:delText>30</w:delText>
              </w:r>
            </w:del>
            <w:del w:id="288" w:author="karen codling" w:date="2020-08-18T14:57:00Z">
              <w:r w:rsidRPr="009B5C01" w:rsidDel="00DD06FC">
                <w:rPr>
                  <w:rFonts w:asciiTheme="minorHAnsi" w:hAnsiTheme="minorHAnsi" w:cstheme="minorHAnsi"/>
                  <w:color w:val="000000"/>
                  <w:kern w:val="24"/>
                  <w:sz w:val="20"/>
                  <w:szCs w:val="20"/>
                </w:rPr>
                <w:delText xml:space="preserve"> EDTA/</w:delText>
              </w:r>
            </w:del>
          </w:p>
          <w:p w14:paraId="42A79D5E" w14:textId="43B59CE0"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40</w:t>
            </w:r>
            <w:del w:id="289" w:author="karen codling" w:date="2020-08-18T15:04:00Z">
              <w:r w:rsidRPr="009B5C01" w:rsidDel="00DD06FC">
                <w:rPr>
                  <w:rFonts w:asciiTheme="minorHAnsi" w:hAnsiTheme="minorHAnsi" w:cstheme="minorHAnsi"/>
                  <w:color w:val="000000"/>
                  <w:kern w:val="24"/>
                  <w:sz w:val="20"/>
                  <w:szCs w:val="20"/>
                </w:rPr>
                <w:delText>Fumarate</w:delText>
              </w:r>
            </w:del>
          </w:p>
        </w:tc>
        <w:tc>
          <w:tcPr>
            <w:tcW w:w="0" w:type="pct"/>
            <w:tcBorders>
              <w:bottom w:val="single" w:sz="4" w:space="0" w:color="666666" w:themeColor="text1" w:themeTint="99"/>
            </w:tcBorders>
            <w:shd w:val="clear" w:color="auto" w:fill="D0CECE" w:themeFill="background2" w:themeFillShade="E6"/>
            <w:hideMark/>
            <w:tcPrChange w:id="290" w:author="karen codling" w:date="2020-08-17T15:35:00Z">
              <w:tcPr>
                <w:tcW w:w="634" w:type="pct"/>
                <w:hideMark/>
              </w:tcPr>
            </w:tcPrChange>
          </w:tcPr>
          <w:p w14:paraId="334CF850" w14:textId="7777777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60</w:t>
            </w:r>
            <w:del w:id="291" w:author="karen codling" w:date="2020-08-18T14:57:00Z">
              <w:r w:rsidRPr="009B5C01" w:rsidDel="00DD06FC">
                <w:rPr>
                  <w:rFonts w:asciiTheme="minorHAnsi" w:hAnsiTheme="minorHAnsi" w:cstheme="minorHAnsi"/>
                  <w:color w:val="000000"/>
                  <w:kern w:val="24"/>
                  <w:sz w:val="20"/>
                  <w:szCs w:val="20"/>
                </w:rPr>
                <w:delText xml:space="preserve"> Low</w:delText>
              </w:r>
            </w:del>
          </w:p>
          <w:p w14:paraId="2ADEF4BF" w14:textId="0509C1D3"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del w:id="292" w:author="karen codling" w:date="2020-08-18T14:57:00Z">
              <w:r w:rsidRPr="009B5C01" w:rsidDel="00DD06FC">
                <w:rPr>
                  <w:rFonts w:asciiTheme="minorHAnsi" w:eastAsia="Calibri" w:hAnsiTheme="minorHAnsi" w:cstheme="minorHAnsi"/>
                  <w:color w:val="000000"/>
                  <w:kern w:val="24"/>
                  <w:sz w:val="20"/>
                  <w:szCs w:val="20"/>
                </w:rPr>
                <w:delText>40 High</w:delText>
              </w:r>
            </w:del>
          </w:p>
        </w:tc>
        <w:tc>
          <w:tcPr>
            <w:tcW w:w="0" w:type="pct"/>
            <w:vMerge/>
            <w:hideMark/>
            <w:tcPrChange w:id="293" w:author="karen codling" w:date="2020-08-17T15:35:00Z">
              <w:tcPr>
                <w:tcW w:w="629" w:type="pct"/>
                <w:vMerge/>
                <w:hideMark/>
              </w:tcPr>
            </w:tcPrChange>
          </w:tcPr>
          <w:p w14:paraId="46601B81" w14:textId="6C212253"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pct"/>
            <w:vMerge/>
            <w:hideMark/>
            <w:tcPrChange w:id="294" w:author="karen codling" w:date="2020-08-17T15:35:00Z">
              <w:tcPr>
                <w:tcW w:w="656" w:type="pct"/>
                <w:vMerge/>
                <w:hideMark/>
              </w:tcPr>
            </w:tcPrChange>
          </w:tcPr>
          <w:p w14:paraId="700BEEB7" w14:textId="2401E907" w:rsidR="0093556C" w:rsidRPr="009B5C01" w:rsidRDefault="0093556C" w:rsidP="003A01F5">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93556C" w:rsidRPr="002260C8" w14:paraId="3F93DE5B" w14:textId="77777777" w:rsidTr="0093556C">
        <w:tblPrEx>
          <w:tblW w:w="5258" w:type="pct"/>
          <w:tblLayout w:type="fixed"/>
          <w:tblPrExChange w:id="295" w:author="karen codling" w:date="2020-08-17T15:35:00Z">
            <w:tblPrEx>
              <w:tblW w:w="5258" w:type="pct"/>
              <w:tblLayout w:type="fixed"/>
            </w:tblPrEx>
          </w:tblPrExChange>
        </w:tblPrEx>
        <w:trPr>
          <w:trHeight w:val="404"/>
          <w:trPrChange w:id="296" w:author="karen codling" w:date="2020-08-17T15:35:00Z">
            <w:trPr>
              <w:trHeight w:val="404"/>
            </w:trPr>
          </w:trPrChange>
        </w:trPr>
        <w:tc>
          <w:tcPr>
            <w:cnfStyle w:val="001000000000" w:firstRow="0" w:lastRow="0" w:firstColumn="1" w:lastColumn="0" w:oddVBand="0" w:evenVBand="0" w:oddHBand="0" w:evenHBand="0" w:firstRowFirstColumn="0" w:firstRowLastColumn="0" w:lastRowFirstColumn="0" w:lastRowLastColumn="0"/>
            <w:tcW w:w="0" w:type="pct"/>
            <w:vMerge/>
            <w:hideMark/>
            <w:tcPrChange w:id="297" w:author="karen codling" w:date="2020-08-17T15:35:00Z">
              <w:tcPr>
                <w:tcW w:w="553" w:type="pct"/>
                <w:vMerge/>
                <w:hideMark/>
              </w:tcPr>
            </w:tcPrChange>
          </w:tcPr>
          <w:p w14:paraId="4FD5E938" w14:textId="77777777" w:rsidR="0093556C" w:rsidRPr="009B5C01" w:rsidRDefault="0093556C" w:rsidP="003A01F5">
            <w:pPr>
              <w:rPr>
                <w:rFonts w:asciiTheme="minorHAnsi" w:hAnsiTheme="minorHAnsi" w:cstheme="minorHAnsi"/>
                <w:sz w:val="20"/>
                <w:szCs w:val="20"/>
              </w:rPr>
            </w:pPr>
          </w:p>
        </w:tc>
        <w:tc>
          <w:tcPr>
            <w:tcW w:w="0" w:type="pct"/>
            <w:shd w:val="clear" w:color="auto" w:fill="auto"/>
            <w:hideMark/>
            <w:tcPrChange w:id="298" w:author="karen codling" w:date="2020-08-17T15:35:00Z">
              <w:tcPr>
                <w:tcW w:w="532" w:type="pct"/>
                <w:hideMark/>
              </w:tcPr>
            </w:tcPrChange>
          </w:tcPr>
          <w:p w14:paraId="5C60E74D"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Folic Acid</w:t>
            </w:r>
          </w:p>
        </w:tc>
        <w:tc>
          <w:tcPr>
            <w:tcW w:w="0" w:type="pct"/>
            <w:shd w:val="clear" w:color="auto" w:fill="auto"/>
            <w:hideMark/>
            <w:tcPrChange w:id="299" w:author="karen codling" w:date="2020-08-17T15:35:00Z">
              <w:tcPr>
                <w:tcW w:w="664" w:type="pct"/>
                <w:hideMark/>
              </w:tcPr>
            </w:tcPrChange>
          </w:tcPr>
          <w:p w14:paraId="0C966CA3"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b/>
                <w:bCs/>
                <w:color w:val="000000"/>
                <w:kern w:val="24"/>
                <w:sz w:val="20"/>
                <w:szCs w:val="20"/>
              </w:rPr>
              <w:t>1.3</w:t>
            </w:r>
          </w:p>
        </w:tc>
        <w:tc>
          <w:tcPr>
            <w:tcW w:w="0" w:type="pct"/>
            <w:shd w:val="clear" w:color="auto" w:fill="auto"/>
            <w:hideMark/>
            <w:tcPrChange w:id="300" w:author="karen codling" w:date="2020-08-17T15:35:00Z">
              <w:tcPr>
                <w:tcW w:w="679" w:type="pct"/>
                <w:hideMark/>
              </w:tcPr>
            </w:tcPrChange>
          </w:tcPr>
          <w:p w14:paraId="01D25FC4"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0.7-2</w:t>
            </w:r>
          </w:p>
        </w:tc>
        <w:tc>
          <w:tcPr>
            <w:tcW w:w="0" w:type="pct"/>
            <w:shd w:val="clear" w:color="auto" w:fill="auto"/>
            <w:hideMark/>
            <w:tcPrChange w:id="301" w:author="karen codling" w:date="2020-08-17T15:35:00Z">
              <w:tcPr>
                <w:tcW w:w="653" w:type="pct"/>
                <w:hideMark/>
              </w:tcPr>
            </w:tcPrChange>
          </w:tcPr>
          <w:p w14:paraId="7EB09EAB" w14:textId="471C2C2A" w:rsidR="0093556C" w:rsidRPr="009B5C01" w:rsidRDefault="00DD06F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ins w:id="302" w:author="karen codling" w:date="2020-08-18T15:04:00Z">
              <w:r>
                <w:rPr>
                  <w:rFonts w:asciiTheme="minorHAnsi" w:hAnsiTheme="minorHAnsi" w:cstheme="minorHAnsi"/>
                  <w:color w:val="000000"/>
                  <w:kern w:val="24"/>
                  <w:sz w:val="20"/>
                  <w:szCs w:val="20"/>
                </w:rPr>
                <w:t>2.3</w:t>
              </w:r>
            </w:ins>
            <w:del w:id="303" w:author="karen codling" w:date="2020-08-18T15:04:00Z">
              <w:r w:rsidR="0093556C" w:rsidRPr="009B5C01" w:rsidDel="00DD06FC">
                <w:rPr>
                  <w:rFonts w:asciiTheme="minorHAnsi" w:hAnsiTheme="minorHAnsi" w:cstheme="minorHAnsi"/>
                  <w:color w:val="000000"/>
                  <w:kern w:val="24"/>
                  <w:sz w:val="20"/>
                  <w:szCs w:val="20"/>
                </w:rPr>
                <w:delText>1-3</w:delText>
              </w:r>
            </w:del>
          </w:p>
        </w:tc>
        <w:tc>
          <w:tcPr>
            <w:tcW w:w="0" w:type="pct"/>
            <w:shd w:val="clear" w:color="auto" w:fill="auto"/>
            <w:hideMark/>
            <w:tcPrChange w:id="304" w:author="karen codling" w:date="2020-08-17T15:35:00Z">
              <w:tcPr>
                <w:tcW w:w="634" w:type="pct"/>
                <w:hideMark/>
              </w:tcPr>
            </w:tcPrChange>
          </w:tcPr>
          <w:p w14:paraId="58C3F65D" w14:textId="77777777" w:rsidR="0093556C" w:rsidRPr="009B5C01"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B5C01">
              <w:rPr>
                <w:rFonts w:asciiTheme="minorHAnsi" w:hAnsiTheme="minorHAnsi" w:cstheme="minorHAnsi"/>
                <w:color w:val="000000"/>
                <w:kern w:val="24"/>
                <w:sz w:val="20"/>
                <w:szCs w:val="20"/>
              </w:rPr>
              <w:t>2.6</w:t>
            </w:r>
          </w:p>
        </w:tc>
        <w:tc>
          <w:tcPr>
            <w:tcW w:w="0" w:type="pct"/>
            <w:vMerge/>
            <w:hideMark/>
            <w:tcPrChange w:id="305" w:author="karen codling" w:date="2020-08-17T15:35:00Z">
              <w:tcPr>
                <w:tcW w:w="629" w:type="pct"/>
                <w:vMerge/>
                <w:hideMark/>
              </w:tcPr>
            </w:tcPrChange>
          </w:tcPr>
          <w:p w14:paraId="70CF4272" w14:textId="28704FDA" w:rsidR="0093556C" w:rsidRPr="002260C8"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pct"/>
            <w:vMerge/>
            <w:hideMark/>
            <w:tcPrChange w:id="306" w:author="karen codling" w:date="2020-08-17T15:35:00Z">
              <w:tcPr>
                <w:tcW w:w="656" w:type="pct"/>
                <w:vMerge/>
                <w:hideMark/>
              </w:tcPr>
            </w:tcPrChange>
          </w:tcPr>
          <w:p w14:paraId="5A35087F" w14:textId="18A8BB0B" w:rsidR="0093556C" w:rsidRPr="002260C8" w:rsidRDefault="0093556C" w:rsidP="003A01F5">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bl>
    <w:p w14:paraId="087E94BC" w14:textId="1D7FDC7E" w:rsidR="003A01F5" w:rsidRPr="00DD06FC" w:rsidRDefault="00DD06FC">
      <w:pPr>
        <w:pStyle w:val="ListParagraph"/>
        <w:numPr>
          <w:ilvl w:val="0"/>
          <w:numId w:val="41"/>
        </w:numPr>
        <w:rPr>
          <w:rFonts w:eastAsiaTheme="majorEastAsia" w:cstheme="minorHAnsi"/>
          <w:sz w:val="20"/>
          <w:szCs w:val="20"/>
          <w:rPrChange w:id="307" w:author="karen codling" w:date="2020-08-18T15:00:00Z">
            <w:rPr>
              <w:rFonts w:eastAsiaTheme="majorEastAsia"/>
            </w:rPr>
          </w:rPrChange>
        </w:rPr>
        <w:pPrChange w:id="308" w:author="karen codling" w:date="2020-08-18T14:59:00Z">
          <w:pPr/>
        </w:pPrChange>
      </w:pPr>
      <w:ins w:id="309" w:author="karen codling" w:date="2020-08-18T14:59:00Z">
        <w:r w:rsidRPr="00DD06FC">
          <w:rPr>
            <w:rFonts w:eastAsiaTheme="majorEastAsia" w:cstheme="minorHAnsi"/>
            <w:sz w:val="20"/>
            <w:szCs w:val="20"/>
            <w:rPrChange w:id="310" w:author="karen codling" w:date="2020-08-18T15:00:00Z">
              <w:rPr>
                <w:rFonts w:eastAsiaTheme="majorEastAsia" w:cstheme="minorHAnsi"/>
                <w:b/>
                <w:bCs/>
                <w:sz w:val="20"/>
                <w:szCs w:val="20"/>
              </w:rPr>
            </w:rPrChange>
          </w:rPr>
          <w:t xml:space="preserve">WHO guidelines for the following levels of consumption are indicated: salt </w:t>
        </w:r>
      </w:ins>
      <w:ins w:id="311" w:author="karen codling" w:date="2020-08-18T15:00:00Z">
        <w:r w:rsidRPr="00DD06FC">
          <w:rPr>
            <w:rFonts w:eastAsiaTheme="majorEastAsia" w:cstheme="minorHAnsi"/>
            <w:sz w:val="20"/>
            <w:szCs w:val="20"/>
            <w:rPrChange w:id="312" w:author="karen codling" w:date="2020-08-18T15:00:00Z">
              <w:rPr>
                <w:rFonts w:eastAsiaTheme="majorEastAsia" w:cstheme="minorHAnsi"/>
                <w:b/>
                <w:bCs/>
                <w:sz w:val="20"/>
                <w:szCs w:val="20"/>
              </w:rPr>
            </w:rPrChange>
          </w:rPr>
          <w:t>–</w:t>
        </w:r>
      </w:ins>
      <w:ins w:id="313" w:author="karen codling" w:date="2020-08-18T14:59:00Z">
        <w:r w:rsidRPr="00DD06FC">
          <w:rPr>
            <w:rFonts w:eastAsiaTheme="majorEastAsia" w:cstheme="minorHAnsi"/>
            <w:sz w:val="20"/>
            <w:szCs w:val="20"/>
            <w:rPrChange w:id="314" w:author="karen codling" w:date="2020-08-18T15:00:00Z">
              <w:rPr>
                <w:rFonts w:eastAsiaTheme="majorEastAsia" w:cstheme="minorHAnsi"/>
                <w:b/>
                <w:bCs/>
                <w:sz w:val="20"/>
                <w:szCs w:val="20"/>
              </w:rPr>
            </w:rPrChange>
          </w:rPr>
          <w:t xml:space="preserve"> </w:t>
        </w:r>
      </w:ins>
      <w:ins w:id="315" w:author="karen codling" w:date="2020-08-18T15:00:00Z">
        <w:r w:rsidRPr="00DD06FC">
          <w:rPr>
            <w:rFonts w:eastAsiaTheme="majorEastAsia" w:cstheme="minorHAnsi"/>
            <w:sz w:val="20"/>
            <w:szCs w:val="20"/>
            <w:rPrChange w:id="316" w:author="karen codling" w:date="2020-08-18T15:00:00Z">
              <w:rPr>
                <w:rFonts w:eastAsiaTheme="majorEastAsia" w:cstheme="minorHAnsi"/>
                <w:b/>
                <w:bCs/>
                <w:sz w:val="20"/>
                <w:szCs w:val="20"/>
              </w:rPr>
            </w:rPrChange>
          </w:rPr>
          <w:t>6g/c/d; maize flour – 75-150g/c/d; wheat flour – 75-15g/c/d</w:t>
        </w:r>
      </w:ins>
    </w:p>
    <w:sectPr w:rsidR="003A01F5" w:rsidRPr="00DD06FC" w:rsidSect="005F2ABC">
      <w:footerReference w:type="default" r:id="rId19"/>
      <w:pgSz w:w="11907" w:h="16840" w:code="9"/>
      <w:pgMar w:top="1138" w:right="1138" w:bottom="1138" w:left="113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2" w:author="karen codling" w:date="2020-08-17T11:54:00Z" w:initials="kc">
    <w:p w14:paraId="1C847BAB" w14:textId="59F6DC64" w:rsidR="002F45B5" w:rsidRDefault="002F45B5">
      <w:pPr>
        <w:pStyle w:val="CommentText"/>
      </w:pPr>
      <w:r>
        <w:rPr>
          <w:rStyle w:val="CommentReference"/>
        </w:rPr>
        <w:annotationRef/>
      </w:r>
      <w:r>
        <w:t xml:space="preserve">Some definitions may no longer be needed as sections of the original document have been removed </w:t>
      </w:r>
      <w:proofErr w:type="spellStart"/>
      <w:r>
        <w:t>eg</w:t>
      </w:r>
      <w:proofErr w:type="spellEnd"/>
      <w:r>
        <w:t xml:space="preserve"> monitoring and enforcement section</w:t>
      </w:r>
    </w:p>
  </w:comment>
  <w:comment w:id="53" w:author="karen codling" w:date="2020-08-17T11:51:00Z" w:initials="kc">
    <w:p w14:paraId="63ABBDF7" w14:textId="6E71BFD8" w:rsidR="002F45B5" w:rsidRDefault="002F45B5">
      <w:pPr>
        <w:pStyle w:val="CommentText"/>
      </w:pPr>
      <w:r>
        <w:rPr>
          <w:rStyle w:val="CommentReference"/>
        </w:rPr>
        <w:annotationRef/>
      </w:r>
      <w:r>
        <w:t xml:space="preserve">I believe this is not correct: </w:t>
      </w:r>
      <w:proofErr w:type="spellStart"/>
      <w:r>
        <w:t>CoAs</w:t>
      </w:r>
      <w:proofErr w:type="spellEnd"/>
      <w:r>
        <w:t xml:space="preserve"> are normally provided by accredited laboratories (and shared by the supplier) and provide a certified summary of actual test results (they don’t confirm compliance)</w:t>
      </w:r>
    </w:p>
  </w:comment>
  <w:comment w:id="61" w:author="karen codling" w:date="2020-08-17T11:56:00Z" w:initials="kc">
    <w:p w14:paraId="1D3215E4" w14:textId="4BC20196" w:rsidR="002F45B5" w:rsidRPr="00B90599" w:rsidRDefault="002F45B5">
      <w:pPr>
        <w:pStyle w:val="CommentText"/>
      </w:pPr>
      <w:r>
        <w:rPr>
          <w:rStyle w:val="CommentReference"/>
        </w:rPr>
        <w:annotationRef/>
      </w:r>
      <w:r w:rsidRPr="00B90599">
        <w:t>This is confusing as direct salt often refers to direct salt to consumers; suggest “salt for human and animal consumption,</w:t>
      </w:r>
      <w:r w:rsidRPr="00B90599">
        <w:rPr>
          <w:rFonts w:eastAsia="Times New Roman" w:cs="Arial"/>
          <w:lang w:val="en-NA" w:eastAsia="en-GB"/>
        </w:rPr>
        <w:t xml:space="preserve"> both for direct sale to the consumer and for food manufacture</w:t>
      </w:r>
      <w:r w:rsidRPr="00B90599">
        <w:rPr>
          <w:rFonts w:eastAsia="Times New Roman" w:cs="Arial"/>
          <w:lang w:eastAsia="en-GB"/>
        </w:rPr>
        <w:t>”</w:t>
      </w:r>
      <w:r w:rsidRPr="00B90599">
        <w:rPr>
          <w:rFonts w:eastAsia="Times New Roman" w:cs="Arial"/>
          <w:lang w:val="en-NA" w:eastAsia="en-GB"/>
        </w:rPr>
        <w:t>.</w:t>
      </w:r>
    </w:p>
  </w:comment>
  <w:comment w:id="64" w:author="karen codling" w:date="2020-08-17T12:00:00Z" w:initials="kc">
    <w:p w14:paraId="034C59F6" w14:textId="55FB7A29" w:rsidR="002F45B5" w:rsidRDefault="002F45B5">
      <w:pPr>
        <w:pStyle w:val="CommentText"/>
      </w:pPr>
      <w:r>
        <w:rPr>
          <w:rStyle w:val="CommentReference"/>
        </w:rPr>
        <w:annotationRef/>
      </w:r>
      <w:r>
        <w:t>This is not the definition of technical regulations</w:t>
      </w:r>
    </w:p>
  </w:comment>
  <w:comment w:id="71" w:author="karen codling" w:date="2020-08-17T12:33:00Z" w:initials="kc">
    <w:p w14:paraId="09D89D4D" w14:textId="5EB56AC5" w:rsidR="002F45B5" w:rsidRDefault="002F45B5">
      <w:pPr>
        <w:pStyle w:val="CommentText"/>
      </w:pPr>
      <w:r>
        <w:rPr>
          <w:rStyle w:val="CommentReference"/>
        </w:rPr>
        <w:annotationRef/>
      </w:r>
      <w:r>
        <w:t xml:space="preserve">Suggest changing to “Iodine status is generally good in the SADC region with the majority </w:t>
      </w:r>
      <w:r w:rsidR="00E72371">
        <w:t xml:space="preserve">of countries </w:t>
      </w:r>
      <w:r>
        <w:t>having adequate iodine status as measured by median urinary iodine. Only Madagascar and Mozambique have insufficient iodine status. Two countries have no data and in three the data is more than 20 years old.”</w:t>
      </w:r>
    </w:p>
  </w:comment>
  <w:comment w:id="80" w:author="karen codling" w:date="2020-08-17T22:07:00Z" w:initials="kc">
    <w:p w14:paraId="472D2B9B" w14:textId="6A80BC24" w:rsidR="005D2F95" w:rsidRDefault="005D2F95">
      <w:pPr>
        <w:pStyle w:val="CommentText"/>
      </w:pPr>
      <w:r>
        <w:rPr>
          <w:rStyle w:val="CommentReference"/>
        </w:rPr>
        <w:annotationRef/>
      </w:r>
      <w:r w:rsidRPr="00E72371">
        <w:rPr>
          <w:highlight w:val="yellow"/>
        </w:rPr>
        <w:t xml:space="preserve">Philip’s email of 17 August and also some text in this document </w:t>
      </w:r>
      <w:proofErr w:type="spellStart"/>
      <w:r w:rsidRPr="00E72371">
        <w:rPr>
          <w:highlight w:val="yellow"/>
        </w:rPr>
        <w:t>eg.</w:t>
      </w:r>
      <w:proofErr w:type="spellEnd"/>
      <w:r w:rsidRPr="00E72371">
        <w:rPr>
          <w:highlight w:val="yellow"/>
        </w:rPr>
        <w:t xml:space="preserve"> see highlighted te</w:t>
      </w:r>
      <w:r w:rsidR="00E72371" w:rsidRPr="00E72371">
        <w:rPr>
          <w:highlight w:val="yellow"/>
        </w:rPr>
        <w:t>x</w:t>
      </w:r>
      <w:r w:rsidRPr="00E72371">
        <w:rPr>
          <w:highlight w:val="yellow"/>
        </w:rPr>
        <w:t xml:space="preserve">t on page 12, suggests that these SADC minimum standards apply only to foods exported within the SADC region. As such, foods for domestic consumption, may be fortified to national standards. If this is indeed the intention of these standards it would be good to make such language clearer. For </w:t>
      </w:r>
      <w:proofErr w:type="gramStart"/>
      <w:r w:rsidRPr="00E72371">
        <w:rPr>
          <w:highlight w:val="yellow"/>
        </w:rPr>
        <w:t>example</w:t>
      </w:r>
      <w:proofErr w:type="gramEnd"/>
      <w:r w:rsidRPr="00E72371">
        <w:rPr>
          <w:highlight w:val="yellow"/>
        </w:rPr>
        <w:t xml:space="preserve"> this paragraph appears to refer to foods both exported and for domestic consumption.</w:t>
      </w:r>
      <w:r>
        <w:t xml:space="preserve"> </w:t>
      </w:r>
    </w:p>
  </w:comment>
  <w:comment w:id="82" w:author="karen codling" w:date="2020-08-17T22:12:00Z" w:initials="kc">
    <w:p w14:paraId="6EFDB90F" w14:textId="446A4691" w:rsidR="005D2F95" w:rsidRDefault="005D2F95">
      <w:pPr>
        <w:pStyle w:val="CommentText"/>
      </w:pPr>
      <w:r>
        <w:rPr>
          <w:rStyle w:val="CommentReference"/>
        </w:rPr>
        <w:annotationRef/>
      </w:r>
      <w:r w:rsidR="00D619F3">
        <w:t>This sentence is similarly ambiguous – it says it applies to both foods produced in the region (</w:t>
      </w:r>
      <w:proofErr w:type="spellStart"/>
      <w:r w:rsidR="00D619F3">
        <w:t>ie</w:t>
      </w:r>
      <w:proofErr w:type="spellEnd"/>
      <w:r w:rsidR="00D619F3">
        <w:t xml:space="preserve"> some are domestically consumed) and foods traded within the region. </w:t>
      </w:r>
    </w:p>
  </w:comment>
  <w:comment w:id="127" w:author="karen codling" w:date="2020-08-18T15:10:00Z" w:initials="kc">
    <w:p w14:paraId="379A644F" w14:textId="1C27984E" w:rsidR="00E72371" w:rsidRDefault="00E72371">
      <w:pPr>
        <w:pStyle w:val="CommentText"/>
      </w:pPr>
      <w:r>
        <w:rPr>
          <w:rStyle w:val="CommentReference"/>
        </w:rPr>
        <w:annotationRef/>
      </w:r>
      <w:r>
        <w:t xml:space="preserve">This is a very crucial principal of these regional standards; I feel this point should be stated in the Objective section so that MS do not assume that they should adopt these regional standards as national standards for domestically consumed food. </w:t>
      </w:r>
    </w:p>
  </w:comment>
  <w:comment w:id="140" w:author="karen codling" w:date="2020-08-17T20:38:00Z" w:initials="kc">
    <w:p w14:paraId="727598A8" w14:textId="77777777" w:rsidR="002F45B5" w:rsidRDefault="002F45B5">
      <w:pPr>
        <w:pStyle w:val="CommentText"/>
      </w:pPr>
      <w:r>
        <w:rPr>
          <w:rStyle w:val="CommentReference"/>
        </w:rPr>
        <w:annotationRef/>
      </w:r>
      <w:r>
        <w:t xml:space="preserve">I find this paragraph quite confusing. It is essentially saying that if sugar and oil are </w:t>
      </w:r>
      <w:proofErr w:type="gramStart"/>
      <w:r>
        <w:t>fortified</w:t>
      </w:r>
      <w:proofErr w:type="gramEnd"/>
      <w:r>
        <w:t xml:space="preserve"> they could provide substantial amounts of vitamin A. </w:t>
      </w:r>
      <w:proofErr w:type="gramStart"/>
      <w:r>
        <w:t>However</w:t>
      </w:r>
      <w:proofErr w:type="gramEnd"/>
      <w:r>
        <w:t xml:space="preserve"> as people shouldn’t be eating them, it may not be a good strategy to count on them as a vehicle for vitamin A and flours should be fortified with vitamin A in addition or instead.</w:t>
      </w:r>
    </w:p>
    <w:p w14:paraId="37B8FCCB" w14:textId="77777777" w:rsidR="002F45B5" w:rsidRDefault="002F45B5">
      <w:pPr>
        <w:pStyle w:val="CommentText"/>
      </w:pPr>
    </w:p>
    <w:p w14:paraId="3E4FF8E1" w14:textId="77777777" w:rsidR="002F45B5" w:rsidRDefault="002F45B5">
      <w:pPr>
        <w:pStyle w:val="CommentText"/>
      </w:pPr>
      <w:r>
        <w:t>A more straight forward argument is (</w:t>
      </w:r>
      <w:proofErr w:type="spellStart"/>
      <w:r>
        <w:t>i</w:t>
      </w:r>
      <w:proofErr w:type="spellEnd"/>
      <w:r>
        <w:t>) check if sugar and oil are widely consumed and in sufficient amounts to be a good carrier for vitamin A. If yes, fortify them with vitamin A rather than the cereals as it is</w:t>
      </w:r>
      <w:r w:rsidR="009C0FDF">
        <w:t xml:space="preserve"> technically easier and</w:t>
      </w:r>
      <w:r>
        <w:t xml:space="preserve"> more </w:t>
      </w:r>
      <w:r w:rsidR="009C0FDF">
        <w:t>cost-</w:t>
      </w:r>
      <w:r>
        <w:t>effective. As stated above, fortification should not encourage or promote additional consumption of any foods</w:t>
      </w:r>
      <w:r w:rsidR="009C0FDF">
        <w:t xml:space="preserve">. If consumption of these foods goes down, fortification levels could be increased to account for lower consumption or vitamin A could be added to cereals instead. </w:t>
      </w:r>
    </w:p>
    <w:p w14:paraId="67713B50" w14:textId="77777777" w:rsidR="009C0FDF" w:rsidRDefault="009C0FDF">
      <w:pPr>
        <w:pStyle w:val="CommentText"/>
      </w:pPr>
    </w:p>
    <w:p w14:paraId="5767CB3A" w14:textId="396A0045" w:rsidR="009C0FDF" w:rsidRDefault="009C0FDF">
      <w:pPr>
        <w:pStyle w:val="CommentText"/>
      </w:pPr>
      <w:r>
        <w:t xml:space="preserve">I would suggest that instead of this paragraph at the end of the document, guidance is provided in 5.1 that if sugar and/or edible oil are determined to be appropriate foods for mandatory fortification, it is not necessary to include vitamin A in cereals as well. </w:t>
      </w:r>
    </w:p>
    <w:p w14:paraId="5C8B6DEB" w14:textId="77777777" w:rsidR="009C0FDF" w:rsidRDefault="009C0FDF">
      <w:pPr>
        <w:pStyle w:val="CommentText"/>
      </w:pPr>
    </w:p>
    <w:p w14:paraId="34030C79" w14:textId="77777777" w:rsidR="009C0FDF" w:rsidRDefault="009C0FDF">
      <w:pPr>
        <w:pStyle w:val="CommentText"/>
      </w:pPr>
      <w:r>
        <w:t xml:space="preserve">Below is wording suggested by Laura in an earlier version. </w:t>
      </w:r>
    </w:p>
    <w:p w14:paraId="74024BBB" w14:textId="77777777" w:rsidR="009C0FDF" w:rsidRDefault="009C0FDF" w:rsidP="009C0FDF">
      <w:pPr>
        <w:pStyle w:val="CommentText"/>
      </w:pPr>
      <w:r>
        <w:t>“It is the prerogative of the country to decide whether vitamin A should be added to maize or wheat flour based on other vehicles that may also be fortified with vitamin A and the subsequent coverage and consumption of those vehicles. Cooking oil and sugar are recognized as more appropriate carriers of vitamin A, however, if these foods are not fortified in a country or if their coverage and consumption is low, vitamin A can be considered for flours.”</w:t>
      </w:r>
    </w:p>
    <w:p w14:paraId="1FE8A136" w14:textId="4F315E7F" w:rsidR="009C0FDF" w:rsidRDefault="009C0FDF">
      <w:pPr>
        <w:pStyle w:val="CommentText"/>
      </w:pPr>
    </w:p>
  </w:comment>
  <w:comment w:id="145" w:author="karen codling" w:date="2020-08-17T20:32:00Z" w:initials="kc">
    <w:p w14:paraId="61D9F8B8" w14:textId="1FE3FC90" w:rsidR="002F45B5" w:rsidRDefault="002F45B5">
      <w:pPr>
        <w:pStyle w:val="CommentText"/>
      </w:pPr>
      <w:r>
        <w:rPr>
          <w:rStyle w:val="CommentReference"/>
        </w:rPr>
        <w:annotationRef/>
      </w:r>
      <w:r>
        <w:t xml:space="preserve">As noted in my recent email; the reason % of EARs </w:t>
      </w:r>
      <w:proofErr w:type="gramStart"/>
      <w:r>
        <w:t>is</w:t>
      </w:r>
      <w:proofErr w:type="gramEnd"/>
      <w:r>
        <w:t xml:space="preserve"> coming out above 100% for iodized salt is because salt iodization aims to achieve 100% of RNI, which is higher than EAR. It is therefore not a problem that in excess of EAR is achieved with the SADC minimum standards. </w:t>
      </w:r>
    </w:p>
  </w:comment>
  <w:comment w:id="186" w:author="karen codling" w:date="2020-08-17T15:31:00Z" w:initials="kc">
    <w:p w14:paraId="450AF06A" w14:textId="4B3604C6" w:rsidR="002F45B5" w:rsidRDefault="002F45B5">
      <w:pPr>
        <w:pStyle w:val="CommentText"/>
      </w:pPr>
      <w:r>
        <w:rPr>
          <w:rStyle w:val="CommentReference"/>
        </w:rPr>
        <w:annotationRef/>
      </w:r>
      <w:r>
        <w:t>Is it relevant to include proposed SADC standards in March 2019 and per capita consumption from March 2019?</w:t>
      </w:r>
    </w:p>
  </w:comment>
  <w:comment w:id="188" w:author="karen codling" w:date="2020-08-18T15:05:00Z" w:initials="kc">
    <w:p w14:paraId="6BC95D62" w14:textId="1DC62474" w:rsidR="00DD06FC" w:rsidRDefault="00DD06FC">
      <w:pPr>
        <w:pStyle w:val="CommentText"/>
      </w:pPr>
      <w:r>
        <w:rPr>
          <w:rStyle w:val="CommentReference"/>
        </w:rPr>
        <w:annotationRef/>
      </w:r>
      <w:r>
        <w:t>Sources need, in particular year of EAC standards as they have been updated</w:t>
      </w:r>
    </w:p>
  </w:comment>
  <w:comment w:id="189" w:author="karen codling" w:date="2020-08-17T14:00:00Z" w:initials="kc">
    <w:p w14:paraId="79CCFECA" w14:textId="7F8905F0" w:rsidR="002F45B5" w:rsidRDefault="002F45B5">
      <w:pPr>
        <w:pStyle w:val="CommentText"/>
      </w:pPr>
      <w:r>
        <w:rPr>
          <w:rStyle w:val="CommentReference"/>
        </w:rPr>
        <w:annotationRef/>
      </w:r>
      <w:r>
        <w:t>Sources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C847BAB" w15:done="0"/>
  <w15:commentEx w15:paraId="63ABBDF7" w15:done="0"/>
  <w15:commentEx w15:paraId="1D3215E4" w15:done="0"/>
  <w15:commentEx w15:paraId="034C59F6" w15:done="0"/>
  <w15:commentEx w15:paraId="09D89D4D" w15:done="0"/>
  <w15:commentEx w15:paraId="472D2B9B" w15:done="0"/>
  <w15:commentEx w15:paraId="6EFDB90F" w15:done="0"/>
  <w15:commentEx w15:paraId="379A644F" w15:done="0"/>
  <w15:commentEx w15:paraId="1FE8A136" w15:done="0"/>
  <w15:commentEx w15:paraId="61D9F8B8" w15:done="0"/>
  <w15:commentEx w15:paraId="450AF06A" w15:done="0"/>
  <w15:commentEx w15:paraId="6BC95D62" w15:done="0"/>
  <w15:commentEx w15:paraId="79CCFE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4EE5A" w16cex:dateUtc="2020-08-17T09:54:00Z"/>
  <w16cex:commentExtensible w16cex:durableId="22E4EDDF" w16cex:dateUtc="2020-08-17T09:51:00Z"/>
  <w16cex:commentExtensible w16cex:durableId="22E4EEDB" w16cex:dateUtc="2020-08-17T09:56:00Z"/>
  <w16cex:commentExtensible w16cex:durableId="22E4EFC7" w16cex:dateUtc="2020-08-17T10:00:00Z"/>
  <w16cex:commentExtensible w16cex:durableId="22E4F7B2" w16cex:dateUtc="2020-08-17T10:33:00Z"/>
  <w16cex:commentExtensible w16cex:durableId="22E57E13" w16cex:dateUtc="2020-08-17T20:07:00Z"/>
  <w16cex:commentExtensible w16cex:durableId="22E57F3E" w16cex:dateUtc="2020-08-17T20:12:00Z"/>
  <w16cex:commentExtensible w16cex:durableId="22E66DE9" w16cex:dateUtc="2020-08-18T13:10:00Z"/>
  <w16cex:commentExtensible w16cex:durableId="22E5692E" w16cex:dateUtc="2020-08-17T18:38:00Z"/>
  <w16cex:commentExtensible w16cex:durableId="22E567EE" w16cex:dateUtc="2020-08-17T18:32:00Z"/>
  <w16cex:commentExtensible w16cex:durableId="22E5213A" w16cex:dateUtc="2020-08-17T13:31:00Z"/>
  <w16cex:commentExtensible w16cex:durableId="22E66CAD" w16cex:dateUtc="2020-08-18T13:05:00Z"/>
  <w16cex:commentExtensible w16cex:durableId="22E50BFA" w16cex:dateUtc="2020-08-17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C847BAB" w16cid:durableId="22E4EE5A"/>
  <w16cid:commentId w16cid:paraId="63ABBDF7" w16cid:durableId="22E4EDDF"/>
  <w16cid:commentId w16cid:paraId="1D3215E4" w16cid:durableId="22E4EEDB"/>
  <w16cid:commentId w16cid:paraId="034C59F6" w16cid:durableId="22E4EFC7"/>
  <w16cid:commentId w16cid:paraId="09D89D4D" w16cid:durableId="22E4F7B2"/>
  <w16cid:commentId w16cid:paraId="472D2B9B" w16cid:durableId="22E57E13"/>
  <w16cid:commentId w16cid:paraId="6EFDB90F" w16cid:durableId="22E57F3E"/>
  <w16cid:commentId w16cid:paraId="379A644F" w16cid:durableId="22E66DE9"/>
  <w16cid:commentId w16cid:paraId="1FE8A136" w16cid:durableId="22E5692E"/>
  <w16cid:commentId w16cid:paraId="61D9F8B8" w16cid:durableId="22E567EE"/>
  <w16cid:commentId w16cid:paraId="450AF06A" w16cid:durableId="22E5213A"/>
  <w16cid:commentId w16cid:paraId="6BC95D62" w16cid:durableId="22E66CAD"/>
  <w16cid:commentId w16cid:paraId="79CCFECA" w16cid:durableId="22E50B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9070C" w14:textId="77777777" w:rsidR="0094492F" w:rsidRDefault="0094492F" w:rsidP="00127373">
      <w:r>
        <w:separator/>
      </w:r>
    </w:p>
  </w:endnote>
  <w:endnote w:type="continuationSeparator" w:id="0">
    <w:p w14:paraId="2BF72532" w14:textId="77777777" w:rsidR="0094492F" w:rsidRDefault="0094492F" w:rsidP="00127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notTrueType/>
    <w:pitch w:val="fixed"/>
    <w:sig w:usb0="00000001" w:usb1="08070000" w:usb2="00000010" w:usb3="00000000" w:csb0="00020000" w:csb1="00000000"/>
  </w:font>
  <w:font w:name="+mn-ea">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6614860"/>
      <w:docPartObj>
        <w:docPartGallery w:val="Page Numbers (Bottom of Page)"/>
        <w:docPartUnique/>
      </w:docPartObj>
    </w:sdtPr>
    <w:sdtEndPr/>
    <w:sdtContent>
      <w:sdt>
        <w:sdtPr>
          <w:id w:val="-1769616900"/>
          <w:docPartObj>
            <w:docPartGallery w:val="Page Numbers (Top of Page)"/>
            <w:docPartUnique/>
          </w:docPartObj>
        </w:sdtPr>
        <w:sdtEndPr/>
        <w:sdtContent>
          <w:p w14:paraId="064A489C" w14:textId="511EF54C" w:rsidR="002F45B5" w:rsidRDefault="002F45B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20</w:t>
            </w:r>
            <w:r>
              <w:rPr>
                <w:b/>
                <w:bCs/>
                <w:sz w:val="24"/>
                <w:szCs w:val="24"/>
              </w:rPr>
              <w:fldChar w:fldCharType="end"/>
            </w:r>
          </w:p>
        </w:sdtContent>
      </w:sdt>
    </w:sdtContent>
  </w:sdt>
  <w:p w14:paraId="202D2B84" w14:textId="77777777" w:rsidR="002F45B5" w:rsidRDefault="002F45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0C27E6" w14:textId="77777777" w:rsidR="0094492F" w:rsidRDefault="0094492F" w:rsidP="00127373">
      <w:r>
        <w:separator/>
      </w:r>
    </w:p>
  </w:footnote>
  <w:footnote w:type="continuationSeparator" w:id="0">
    <w:p w14:paraId="00F59CE0" w14:textId="77777777" w:rsidR="0094492F" w:rsidRDefault="0094492F" w:rsidP="00127373">
      <w:r>
        <w:continuationSeparator/>
      </w:r>
    </w:p>
  </w:footnote>
  <w:footnote w:id="1">
    <w:p w14:paraId="2B2574AE" w14:textId="0D7FACA1" w:rsidR="002F45B5" w:rsidRDefault="002F45B5">
      <w:pPr>
        <w:pStyle w:val="FootnoteText"/>
      </w:pPr>
      <w:r>
        <w:rPr>
          <w:rStyle w:val="FootnoteReference"/>
        </w:rPr>
        <w:footnoteRef/>
      </w:r>
      <w:r>
        <w:t xml:space="preserve"> Details provided in document</w:t>
      </w:r>
    </w:p>
  </w:footnote>
  <w:footnote w:id="2">
    <w:p w14:paraId="3850A6BE" w14:textId="77777777" w:rsidR="002F45B5" w:rsidRPr="00155723" w:rsidRDefault="002F45B5" w:rsidP="002310D1">
      <w:pPr>
        <w:pStyle w:val="FootnoteText"/>
        <w:rPr>
          <w:lang w:val="en-ZA"/>
        </w:rPr>
      </w:pPr>
      <w:r>
        <w:rPr>
          <w:rStyle w:val="FootnoteReference"/>
        </w:rPr>
        <w:footnoteRef/>
      </w:r>
      <w:r>
        <w:t xml:space="preserve"> </w:t>
      </w:r>
      <w:r>
        <w:rPr>
          <w:lang w:val="en-ZA"/>
        </w:rPr>
        <w:t>WHO/UNICEF Joint Monitoring Estimates released 2020</w:t>
      </w:r>
    </w:p>
  </w:footnote>
  <w:footnote w:id="3">
    <w:p w14:paraId="5DFB1B96" w14:textId="545CAB03" w:rsidR="002F45B5" w:rsidRDefault="002F45B5">
      <w:pPr>
        <w:pStyle w:val="FootnoteText"/>
      </w:pPr>
      <w:r>
        <w:rPr>
          <w:rStyle w:val="FootnoteReference"/>
        </w:rPr>
        <w:footnoteRef/>
      </w:r>
      <w:r>
        <w:t xml:space="preserve"> Global Scorecard of Iodine Nutrition in 2020, Iodine Global Network </w:t>
      </w:r>
    </w:p>
  </w:footnote>
  <w:footnote w:id="4">
    <w:p w14:paraId="1BADB65B" w14:textId="4A337532" w:rsidR="002F45B5" w:rsidRDefault="002F45B5">
      <w:pPr>
        <w:pStyle w:val="FootnoteText"/>
      </w:pPr>
      <w:r>
        <w:rPr>
          <w:rStyle w:val="FootnoteReference"/>
        </w:rPr>
        <w:footnoteRef/>
      </w:r>
      <w:r>
        <w:t xml:space="preserve"> Country Profiles – Food Fortification Initiative – www.ffinetwork.org</w:t>
      </w:r>
    </w:p>
  </w:footnote>
  <w:footnote w:id="5">
    <w:p w14:paraId="094A2EA6" w14:textId="49CC82BD" w:rsidR="002F45B5" w:rsidRDefault="002F45B5">
      <w:pPr>
        <w:pStyle w:val="FootnoteText"/>
      </w:pPr>
      <w:r>
        <w:rPr>
          <w:rStyle w:val="FootnoteReference"/>
        </w:rPr>
        <w:footnoteRef/>
      </w:r>
      <w:r>
        <w:t xml:space="preserve"> Excludes salt used for industrial processes</w:t>
      </w:r>
      <w:del w:id="89" w:author="karen codling" w:date="2020-08-17T13:36:00Z">
        <w:r w:rsidDel="00067150">
          <w:delText xml:space="preserve"> </w:delText>
        </w:r>
      </w:del>
      <w:r>
        <w:t xml:space="preserve"> other than food items</w:t>
      </w:r>
    </w:p>
  </w:footnote>
  <w:footnote w:id="6">
    <w:p w14:paraId="3D238A04" w14:textId="45C06141" w:rsidR="002F45B5" w:rsidRDefault="002F45B5">
      <w:pPr>
        <w:pStyle w:val="FootnoteText"/>
      </w:pPr>
      <w:r>
        <w:rPr>
          <w:rStyle w:val="FootnoteReference"/>
        </w:rPr>
        <w:footnoteRef/>
      </w:r>
      <w:r>
        <w:t xml:space="preserve"> Includes whole wheat flour   </w:t>
      </w:r>
    </w:p>
  </w:footnote>
  <w:footnote w:id="7">
    <w:p w14:paraId="796AE210" w14:textId="77777777" w:rsidR="002F45B5" w:rsidRDefault="002F45B5" w:rsidP="007C4745">
      <w:pPr>
        <w:pStyle w:val="FootnoteText"/>
      </w:pPr>
      <w:r>
        <w:rPr>
          <w:rStyle w:val="FootnoteReference"/>
        </w:rPr>
        <w:footnoteRef/>
      </w:r>
      <w:r>
        <w:t xml:space="preserve"> </w:t>
      </w:r>
      <w:hyperlink r:id="rId1" w:history="1">
        <w:r>
          <w:rPr>
            <w:rStyle w:val="Hyperlink"/>
          </w:rPr>
          <w:t>https://www.spring-nutrition.org/sites/default/files/a2z_materials/508-food-fortification-formulator.pdf</w:t>
        </w:r>
      </w:hyperlink>
    </w:p>
  </w:footnote>
  <w:footnote w:id="8">
    <w:p w14:paraId="3585F917" w14:textId="1043B087" w:rsidR="002F45B5" w:rsidRDefault="002F45B5">
      <w:pPr>
        <w:pStyle w:val="FootnoteText"/>
      </w:pPr>
      <w:r>
        <w:rPr>
          <w:rStyle w:val="FootnoteReference"/>
        </w:rPr>
        <w:footnoteRef/>
      </w:r>
      <w:r>
        <w:t xml:space="preserve"> Data obtained from FAOSTAT</w:t>
      </w:r>
    </w:p>
  </w:footnote>
  <w:footnote w:id="9">
    <w:p w14:paraId="7BE25825" w14:textId="739A3A50" w:rsidR="002F45B5" w:rsidRDefault="002F45B5">
      <w:pPr>
        <w:pStyle w:val="FootnoteText"/>
      </w:pPr>
      <w:r>
        <w:rPr>
          <w:rStyle w:val="FootnoteReference"/>
        </w:rPr>
        <w:footnoteRef/>
      </w:r>
      <w:r>
        <w:t xml:space="preserve"> </w:t>
      </w:r>
      <w:r w:rsidRPr="00F448DD">
        <w:t xml:space="preserve">Powles J, Fahimi S, Micha R, et al. Global, regional and national sodium intakes in 1990 and 2010: a systematic analysis of 24 hr. urinary sodium excretion and dietary surveys worldwide. BMJ Open 2013; </w:t>
      </w:r>
      <w:proofErr w:type="gramStart"/>
      <w:r w:rsidRPr="00F448DD">
        <w:t>3:e</w:t>
      </w:r>
      <w:proofErr w:type="gramEnd"/>
      <w:r w:rsidRPr="00F448DD">
        <w:t xml:space="preserve">003733. Doi: </w:t>
      </w:r>
    </w:p>
  </w:footnote>
  <w:footnote w:id="10">
    <w:p w14:paraId="12F9425F" w14:textId="428533EF" w:rsidR="002F45B5" w:rsidRDefault="002F45B5">
      <w:pPr>
        <w:pStyle w:val="FootnoteText"/>
      </w:pPr>
      <w:r>
        <w:rPr>
          <w:rStyle w:val="FootnoteReference"/>
        </w:rPr>
        <w:footnoteRef/>
      </w:r>
      <w:r>
        <w:t xml:space="preserve"> Data in parentheses provided by Member States</w:t>
      </w:r>
    </w:p>
  </w:footnote>
  <w:footnote w:id="11">
    <w:p w14:paraId="03D7664B" w14:textId="6D49FC95" w:rsidR="002F45B5" w:rsidRDefault="002F45B5">
      <w:pPr>
        <w:pStyle w:val="FootnoteText"/>
      </w:pPr>
      <w:r>
        <w:rPr>
          <w:rStyle w:val="FootnoteReference"/>
        </w:rPr>
        <w:footnoteRef/>
      </w:r>
      <w:r>
        <w:t xml:space="preserve"> Low extraction refined wheat flour – extraction rate 72-76%. </w:t>
      </w:r>
    </w:p>
  </w:footnote>
  <w:footnote w:id="12">
    <w:p w14:paraId="0EC441A8" w14:textId="77777777" w:rsidR="002F45B5" w:rsidRDefault="002F45B5" w:rsidP="00127373">
      <w:pPr>
        <w:pStyle w:val="FootnoteText"/>
      </w:pPr>
      <w:r>
        <w:rPr>
          <w:rStyle w:val="FootnoteReference"/>
        </w:rPr>
        <w:footnoteRef/>
      </w:r>
      <w:r>
        <w:t xml:space="preserve"> FL: Fortification level (target addition)</w:t>
      </w:r>
    </w:p>
  </w:footnote>
  <w:footnote w:id="13">
    <w:p w14:paraId="1A179530" w14:textId="6DFC84DA" w:rsidR="002F45B5" w:rsidRDefault="002F45B5" w:rsidP="00127373">
      <w:pPr>
        <w:pStyle w:val="FootnoteText"/>
      </w:pPr>
      <w:r>
        <w:rPr>
          <w:rStyle w:val="FootnoteReference"/>
        </w:rPr>
        <w:footnoteRef/>
      </w:r>
      <w:r>
        <w:t xml:space="preserve"> mFL: minimum Fortification Level (accepted minimum content at production level or at import)</w:t>
      </w:r>
    </w:p>
  </w:footnote>
  <w:footnote w:id="14">
    <w:p w14:paraId="15C30D09" w14:textId="0B8196EF" w:rsidR="002F45B5" w:rsidRDefault="002F45B5" w:rsidP="00127373">
      <w:pPr>
        <w:pStyle w:val="FootnoteText"/>
      </w:pPr>
      <w:r>
        <w:rPr>
          <w:rStyle w:val="FootnoteReference"/>
        </w:rPr>
        <w:footnoteRef/>
      </w:r>
      <w:r>
        <w:t xml:space="preserve"> MFL: maximum Fortification Level (accepted maximum content at production level or at import)</w:t>
      </w:r>
    </w:p>
  </w:footnote>
  <w:footnote w:id="15">
    <w:p w14:paraId="76D7C764" w14:textId="05880C7E" w:rsidR="002F45B5" w:rsidRDefault="002F45B5" w:rsidP="00127373">
      <w:pPr>
        <w:pStyle w:val="FootnoteText"/>
      </w:pPr>
      <w:r>
        <w:rPr>
          <w:rStyle w:val="FootnoteReference"/>
        </w:rPr>
        <w:footnoteRef/>
      </w:r>
      <w:r>
        <w:t xml:space="preserve"> LmL: Legal minimum Level (accepted minimum content at retail level)</w:t>
      </w:r>
    </w:p>
  </w:footnote>
  <w:footnote w:id="16">
    <w:p w14:paraId="4F093F36" w14:textId="4F54040E" w:rsidR="002F45B5" w:rsidRDefault="002F45B5" w:rsidP="00127373">
      <w:pPr>
        <w:pStyle w:val="FootnoteText"/>
      </w:pPr>
      <w:r>
        <w:rPr>
          <w:rStyle w:val="FootnoteReference"/>
        </w:rPr>
        <w:footnoteRef/>
      </w:r>
      <w:r>
        <w:t xml:space="preserve"> MTL: Legal maximum Level (accepted maximum content at retail level)</w:t>
      </w:r>
    </w:p>
  </w:footnote>
  <w:footnote w:id="17">
    <w:p w14:paraId="2370BDE8" w14:textId="35DE79F1" w:rsidR="002F45B5" w:rsidRDefault="002F45B5">
      <w:pPr>
        <w:pStyle w:val="FootnoteText"/>
      </w:pPr>
      <w:r>
        <w:rPr>
          <w:rStyle w:val="FootnoteReference"/>
        </w:rPr>
        <w:footnoteRef/>
      </w:r>
      <w:r>
        <w:t xml:space="preserve"> High extraction wheat </w:t>
      </w:r>
      <w:proofErr w:type="gramStart"/>
      <w:r>
        <w:t>flour  -</w:t>
      </w:r>
      <w:proofErr w:type="gramEnd"/>
      <w:r>
        <w:t xml:space="preserve"> extraction rate above 83%</w:t>
      </w:r>
    </w:p>
  </w:footnote>
  <w:footnote w:id="18">
    <w:p w14:paraId="0E2D6D3B" w14:textId="77777777" w:rsidR="002F45B5" w:rsidRDefault="002F45B5" w:rsidP="003808D9">
      <w:pPr>
        <w:pStyle w:val="FootnoteText"/>
      </w:pPr>
      <w:r>
        <w:rPr>
          <w:rStyle w:val="FootnoteReference"/>
        </w:rPr>
        <w:footnoteRef/>
      </w:r>
      <w:r>
        <w:t xml:space="preserve"> FL: Fortification level (target addition)</w:t>
      </w:r>
    </w:p>
  </w:footnote>
  <w:footnote w:id="19">
    <w:p w14:paraId="7FC42C99" w14:textId="77777777" w:rsidR="002F45B5" w:rsidRDefault="002F45B5" w:rsidP="003808D9">
      <w:pPr>
        <w:pStyle w:val="FootnoteText"/>
      </w:pPr>
      <w:r>
        <w:rPr>
          <w:rStyle w:val="FootnoteReference"/>
        </w:rPr>
        <w:footnoteRef/>
      </w:r>
      <w:r>
        <w:t xml:space="preserve"> mFL: minimum Fortification Level (accepted minimum content at production level or at import)</w:t>
      </w:r>
    </w:p>
  </w:footnote>
  <w:footnote w:id="20">
    <w:p w14:paraId="23EFE451" w14:textId="77777777" w:rsidR="002F45B5" w:rsidRDefault="002F45B5" w:rsidP="003808D9">
      <w:pPr>
        <w:pStyle w:val="FootnoteText"/>
      </w:pPr>
      <w:r>
        <w:rPr>
          <w:rStyle w:val="FootnoteReference"/>
        </w:rPr>
        <w:footnoteRef/>
      </w:r>
      <w:r>
        <w:t xml:space="preserve"> MFL: maximum Fortification Level (accepted maximum content at production level or at import)</w:t>
      </w:r>
    </w:p>
  </w:footnote>
  <w:footnote w:id="21">
    <w:p w14:paraId="4516BF48" w14:textId="77777777" w:rsidR="002F45B5" w:rsidRDefault="002F45B5" w:rsidP="003808D9">
      <w:pPr>
        <w:pStyle w:val="FootnoteText"/>
      </w:pPr>
      <w:r>
        <w:rPr>
          <w:rStyle w:val="FootnoteReference"/>
        </w:rPr>
        <w:footnoteRef/>
      </w:r>
      <w:r>
        <w:t xml:space="preserve"> LmL: Legal minimum Level (accepted minimum content at retail level)</w:t>
      </w:r>
    </w:p>
  </w:footnote>
  <w:footnote w:id="22">
    <w:p w14:paraId="14B50E6B" w14:textId="77777777" w:rsidR="002F45B5" w:rsidRDefault="002F45B5" w:rsidP="003808D9">
      <w:pPr>
        <w:pStyle w:val="FootnoteText"/>
      </w:pPr>
      <w:r>
        <w:rPr>
          <w:rStyle w:val="FootnoteReference"/>
        </w:rPr>
        <w:footnoteRef/>
      </w:r>
      <w:r>
        <w:t xml:space="preserve"> MTL: Legal maximum Level (accepted maximum content at retail level)</w:t>
      </w:r>
    </w:p>
  </w:footnote>
  <w:footnote w:id="23">
    <w:p w14:paraId="7553192D" w14:textId="2C5C95D4" w:rsidR="002F45B5" w:rsidRDefault="002F45B5">
      <w:pPr>
        <w:pStyle w:val="FootnoteText"/>
      </w:pPr>
      <w:r>
        <w:rPr>
          <w:rStyle w:val="FootnoteReference"/>
        </w:rPr>
        <w:footnoteRef/>
      </w:r>
      <w:r>
        <w:t xml:space="preserve"> Low extraction – dehulled maize grits – extraction rate 65-85%</w:t>
      </w:r>
    </w:p>
  </w:footnote>
  <w:footnote w:id="24">
    <w:p w14:paraId="7121E1E7" w14:textId="501E25ED" w:rsidR="002F45B5" w:rsidRDefault="002F45B5">
      <w:pPr>
        <w:pStyle w:val="FootnoteText"/>
      </w:pPr>
      <w:r>
        <w:rPr>
          <w:rStyle w:val="FootnoteReference"/>
        </w:rPr>
        <w:footnoteRef/>
      </w:r>
      <w:r>
        <w:t xml:space="preserve"> Whole Maize flour – extraction rate 100%. Results in different iron, production and regulatory parameters.</w:t>
      </w:r>
    </w:p>
  </w:footnote>
  <w:footnote w:id="25">
    <w:p w14:paraId="206269C7" w14:textId="6846DBA2" w:rsidR="002F45B5" w:rsidRDefault="002F45B5">
      <w:pPr>
        <w:pStyle w:val="FootnoteText"/>
      </w:pPr>
      <w:r>
        <w:rPr>
          <w:rStyle w:val="FootnoteReference"/>
        </w:rPr>
        <w:footnoteRef/>
      </w:r>
      <w:r>
        <w:t xml:space="preserve"> Refers to low extraction flours</w:t>
      </w:r>
    </w:p>
  </w:footnote>
  <w:footnote w:id="26">
    <w:p w14:paraId="109D94FE" w14:textId="43E762F0" w:rsidR="002F45B5" w:rsidRDefault="002F45B5">
      <w:pPr>
        <w:pStyle w:val="FootnoteText"/>
      </w:pPr>
      <w:r>
        <w:rPr>
          <w:rStyle w:val="FootnoteReference"/>
        </w:rPr>
        <w:footnoteRef/>
      </w:r>
      <w:r>
        <w:t xml:space="preserve"> Refers to low extraction maize flours</w:t>
      </w:r>
    </w:p>
  </w:footnote>
  <w:footnote w:id="27">
    <w:p w14:paraId="4135AADD" w14:textId="2CCA8291" w:rsidR="002F45B5" w:rsidRDefault="002F45B5" w:rsidP="00066696">
      <w:pPr>
        <w:pStyle w:val="FootnoteText"/>
      </w:pPr>
      <w:r>
        <w:rPr>
          <w:rStyle w:val="FootnoteReference"/>
        </w:rPr>
        <w:footnoteRef/>
      </w:r>
      <w:r>
        <w:t xml:space="preserve"> Reducing target to 25mg/kg give the following Children</w:t>
      </w:r>
      <w:ins w:id="146" w:author="karen codling" w:date="2020-08-17T13:56:00Z">
        <w:r>
          <w:t xml:space="preserve"> </w:t>
        </w:r>
      </w:ins>
      <w:r>
        <w:t>(100%), Women (99%) and Men (119%</w:t>
      </w:r>
      <w:ins w:id="147" w:author="karen codling" w:date="2020-08-17T13:55:00Z">
        <w:r>
          <w:t>)</w:t>
        </w:r>
      </w:ins>
    </w:p>
  </w:footnote>
  <w:footnote w:id="28">
    <w:p w14:paraId="31406E99" w14:textId="052ACF33" w:rsidR="002F45B5" w:rsidRDefault="002F45B5">
      <w:pPr>
        <w:pStyle w:val="FootnoteText"/>
      </w:pPr>
      <w:r>
        <w:rPr>
          <w:rStyle w:val="FootnoteReference"/>
        </w:rPr>
        <w:footnoteRef/>
      </w:r>
      <w:r>
        <w:t xml:space="preserve"> For whole wheat flour fortification, Iron EDTA is proposed and details provided in table</w:t>
      </w:r>
    </w:p>
  </w:footnote>
  <w:footnote w:id="29">
    <w:p w14:paraId="33590760" w14:textId="6B33507D" w:rsidR="002F45B5" w:rsidRDefault="002F45B5">
      <w:pPr>
        <w:pStyle w:val="FootnoteText"/>
      </w:pPr>
      <w:r>
        <w:rPr>
          <w:rStyle w:val="FootnoteReference"/>
        </w:rPr>
        <w:footnoteRef/>
      </w:r>
      <w:r>
        <w:t xml:space="preserve"> Same premix details for fortifying whole maize flour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04AA7"/>
    <w:multiLevelType w:val="multilevel"/>
    <w:tmpl w:val="AC9A2F9A"/>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58330E2"/>
    <w:multiLevelType w:val="hybridMultilevel"/>
    <w:tmpl w:val="DCAC4054"/>
    <w:lvl w:ilvl="0" w:tplc="2B54B1C8">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D1446"/>
    <w:multiLevelType w:val="hybridMultilevel"/>
    <w:tmpl w:val="DA5EF58A"/>
    <w:lvl w:ilvl="0" w:tplc="04090017">
      <w:start w:val="1"/>
      <w:numFmt w:val="lowerLetter"/>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3" w15:restartNumberingAfterBreak="0">
    <w:nsid w:val="06E07F8D"/>
    <w:multiLevelType w:val="hybridMultilevel"/>
    <w:tmpl w:val="8E1A1E3E"/>
    <w:lvl w:ilvl="0" w:tplc="B520284E">
      <w:start w:val="1"/>
      <w:numFmt w:val="lowerLetter"/>
      <w:lvlText w:val="%1)"/>
      <w:lvlJc w:val="left"/>
      <w:pPr>
        <w:tabs>
          <w:tab w:val="num" w:pos="3600"/>
        </w:tabs>
        <w:ind w:left="3600" w:hanging="360"/>
      </w:pPr>
      <w:rPr>
        <w:b w:val="0"/>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 w15:restartNumberingAfterBreak="0">
    <w:nsid w:val="075F6DF7"/>
    <w:multiLevelType w:val="hybridMultilevel"/>
    <w:tmpl w:val="EEFA9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85392"/>
    <w:multiLevelType w:val="hybridMultilevel"/>
    <w:tmpl w:val="81040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B158A"/>
    <w:multiLevelType w:val="hybridMultilevel"/>
    <w:tmpl w:val="F886E9B2"/>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0FA772F"/>
    <w:multiLevelType w:val="hybridMultilevel"/>
    <w:tmpl w:val="4E9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677FC"/>
    <w:multiLevelType w:val="multilevel"/>
    <w:tmpl w:val="65503C9C"/>
    <w:lvl w:ilvl="0">
      <w:start w:val="1"/>
      <w:numFmt w:val="decimal"/>
      <w:lvlText w:val="%1."/>
      <w:lvlJc w:val="left"/>
      <w:pPr>
        <w:ind w:left="72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isLgl/>
      <w:lvlText w:val="%1.%2"/>
      <w:lvlJc w:val="left"/>
      <w:pPr>
        <w:ind w:left="1340" w:hanging="620"/>
      </w:pPr>
      <w:rPr>
        <w:rFonts w:hint="default"/>
        <w:b/>
      </w:rPr>
    </w:lvl>
    <w:lvl w:ilvl="2">
      <w:start w:val="2"/>
      <w:numFmt w:val="decimal"/>
      <w:isLgl/>
      <w:lvlText w:val="%1.%2.%3"/>
      <w:lvlJc w:val="left"/>
      <w:pPr>
        <w:ind w:left="1800" w:hanging="720"/>
      </w:pPr>
      <w:rPr>
        <w:rFonts w:hint="default"/>
        <w:b/>
      </w:rPr>
    </w:lvl>
    <w:lvl w:ilvl="3">
      <w:start w:val="1"/>
      <w:numFmt w:val="decimal"/>
      <w:isLgl/>
      <w:lvlText w:val="%1.%2.%3.%4"/>
      <w:lvlJc w:val="left"/>
      <w:pPr>
        <w:ind w:left="2422"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9" w15:restartNumberingAfterBreak="0">
    <w:nsid w:val="15AD2F75"/>
    <w:multiLevelType w:val="hybridMultilevel"/>
    <w:tmpl w:val="C40C89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D54CEE"/>
    <w:multiLevelType w:val="hybridMultilevel"/>
    <w:tmpl w:val="C6A2DB92"/>
    <w:lvl w:ilvl="0" w:tplc="04090017">
      <w:start w:val="1"/>
      <w:numFmt w:val="lowerLetter"/>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1" w15:restartNumberingAfterBreak="0">
    <w:nsid w:val="18E52E56"/>
    <w:multiLevelType w:val="multilevel"/>
    <w:tmpl w:val="9AB0D5D0"/>
    <w:lvl w:ilvl="0">
      <w:start w:val="11"/>
      <w:numFmt w:val="decimal"/>
      <w:lvlText w:val="%1"/>
      <w:lvlJc w:val="left"/>
      <w:pPr>
        <w:tabs>
          <w:tab w:val="num" w:pos="555"/>
        </w:tabs>
        <w:ind w:left="555" w:hanging="555"/>
      </w:pPr>
      <w:rPr>
        <w:rFonts w:hint="default"/>
        <w:b/>
      </w:rPr>
    </w:lvl>
    <w:lvl w:ilvl="1">
      <w:start w:val="2"/>
      <w:numFmt w:val="decimal"/>
      <w:lvlText w:val="%1.%2"/>
      <w:lvlJc w:val="left"/>
      <w:pPr>
        <w:tabs>
          <w:tab w:val="num" w:pos="555"/>
        </w:tabs>
        <w:ind w:left="555" w:hanging="55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25346546"/>
    <w:multiLevelType w:val="hybridMultilevel"/>
    <w:tmpl w:val="EA488FEC"/>
    <w:lvl w:ilvl="0" w:tplc="04090017">
      <w:start w:val="1"/>
      <w:numFmt w:val="lowerLetter"/>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3" w15:restartNumberingAfterBreak="0">
    <w:nsid w:val="27AE7344"/>
    <w:multiLevelType w:val="multilevel"/>
    <w:tmpl w:val="B0FC4920"/>
    <w:lvl w:ilvl="0">
      <w:start w:val="13"/>
      <w:numFmt w:val="decimal"/>
      <w:lvlText w:val="%1."/>
      <w:lvlJc w:val="left"/>
      <w:pPr>
        <w:ind w:left="1228"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ABD5E72"/>
    <w:multiLevelType w:val="hybridMultilevel"/>
    <w:tmpl w:val="0CDEE20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15:restartNumberingAfterBreak="0">
    <w:nsid w:val="2D625202"/>
    <w:multiLevelType w:val="multilevel"/>
    <w:tmpl w:val="9D0086C2"/>
    <w:lvl w:ilvl="0">
      <w:start w:val="10"/>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0D810BA"/>
    <w:multiLevelType w:val="hybridMultilevel"/>
    <w:tmpl w:val="EB26CC68"/>
    <w:lvl w:ilvl="0" w:tplc="4E60229C">
      <w:numFmt w:val="bullet"/>
      <w:lvlText w:val="-"/>
      <w:lvlJc w:val="left"/>
      <w:pPr>
        <w:ind w:left="2160" w:hanging="360"/>
      </w:pPr>
      <w:rPr>
        <w:rFonts w:ascii="Arial" w:eastAsia="Times New Roman" w:hAnsi="Arial"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3406126E"/>
    <w:multiLevelType w:val="hybridMultilevel"/>
    <w:tmpl w:val="50CE6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86B0D"/>
    <w:multiLevelType w:val="multilevel"/>
    <w:tmpl w:val="D7463DE6"/>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19" w15:restartNumberingAfterBreak="0">
    <w:nsid w:val="3D6334A2"/>
    <w:multiLevelType w:val="multilevel"/>
    <w:tmpl w:val="F4B6858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803DBB"/>
    <w:multiLevelType w:val="hybridMultilevel"/>
    <w:tmpl w:val="CED8BF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DF25C3"/>
    <w:multiLevelType w:val="hybridMultilevel"/>
    <w:tmpl w:val="70502E3C"/>
    <w:lvl w:ilvl="0" w:tplc="5F4A04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6203E5"/>
    <w:multiLevelType w:val="multilevel"/>
    <w:tmpl w:val="80D62C52"/>
    <w:lvl w:ilvl="0">
      <w:start w:val="3"/>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0B017D"/>
    <w:multiLevelType w:val="multilevel"/>
    <w:tmpl w:val="760639F8"/>
    <w:lvl w:ilvl="0">
      <w:start w:val="5"/>
      <w:numFmt w:val="decimal"/>
      <w:lvlText w:val="%1."/>
      <w:lvlJc w:val="left"/>
      <w:pPr>
        <w:ind w:left="480" w:hanging="480"/>
      </w:pPr>
      <w:rPr>
        <w:rFonts w:hint="default"/>
      </w:rPr>
    </w:lvl>
    <w:lvl w:ilvl="1">
      <w:start w:val="9"/>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24" w15:restartNumberingAfterBreak="0">
    <w:nsid w:val="50533492"/>
    <w:multiLevelType w:val="hybridMultilevel"/>
    <w:tmpl w:val="252A20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0C16F2"/>
    <w:multiLevelType w:val="multilevel"/>
    <w:tmpl w:val="0A4092E2"/>
    <w:lvl w:ilvl="0">
      <w:start w:val="4"/>
      <w:numFmt w:val="decimal"/>
      <w:lvlText w:val="%1"/>
      <w:lvlJc w:val="left"/>
      <w:pPr>
        <w:ind w:left="360" w:hanging="360"/>
      </w:pPr>
      <w:rPr>
        <w:rFonts w:hint="default"/>
        <w:b/>
      </w:rPr>
    </w:lvl>
    <w:lvl w:ilvl="1">
      <w:start w:val="3"/>
      <w:numFmt w:val="decimal"/>
      <w:lvlText w:val="%1.%2"/>
      <w:lvlJc w:val="left"/>
      <w:pPr>
        <w:ind w:left="4500" w:hanging="360"/>
      </w:pPr>
      <w:rPr>
        <w:rFonts w:hint="default"/>
        <w:b/>
      </w:rPr>
    </w:lvl>
    <w:lvl w:ilvl="2">
      <w:start w:val="1"/>
      <w:numFmt w:val="decimal"/>
      <w:lvlText w:val="%1.%2.%3"/>
      <w:lvlJc w:val="left"/>
      <w:pPr>
        <w:ind w:left="9000" w:hanging="720"/>
      </w:pPr>
      <w:rPr>
        <w:rFonts w:hint="default"/>
        <w:b/>
      </w:rPr>
    </w:lvl>
    <w:lvl w:ilvl="3">
      <w:start w:val="1"/>
      <w:numFmt w:val="decimal"/>
      <w:lvlText w:val="%1.%2.%3.%4"/>
      <w:lvlJc w:val="left"/>
      <w:pPr>
        <w:ind w:left="13140" w:hanging="720"/>
      </w:pPr>
      <w:rPr>
        <w:rFonts w:hint="default"/>
        <w:b/>
      </w:rPr>
    </w:lvl>
    <w:lvl w:ilvl="4">
      <w:start w:val="1"/>
      <w:numFmt w:val="decimal"/>
      <w:lvlText w:val="%1.%2.%3.%4.%5"/>
      <w:lvlJc w:val="left"/>
      <w:pPr>
        <w:ind w:left="17640" w:hanging="1080"/>
      </w:pPr>
      <w:rPr>
        <w:rFonts w:hint="default"/>
        <w:b/>
      </w:rPr>
    </w:lvl>
    <w:lvl w:ilvl="5">
      <w:start w:val="1"/>
      <w:numFmt w:val="decimal"/>
      <w:lvlText w:val="%1.%2.%3.%4.%5.%6"/>
      <w:lvlJc w:val="left"/>
      <w:pPr>
        <w:ind w:left="21780" w:hanging="1080"/>
      </w:pPr>
      <w:rPr>
        <w:rFonts w:hint="default"/>
        <w:b/>
      </w:rPr>
    </w:lvl>
    <w:lvl w:ilvl="6">
      <w:start w:val="1"/>
      <w:numFmt w:val="decimal"/>
      <w:lvlText w:val="%1.%2.%3.%4.%5.%6.%7"/>
      <w:lvlJc w:val="left"/>
      <w:pPr>
        <w:ind w:left="26280" w:hanging="1440"/>
      </w:pPr>
      <w:rPr>
        <w:rFonts w:hint="default"/>
        <w:b/>
      </w:rPr>
    </w:lvl>
    <w:lvl w:ilvl="7">
      <w:start w:val="1"/>
      <w:numFmt w:val="decimal"/>
      <w:lvlText w:val="%1.%2.%3.%4.%5.%6.%7.%8"/>
      <w:lvlJc w:val="left"/>
      <w:pPr>
        <w:ind w:left="30420" w:hanging="1440"/>
      </w:pPr>
      <w:rPr>
        <w:rFonts w:hint="default"/>
        <w:b/>
      </w:rPr>
    </w:lvl>
    <w:lvl w:ilvl="8">
      <w:start w:val="1"/>
      <w:numFmt w:val="decimal"/>
      <w:lvlText w:val="%1.%2.%3.%4.%5.%6.%7.%8.%9"/>
      <w:lvlJc w:val="left"/>
      <w:pPr>
        <w:ind w:left="-30976" w:hanging="1440"/>
      </w:pPr>
      <w:rPr>
        <w:rFonts w:hint="default"/>
        <w:b/>
      </w:rPr>
    </w:lvl>
  </w:abstractNum>
  <w:abstractNum w:abstractNumId="26" w15:restartNumberingAfterBreak="0">
    <w:nsid w:val="579F42FE"/>
    <w:multiLevelType w:val="multilevel"/>
    <w:tmpl w:val="BB3699A2"/>
    <w:lvl w:ilvl="0">
      <w:start w:val="6"/>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9E32BC7"/>
    <w:multiLevelType w:val="hybridMultilevel"/>
    <w:tmpl w:val="65F26BC6"/>
    <w:lvl w:ilvl="0" w:tplc="5F4A0462">
      <w:start w:val="1"/>
      <w:numFmt w:val="decimal"/>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191087"/>
    <w:multiLevelType w:val="hybridMultilevel"/>
    <w:tmpl w:val="F676C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DF7BD1"/>
    <w:multiLevelType w:val="hybridMultilevel"/>
    <w:tmpl w:val="7F02CF9E"/>
    <w:lvl w:ilvl="0" w:tplc="CC94ED2E">
      <w:start w:val="8"/>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62E95BB4"/>
    <w:multiLevelType w:val="multilevel"/>
    <w:tmpl w:val="A21444C8"/>
    <w:lvl w:ilvl="0">
      <w:start w:val="11"/>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697E5808"/>
    <w:multiLevelType w:val="hybridMultilevel"/>
    <w:tmpl w:val="EC4EFD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E95D52"/>
    <w:multiLevelType w:val="hybridMultilevel"/>
    <w:tmpl w:val="A6745BBA"/>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C3174C7"/>
    <w:multiLevelType w:val="multilevel"/>
    <w:tmpl w:val="B0FC4920"/>
    <w:lvl w:ilvl="0">
      <w:start w:val="13"/>
      <w:numFmt w:val="decimal"/>
      <w:lvlText w:val="%1."/>
      <w:lvlJc w:val="left"/>
      <w:pPr>
        <w:ind w:left="1228"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EA87015"/>
    <w:multiLevelType w:val="hybridMultilevel"/>
    <w:tmpl w:val="66E289B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FF4233F"/>
    <w:multiLevelType w:val="multilevel"/>
    <w:tmpl w:val="AD90EEB2"/>
    <w:lvl w:ilvl="0">
      <w:start w:val="5"/>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36" w15:restartNumberingAfterBreak="0">
    <w:nsid w:val="72D93384"/>
    <w:multiLevelType w:val="hybridMultilevel"/>
    <w:tmpl w:val="1356290A"/>
    <w:lvl w:ilvl="0" w:tplc="B0289B40">
      <w:start w:val="1"/>
      <w:numFmt w:val="bullet"/>
      <w:lvlText w:val="•"/>
      <w:lvlJc w:val="left"/>
      <w:pPr>
        <w:tabs>
          <w:tab w:val="num" w:pos="720"/>
        </w:tabs>
        <w:ind w:left="720" w:hanging="360"/>
      </w:pPr>
      <w:rPr>
        <w:rFonts w:ascii="Times New Roman" w:hAnsi="Times New Roman" w:hint="default"/>
      </w:rPr>
    </w:lvl>
    <w:lvl w:ilvl="1" w:tplc="9098A0A2" w:tentative="1">
      <w:start w:val="1"/>
      <w:numFmt w:val="bullet"/>
      <w:lvlText w:val="•"/>
      <w:lvlJc w:val="left"/>
      <w:pPr>
        <w:tabs>
          <w:tab w:val="num" w:pos="1440"/>
        </w:tabs>
        <w:ind w:left="1440" w:hanging="360"/>
      </w:pPr>
      <w:rPr>
        <w:rFonts w:ascii="Times New Roman" w:hAnsi="Times New Roman" w:hint="default"/>
      </w:rPr>
    </w:lvl>
    <w:lvl w:ilvl="2" w:tplc="CF266EE0" w:tentative="1">
      <w:start w:val="1"/>
      <w:numFmt w:val="bullet"/>
      <w:lvlText w:val="•"/>
      <w:lvlJc w:val="left"/>
      <w:pPr>
        <w:tabs>
          <w:tab w:val="num" w:pos="2160"/>
        </w:tabs>
        <w:ind w:left="2160" w:hanging="360"/>
      </w:pPr>
      <w:rPr>
        <w:rFonts w:ascii="Times New Roman" w:hAnsi="Times New Roman" w:hint="default"/>
      </w:rPr>
    </w:lvl>
    <w:lvl w:ilvl="3" w:tplc="06AAF83A" w:tentative="1">
      <w:start w:val="1"/>
      <w:numFmt w:val="bullet"/>
      <w:lvlText w:val="•"/>
      <w:lvlJc w:val="left"/>
      <w:pPr>
        <w:tabs>
          <w:tab w:val="num" w:pos="2880"/>
        </w:tabs>
        <w:ind w:left="2880" w:hanging="360"/>
      </w:pPr>
      <w:rPr>
        <w:rFonts w:ascii="Times New Roman" w:hAnsi="Times New Roman" w:hint="default"/>
      </w:rPr>
    </w:lvl>
    <w:lvl w:ilvl="4" w:tplc="6A3ABD34" w:tentative="1">
      <w:start w:val="1"/>
      <w:numFmt w:val="bullet"/>
      <w:lvlText w:val="•"/>
      <w:lvlJc w:val="left"/>
      <w:pPr>
        <w:tabs>
          <w:tab w:val="num" w:pos="3600"/>
        </w:tabs>
        <w:ind w:left="3600" w:hanging="360"/>
      </w:pPr>
      <w:rPr>
        <w:rFonts w:ascii="Times New Roman" w:hAnsi="Times New Roman" w:hint="default"/>
      </w:rPr>
    </w:lvl>
    <w:lvl w:ilvl="5" w:tplc="E36ADD82" w:tentative="1">
      <w:start w:val="1"/>
      <w:numFmt w:val="bullet"/>
      <w:lvlText w:val="•"/>
      <w:lvlJc w:val="left"/>
      <w:pPr>
        <w:tabs>
          <w:tab w:val="num" w:pos="4320"/>
        </w:tabs>
        <w:ind w:left="4320" w:hanging="360"/>
      </w:pPr>
      <w:rPr>
        <w:rFonts w:ascii="Times New Roman" w:hAnsi="Times New Roman" w:hint="default"/>
      </w:rPr>
    </w:lvl>
    <w:lvl w:ilvl="6" w:tplc="40E60A86" w:tentative="1">
      <w:start w:val="1"/>
      <w:numFmt w:val="bullet"/>
      <w:lvlText w:val="•"/>
      <w:lvlJc w:val="left"/>
      <w:pPr>
        <w:tabs>
          <w:tab w:val="num" w:pos="5040"/>
        </w:tabs>
        <w:ind w:left="5040" w:hanging="360"/>
      </w:pPr>
      <w:rPr>
        <w:rFonts w:ascii="Times New Roman" w:hAnsi="Times New Roman" w:hint="default"/>
      </w:rPr>
    </w:lvl>
    <w:lvl w:ilvl="7" w:tplc="2A00BFAC" w:tentative="1">
      <w:start w:val="1"/>
      <w:numFmt w:val="bullet"/>
      <w:lvlText w:val="•"/>
      <w:lvlJc w:val="left"/>
      <w:pPr>
        <w:tabs>
          <w:tab w:val="num" w:pos="5760"/>
        </w:tabs>
        <w:ind w:left="5760" w:hanging="360"/>
      </w:pPr>
      <w:rPr>
        <w:rFonts w:ascii="Times New Roman" w:hAnsi="Times New Roman" w:hint="default"/>
      </w:rPr>
    </w:lvl>
    <w:lvl w:ilvl="8" w:tplc="AAA62B5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44B31CC"/>
    <w:multiLevelType w:val="hybridMultilevel"/>
    <w:tmpl w:val="FDB83000"/>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CB3EC602">
      <w:start w:val="6"/>
      <w:numFmt w:val="decimal"/>
      <w:lvlText w:val="%3"/>
      <w:lvlJc w:val="left"/>
      <w:pPr>
        <w:ind w:left="3060" w:hanging="360"/>
      </w:pPr>
      <w:rPr>
        <w:rFonts w:hint="default"/>
      </w:rPr>
    </w:lvl>
    <w:lvl w:ilvl="3" w:tplc="EA1E0582">
      <w:start w:val="11"/>
      <w:numFmt w:val="decimal"/>
      <w:lvlText w:val="%4."/>
      <w:lvlJc w:val="left"/>
      <w:pPr>
        <w:ind w:left="714" w:hanging="43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5FA3BF1"/>
    <w:multiLevelType w:val="multilevel"/>
    <w:tmpl w:val="D7463DE6"/>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39" w15:restartNumberingAfterBreak="0">
    <w:nsid w:val="7A63756E"/>
    <w:multiLevelType w:val="multilevel"/>
    <w:tmpl w:val="1C4C1592"/>
    <w:lvl w:ilvl="0">
      <w:start w:val="1"/>
      <w:numFmt w:val="decimal"/>
      <w:lvlText w:val="%1."/>
      <w:lvlJc w:val="left"/>
      <w:pPr>
        <w:ind w:left="570" w:hanging="480"/>
      </w:pPr>
      <w:rPr>
        <w:rFonts w:hint="default"/>
      </w:rPr>
    </w:lvl>
    <w:lvl w:ilvl="1">
      <w:start w:val="1"/>
      <w:numFmt w:val="decimal"/>
      <w:lvlText w:val="%1.%2."/>
      <w:lvlJc w:val="left"/>
      <w:pPr>
        <w:ind w:left="1080" w:hanging="720"/>
      </w:pPr>
      <w:rPr>
        <w:rFonts w:hint="default"/>
        <w:sz w:val="24"/>
        <w:szCs w:val="24"/>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40" w15:restartNumberingAfterBreak="0">
    <w:nsid w:val="7A723582"/>
    <w:multiLevelType w:val="multilevel"/>
    <w:tmpl w:val="1C4C1592"/>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sz w:val="24"/>
        <w:szCs w:val="24"/>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41" w15:restartNumberingAfterBreak="0">
    <w:nsid w:val="7ACB0AF1"/>
    <w:multiLevelType w:val="multilevel"/>
    <w:tmpl w:val="AC9A2F9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9"/>
  </w:num>
  <w:num w:numId="2">
    <w:abstractNumId w:val="20"/>
  </w:num>
  <w:num w:numId="3">
    <w:abstractNumId w:val="21"/>
  </w:num>
  <w:num w:numId="4">
    <w:abstractNumId w:val="34"/>
  </w:num>
  <w:num w:numId="5">
    <w:abstractNumId w:val="14"/>
  </w:num>
  <w:num w:numId="6">
    <w:abstractNumId w:val="31"/>
  </w:num>
  <w:num w:numId="7">
    <w:abstractNumId w:val="2"/>
  </w:num>
  <w:num w:numId="8">
    <w:abstractNumId w:val="27"/>
  </w:num>
  <w:num w:numId="9">
    <w:abstractNumId w:val="37"/>
  </w:num>
  <w:num w:numId="10">
    <w:abstractNumId w:val="6"/>
  </w:num>
  <w:num w:numId="11">
    <w:abstractNumId w:val="23"/>
  </w:num>
  <w:num w:numId="12">
    <w:abstractNumId w:val="12"/>
  </w:num>
  <w:num w:numId="13">
    <w:abstractNumId w:val="35"/>
  </w:num>
  <w:num w:numId="14">
    <w:abstractNumId w:val="8"/>
  </w:num>
  <w:num w:numId="15">
    <w:abstractNumId w:val="8"/>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26"/>
  </w:num>
  <w:num w:numId="18">
    <w:abstractNumId w:val="15"/>
  </w:num>
  <w:num w:numId="19">
    <w:abstractNumId w:val="24"/>
  </w:num>
  <w:num w:numId="20">
    <w:abstractNumId w:val="25"/>
  </w:num>
  <w:num w:numId="21">
    <w:abstractNumId w:val="22"/>
  </w:num>
  <w:num w:numId="22">
    <w:abstractNumId w:val="3"/>
  </w:num>
  <w:num w:numId="23">
    <w:abstractNumId w:val="41"/>
  </w:num>
  <w:num w:numId="24">
    <w:abstractNumId w:val="11"/>
  </w:num>
  <w:num w:numId="25">
    <w:abstractNumId w:val="10"/>
  </w:num>
  <w:num w:numId="26">
    <w:abstractNumId w:val="0"/>
  </w:num>
  <w:num w:numId="27">
    <w:abstractNumId w:val="30"/>
  </w:num>
  <w:num w:numId="28">
    <w:abstractNumId w:val="19"/>
  </w:num>
  <w:num w:numId="29">
    <w:abstractNumId w:val="9"/>
  </w:num>
  <w:num w:numId="30">
    <w:abstractNumId w:val="28"/>
  </w:num>
  <w:num w:numId="31">
    <w:abstractNumId w:val="4"/>
  </w:num>
  <w:num w:numId="32">
    <w:abstractNumId w:val="32"/>
  </w:num>
  <w:num w:numId="33">
    <w:abstractNumId w:val="16"/>
  </w:num>
  <w:num w:numId="34">
    <w:abstractNumId w:val="7"/>
  </w:num>
  <w:num w:numId="35">
    <w:abstractNumId w:val="38"/>
  </w:num>
  <w:num w:numId="36">
    <w:abstractNumId w:val="33"/>
  </w:num>
  <w:num w:numId="37">
    <w:abstractNumId w:val="1"/>
  </w:num>
  <w:num w:numId="38">
    <w:abstractNumId w:val="36"/>
  </w:num>
  <w:num w:numId="39">
    <w:abstractNumId w:val="13"/>
  </w:num>
  <w:num w:numId="40">
    <w:abstractNumId w:val="18"/>
  </w:num>
  <w:num w:numId="41">
    <w:abstractNumId w:val="5"/>
  </w:num>
  <w:num w:numId="42">
    <w:abstractNumId w:val="40"/>
  </w:num>
  <w:num w:numId="43">
    <w:abstractNumId w:val="2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373"/>
    <w:rsid w:val="0000290E"/>
    <w:rsid w:val="000032C6"/>
    <w:rsid w:val="00016B6A"/>
    <w:rsid w:val="000247B3"/>
    <w:rsid w:val="00030EDD"/>
    <w:rsid w:val="000322D1"/>
    <w:rsid w:val="00033300"/>
    <w:rsid w:val="00035279"/>
    <w:rsid w:val="00035B72"/>
    <w:rsid w:val="00037A9B"/>
    <w:rsid w:val="00037D66"/>
    <w:rsid w:val="00054C55"/>
    <w:rsid w:val="00057513"/>
    <w:rsid w:val="00063033"/>
    <w:rsid w:val="00066696"/>
    <w:rsid w:val="00067150"/>
    <w:rsid w:val="00090847"/>
    <w:rsid w:val="00091942"/>
    <w:rsid w:val="000966E0"/>
    <w:rsid w:val="000A3C35"/>
    <w:rsid w:val="000A3FA4"/>
    <w:rsid w:val="000A4E20"/>
    <w:rsid w:val="000A5452"/>
    <w:rsid w:val="000B2FC0"/>
    <w:rsid w:val="000C042D"/>
    <w:rsid w:val="000D217D"/>
    <w:rsid w:val="000F2360"/>
    <w:rsid w:val="000F2D35"/>
    <w:rsid w:val="000F723A"/>
    <w:rsid w:val="00101D2A"/>
    <w:rsid w:val="001075D1"/>
    <w:rsid w:val="00107D04"/>
    <w:rsid w:val="00112B57"/>
    <w:rsid w:val="00117C8B"/>
    <w:rsid w:val="00127373"/>
    <w:rsid w:val="00135ED1"/>
    <w:rsid w:val="00140A5B"/>
    <w:rsid w:val="00147105"/>
    <w:rsid w:val="00150D97"/>
    <w:rsid w:val="001510F2"/>
    <w:rsid w:val="00153235"/>
    <w:rsid w:val="001602EA"/>
    <w:rsid w:val="00162B8A"/>
    <w:rsid w:val="00166AC5"/>
    <w:rsid w:val="0017501B"/>
    <w:rsid w:val="00177741"/>
    <w:rsid w:val="00191011"/>
    <w:rsid w:val="00191644"/>
    <w:rsid w:val="0019412B"/>
    <w:rsid w:val="00196D63"/>
    <w:rsid w:val="001A2B89"/>
    <w:rsid w:val="001A3B08"/>
    <w:rsid w:val="001A448D"/>
    <w:rsid w:val="001B1C30"/>
    <w:rsid w:val="001B1DA1"/>
    <w:rsid w:val="001C0BEB"/>
    <w:rsid w:val="001C1FA4"/>
    <w:rsid w:val="001C4D89"/>
    <w:rsid w:val="001D401B"/>
    <w:rsid w:val="001D4E74"/>
    <w:rsid w:val="001D5828"/>
    <w:rsid w:val="001E539F"/>
    <w:rsid w:val="001E7113"/>
    <w:rsid w:val="001F1DB6"/>
    <w:rsid w:val="001F1DFF"/>
    <w:rsid w:val="001F4F9E"/>
    <w:rsid w:val="00206123"/>
    <w:rsid w:val="00207FAD"/>
    <w:rsid w:val="002260C8"/>
    <w:rsid w:val="002310D1"/>
    <w:rsid w:val="002333CB"/>
    <w:rsid w:val="00234358"/>
    <w:rsid w:val="002354AA"/>
    <w:rsid w:val="002378C8"/>
    <w:rsid w:val="002410F6"/>
    <w:rsid w:val="002541DC"/>
    <w:rsid w:val="00261A91"/>
    <w:rsid w:val="002709DA"/>
    <w:rsid w:val="002717C0"/>
    <w:rsid w:val="002746B2"/>
    <w:rsid w:val="0028322B"/>
    <w:rsid w:val="00291E5B"/>
    <w:rsid w:val="002E6539"/>
    <w:rsid w:val="002F45B5"/>
    <w:rsid w:val="00302208"/>
    <w:rsid w:val="003107AE"/>
    <w:rsid w:val="00314770"/>
    <w:rsid w:val="0032066C"/>
    <w:rsid w:val="00334E6A"/>
    <w:rsid w:val="00336513"/>
    <w:rsid w:val="003442FC"/>
    <w:rsid w:val="00346090"/>
    <w:rsid w:val="00354084"/>
    <w:rsid w:val="003808D9"/>
    <w:rsid w:val="003A01F5"/>
    <w:rsid w:val="003A1DC1"/>
    <w:rsid w:val="003A269F"/>
    <w:rsid w:val="003A2E28"/>
    <w:rsid w:val="003A7B52"/>
    <w:rsid w:val="003B1773"/>
    <w:rsid w:val="003D18D8"/>
    <w:rsid w:val="003D3C7E"/>
    <w:rsid w:val="003D5AEB"/>
    <w:rsid w:val="003E470B"/>
    <w:rsid w:val="003E49E9"/>
    <w:rsid w:val="003E4FC2"/>
    <w:rsid w:val="003E6D3F"/>
    <w:rsid w:val="003F22E0"/>
    <w:rsid w:val="003F4DD2"/>
    <w:rsid w:val="00421F7C"/>
    <w:rsid w:val="004244B5"/>
    <w:rsid w:val="00440035"/>
    <w:rsid w:val="00440AA8"/>
    <w:rsid w:val="00440D60"/>
    <w:rsid w:val="00440D73"/>
    <w:rsid w:val="004473DE"/>
    <w:rsid w:val="00452BC8"/>
    <w:rsid w:val="00453E6C"/>
    <w:rsid w:val="004551B1"/>
    <w:rsid w:val="0045660B"/>
    <w:rsid w:val="00464F39"/>
    <w:rsid w:val="0046795B"/>
    <w:rsid w:val="0047221A"/>
    <w:rsid w:val="00476EFF"/>
    <w:rsid w:val="00496BC1"/>
    <w:rsid w:val="004A0885"/>
    <w:rsid w:val="004A1E65"/>
    <w:rsid w:val="004A22FB"/>
    <w:rsid w:val="004A78D2"/>
    <w:rsid w:val="004A7A9D"/>
    <w:rsid w:val="004B65FF"/>
    <w:rsid w:val="004C5DC6"/>
    <w:rsid w:val="004D2643"/>
    <w:rsid w:val="004D52FF"/>
    <w:rsid w:val="00503BED"/>
    <w:rsid w:val="00504C4C"/>
    <w:rsid w:val="00520ECF"/>
    <w:rsid w:val="0052317A"/>
    <w:rsid w:val="00524726"/>
    <w:rsid w:val="00527A7A"/>
    <w:rsid w:val="005319DB"/>
    <w:rsid w:val="005377FD"/>
    <w:rsid w:val="00540494"/>
    <w:rsid w:val="0054600B"/>
    <w:rsid w:val="00553ABE"/>
    <w:rsid w:val="0055499D"/>
    <w:rsid w:val="005566E4"/>
    <w:rsid w:val="005651EE"/>
    <w:rsid w:val="0057247B"/>
    <w:rsid w:val="005759CD"/>
    <w:rsid w:val="00584FE8"/>
    <w:rsid w:val="00593A39"/>
    <w:rsid w:val="005A6794"/>
    <w:rsid w:val="005B0A86"/>
    <w:rsid w:val="005B69AC"/>
    <w:rsid w:val="005B6F10"/>
    <w:rsid w:val="005C0EF9"/>
    <w:rsid w:val="005C360E"/>
    <w:rsid w:val="005C3990"/>
    <w:rsid w:val="005C564F"/>
    <w:rsid w:val="005C78C2"/>
    <w:rsid w:val="005D1E54"/>
    <w:rsid w:val="005D2F95"/>
    <w:rsid w:val="005F217C"/>
    <w:rsid w:val="005F2ABC"/>
    <w:rsid w:val="00600B64"/>
    <w:rsid w:val="006026A5"/>
    <w:rsid w:val="00610E2B"/>
    <w:rsid w:val="006155E4"/>
    <w:rsid w:val="00623E04"/>
    <w:rsid w:val="006453AF"/>
    <w:rsid w:val="00645F8F"/>
    <w:rsid w:val="00670B43"/>
    <w:rsid w:val="0068563A"/>
    <w:rsid w:val="00686DDC"/>
    <w:rsid w:val="00690E6A"/>
    <w:rsid w:val="006912F7"/>
    <w:rsid w:val="0069785B"/>
    <w:rsid w:val="006B7927"/>
    <w:rsid w:val="006C0A77"/>
    <w:rsid w:val="006C1A48"/>
    <w:rsid w:val="006D2B7C"/>
    <w:rsid w:val="006D4F75"/>
    <w:rsid w:val="006D6CDD"/>
    <w:rsid w:val="006E61B6"/>
    <w:rsid w:val="00702AE7"/>
    <w:rsid w:val="00702DE9"/>
    <w:rsid w:val="0070641C"/>
    <w:rsid w:val="007105AC"/>
    <w:rsid w:val="007266B4"/>
    <w:rsid w:val="00741287"/>
    <w:rsid w:val="00751F0B"/>
    <w:rsid w:val="00753EDF"/>
    <w:rsid w:val="007601FB"/>
    <w:rsid w:val="00764FDC"/>
    <w:rsid w:val="007718BD"/>
    <w:rsid w:val="00771E88"/>
    <w:rsid w:val="007737D4"/>
    <w:rsid w:val="00777206"/>
    <w:rsid w:val="00781883"/>
    <w:rsid w:val="007821DA"/>
    <w:rsid w:val="007A31E4"/>
    <w:rsid w:val="007A337F"/>
    <w:rsid w:val="007A7921"/>
    <w:rsid w:val="007B0196"/>
    <w:rsid w:val="007B2126"/>
    <w:rsid w:val="007B6D32"/>
    <w:rsid w:val="007C0AD1"/>
    <w:rsid w:val="007C0F8E"/>
    <w:rsid w:val="007C4745"/>
    <w:rsid w:val="007C4FC8"/>
    <w:rsid w:val="007F012D"/>
    <w:rsid w:val="007F04E3"/>
    <w:rsid w:val="007F157E"/>
    <w:rsid w:val="007F32ED"/>
    <w:rsid w:val="008028CA"/>
    <w:rsid w:val="00807B6B"/>
    <w:rsid w:val="00834E6F"/>
    <w:rsid w:val="00837B6E"/>
    <w:rsid w:val="00846033"/>
    <w:rsid w:val="0088596E"/>
    <w:rsid w:val="0089614D"/>
    <w:rsid w:val="00896D68"/>
    <w:rsid w:val="008A0EE8"/>
    <w:rsid w:val="008A494A"/>
    <w:rsid w:val="008B3B88"/>
    <w:rsid w:val="008B72EC"/>
    <w:rsid w:val="008C68D1"/>
    <w:rsid w:val="008D14A8"/>
    <w:rsid w:val="008D1DFA"/>
    <w:rsid w:val="008D2BB9"/>
    <w:rsid w:val="008E2283"/>
    <w:rsid w:val="008E4DBC"/>
    <w:rsid w:val="008E6D44"/>
    <w:rsid w:val="008F2681"/>
    <w:rsid w:val="008F3292"/>
    <w:rsid w:val="008F5170"/>
    <w:rsid w:val="00910695"/>
    <w:rsid w:val="0091597F"/>
    <w:rsid w:val="00916CA7"/>
    <w:rsid w:val="00917C7C"/>
    <w:rsid w:val="00917E67"/>
    <w:rsid w:val="009266A9"/>
    <w:rsid w:val="0093556C"/>
    <w:rsid w:val="009362C6"/>
    <w:rsid w:val="00936AD5"/>
    <w:rsid w:val="0094063F"/>
    <w:rsid w:val="0094492F"/>
    <w:rsid w:val="00946C32"/>
    <w:rsid w:val="00962DEC"/>
    <w:rsid w:val="009651A3"/>
    <w:rsid w:val="00967716"/>
    <w:rsid w:val="0097266A"/>
    <w:rsid w:val="00975D4E"/>
    <w:rsid w:val="00976302"/>
    <w:rsid w:val="00982BA1"/>
    <w:rsid w:val="00984679"/>
    <w:rsid w:val="009851F2"/>
    <w:rsid w:val="009916F7"/>
    <w:rsid w:val="0099211D"/>
    <w:rsid w:val="00994765"/>
    <w:rsid w:val="00995A61"/>
    <w:rsid w:val="0099723B"/>
    <w:rsid w:val="009A2A9E"/>
    <w:rsid w:val="009A30E4"/>
    <w:rsid w:val="009A41AF"/>
    <w:rsid w:val="009B0964"/>
    <w:rsid w:val="009B1876"/>
    <w:rsid w:val="009B5C01"/>
    <w:rsid w:val="009C0FDF"/>
    <w:rsid w:val="009C1A0F"/>
    <w:rsid w:val="009C6B28"/>
    <w:rsid w:val="009E393F"/>
    <w:rsid w:val="009E394A"/>
    <w:rsid w:val="009E6078"/>
    <w:rsid w:val="009F0EE3"/>
    <w:rsid w:val="009F23D1"/>
    <w:rsid w:val="009F2634"/>
    <w:rsid w:val="00A0205B"/>
    <w:rsid w:val="00A03C13"/>
    <w:rsid w:val="00A122B4"/>
    <w:rsid w:val="00A14DAF"/>
    <w:rsid w:val="00A165BF"/>
    <w:rsid w:val="00A32EA3"/>
    <w:rsid w:val="00A47BA1"/>
    <w:rsid w:val="00A50940"/>
    <w:rsid w:val="00A57A0E"/>
    <w:rsid w:val="00A6556C"/>
    <w:rsid w:val="00A754DC"/>
    <w:rsid w:val="00A8717B"/>
    <w:rsid w:val="00A92B62"/>
    <w:rsid w:val="00AA00B6"/>
    <w:rsid w:val="00AA1A7C"/>
    <w:rsid w:val="00AB1D28"/>
    <w:rsid w:val="00AF32A8"/>
    <w:rsid w:val="00AF3C05"/>
    <w:rsid w:val="00AF6ED6"/>
    <w:rsid w:val="00B14208"/>
    <w:rsid w:val="00B34B62"/>
    <w:rsid w:val="00B36198"/>
    <w:rsid w:val="00B44FFA"/>
    <w:rsid w:val="00B45563"/>
    <w:rsid w:val="00B53E14"/>
    <w:rsid w:val="00B547A6"/>
    <w:rsid w:val="00B54A2D"/>
    <w:rsid w:val="00B5778F"/>
    <w:rsid w:val="00B70BB5"/>
    <w:rsid w:val="00B90599"/>
    <w:rsid w:val="00B93E14"/>
    <w:rsid w:val="00BA1613"/>
    <w:rsid w:val="00BB0AC0"/>
    <w:rsid w:val="00BB4B2C"/>
    <w:rsid w:val="00BC4AEF"/>
    <w:rsid w:val="00BC69E2"/>
    <w:rsid w:val="00BD1EB9"/>
    <w:rsid w:val="00BD207D"/>
    <w:rsid w:val="00BE3517"/>
    <w:rsid w:val="00BE7F81"/>
    <w:rsid w:val="00BF2A0F"/>
    <w:rsid w:val="00BF5642"/>
    <w:rsid w:val="00C0131E"/>
    <w:rsid w:val="00C23090"/>
    <w:rsid w:val="00C33A8A"/>
    <w:rsid w:val="00C37054"/>
    <w:rsid w:val="00C41885"/>
    <w:rsid w:val="00C423B0"/>
    <w:rsid w:val="00C42A67"/>
    <w:rsid w:val="00C42C09"/>
    <w:rsid w:val="00C46F71"/>
    <w:rsid w:val="00C64244"/>
    <w:rsid w:val="00C769B8"/>
    <w:rsid w:val="00C903D9"/>
    <w:rsid w:val="00CB0149"/>
    <w:rsid w:val="00CB4189"/>
    <w:rsid w:val="00CB570F"/>
    <w:rsid w:val="00CC343D"/>
    <w:rsid w:val="00CC3A51"/>
    <w:rsid w:val="00CF57E5"/>
    <w:rsid w:val="00D011E1"/>
    <w:rsid w:val="00D0275C"/>
    <w:rsid w:val="00D03A91"/>
    <w:rsid w:val="00D077A3"/>
    <w:rsid w:val="00D14C40"/>
    <w:rsid w:val="00D22605"/>
    <w:rsid w:val="00D326E3"/>
    <w:rsid w:val="00D331DA"/>
    <w:rsid w:val="00D372EB"/>
    <w:rsid w:val="00D53AA9"/>
    <w:rsid w:val="00D54A46"/>
    <w:rsid w:val="00D619F3"/>
    <w:rsid w:val="00D7684C"/>
    <w:rsid w:val="00D77FF8"/>
    <w:rsid w:val="00D81547"/>
    <w:rsid w:val="00DA760D"/>
    <w:rsid w:val="00DB1821"/>
    <w:rsid w:val="00DB4C3F"/>
    <w:rsid w:val="00DB6188"/>
    <w:rsid w:val="00DD06FC"/>
    <w:rsid w:val="00DD4C2E"/>
    <w:rsid w:val="00DE3665"/>
    <w:rsid w:val="00DE37E4"/>
    <w:rsid w:val="00DE581C"/>
    <w:rsid w:val="00DF13D8"/>
    <w:rsid w:val="00DF72AF"/>
    <w:rsid w:val="00DF7B5A"/>
    <w:rsid w:val="00E059E9"/>
    <w:rsid w:val="00E10804"/>
    <w:rsid w:val="00E10A8D"/>
    <w:rsid w:val="00E27752"/>
    <w:rsid w:val="00E30CCD"/>
    <w:rsid w:val="00E37FCD"/>
    <w:rsid w:val="00E41101"/>
    <w:rsid w:val="00E44B0E"/>
    <w:rsid w:val="00E50105"/>
    <w:rsid w:val="00E57E68"/>
    <w:rsid w:val="00E72371"/>
    <w:rsid w:val="00E724A3"/>
    <w:rsid w:val="00E77AB9"/>
    <w:rsid w:val="00E8178C"/>
    <w:rsid w:val="00E8489E"/>
    <w:rsid w:val="00E8557F"/>
    <w:rsid w:val="00EA7373"/>
    <w:rsid w:val="00EC4509"/>
    <w:rsid w:val="00EC4AE3"/>
    <w:rsid w:val="00ED1060"/>
    <w:rsid w:val="00ED58E9"/>
    <w:rsid w:val="00ED5B29"/>
    <w:rsid w:val="00ED63A9"/>
    <w:rsid w:val="00EE676A"/>
    <w:rsid w:val="00EF556F"/>
    <w:rsid w:val="00F04587"/>
    <w:rsid w:val="00F14168"/>
    <w:rsid w:val="00F2016F"/>
    <w:rsid w:val="00F259E0"/>
    <w:rsid w:val="00F26DBE"/>
    <w:rsid w:val="00F4322B"/>
    <w:rsid w:val="00F448DD"/>
    <w:rsid w:val="00F60730"/>
    <w:rsid w:val="00F645BD"/>
    <w:rsid w:val="00F6496D"/>
    <w:rsid w:val="00F70680"/>
    <w:rsid w:val="00F70F5A"/>
    <w:rsid w:val="00F81565"/>
    <w:rsid w:val="00FA4F20"/>
    <w:rsid w:val="00FB53F3"/>
    <w:rsid w:val="00FC2D0F"/>
    <w:rsid w:val="00FD643A"/>
    <w:rsid w:val="00FE110F"/>
    <w:rsid w:val="00FE3E8D"/>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799A"/>
  <w15:docId w15:val="{A5C05038-7E83-4033-A233-AA7A7CC92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68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D4F75"/>
    <w:pPr>
      <w:keepNext/>
      <w:keepLines/>
      <w:spacing w:before="240" w:line="259" w:lineRule="auto"/>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EE676A"/>
    <w:pPr>
      <w:keepNext/>
      <w:keepLines/>
      <w:spacing w:before="40" w:line="259" w:lineRule="auto"/>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semiHidden/>
    <w:unhideWhenUsed/>
    <w:qFormat/>
    <w:rsid w:val="00127373"/>
    <w:pPr>
      <w:keepNext/>
      <w:keepLines/>
      <w:spacing w:before="4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27373"/>
    <w:pPr>
      <w:keepNext/>
      <w:keepLines/>
      <w:spacing w:before="40" w:line="259" w:lineRule="auto"/>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127373"/>
    <w:pPr>
      <w:keepNext/>
      <w:keepLines/>
      <w:spacing w:before="40" w:line="259" w:lineRule="auto"/>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127373"/>
    <w:pPr>
      <w:keepNext/>
      <w:keepLines/>
      <w:spacing w:before="40" w:line="259" w:lineRule="auto"/>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127373"/>
    <w:pPr>
      <w:keepNext/>
      <w:keepLines/>
      <w:spacing w:before="40" w:line="259" w:lineRule="auto"/>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127373"/>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7373"/>
    <w:pPr>
      <w:keepNext/>
      <w:keepLines/>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4F7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EE676A"/>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semiHidden/>
    <w:rsid w:val="0012737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2737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2737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273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273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273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7373"/>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27373"/>
    <w:pPr>
      <w:outlineLvl w:val="9"/>
    </w:pPr>
  </w:style>
  <w:style w:type="paragraph" w:styleId="TOC1">
    <w:name w:val="toc 1"/>
    <w:basedOn w:val="Normal"/>
    <w:next w:val="Normal"/>
    <w:autoRedefine/>
    <w:uiPriority w:val="39"/>
    <w:unhideWhenUsed/>
    <w:rsid w:val="00127373"/>
    <w:pPr>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127373"/>
    <w:rPr>
      <w:color w:val="0563C1" w:themeColor="hyperlink"/>
      <w:u w:val="single"/>
    </w:rPr>
  </w:style>
  <w:style w:type="paragraph" w:styleId="ListParagraph">
    <w:name w:val="List Paragraph"/>
    <w:aliases w:val="MCHIP_list paragraph,List Paragraph1,Recommendation,Bullet List,FooterText,Colorful List Accent 1,numbered,Paragraphe de liste1,列出段落,列出段落1,Bulletr List Paragraph,List Paragraph2,List Paragraph21,Párrafo de lista1,Parágrafo da Lista1"/>
    <w:basedOn w:val="Normal"/>
    <w:link w:val="ListParagraphChar"/>
    <w:qFormat/>
    <w:rsid w:val="00127373"/>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MCHIP_list paragraph Char,List Paragraph1 Char,Recommendation Char,Bullet List Char,FooterText Char,Colorful List Accent 1 Char,numbered Char,Paragraphe de liste1 Char,列出段落 Char,列出段落1 Char,Bulletr List Paragraph Char"/>
    <w:link w:val="ListParagraph"/>
    <w:locked/>
    <w:rsid w:val="00127373"/>
  </w:style>
  <w:style w:type="paragraph" w:styleId="Header">
    <w:name w:val="header"/>
    <w:basedOn w:val="Normal"/>
    <w:link w:val="HeaderChar"/>
    <w:unhideWhenUsed/>
    <w:rsid w:val="0012737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127373"/>
  </w:style>
  <w:style w:type="paragraph" w:styleId="Footer">
    <w:name w:val="footer"/>
    <w:basedOn w:val="Normal"/>
    <w:link w:val="FooterChar"/>
    <w:uiPriority w:val="99"/>
    <w:unhideWhenUsed/>
    <w:rsid w:val="0012737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27373"/>
  </w:style>
  <w:style w:type="paragraph" w:styleId="BalloonText">
    <w:name w:val="Balloon Text"/>
    <w:basedOn w:val="Normal"/>
    <w:link w:val="BalloonTextChar"/>
    <w:uiPriority w:val="99"/>
    <w:semiHidden/>
    <w:unhideWhenUsed/>
    <w:rsid w:val="00127373"/>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127373"/>
    <w:rPr>
      <w:rFonts w:ascii="Segoe UI" w:hAnsi="Segoe UI" w:cs="Segoe UI"/>
      <w:sz w:val="18"/>
      <w:szCs w:val="18"/>
    </w:rPr>
  </w:style>
  <w:style w:type="paragraph" w:styleId="Caption">
    <w:name w:val="caption"/>
    <w:basedOn w:val="Normal"/>
    <w:next w:val="Normal"/>
    <w:unhideWhenUsed/>
    <w:qFormat/>
    <w:rsid w:val="00127373"/>
    <w:pPr>
      <w:spacing w:after="200"/>
    </w:pPr>
    <w:rPr>
      <w:rFonts w:asciiTheme="minorHAnsi" w:eastAsiaTheme="minorHAnsi" w:hAnsiTheme="minorHAnsi" w:cstheme="minorBidi"/>
      <w:i/>
      <w:iCs/>
      <w:color w:val="44546A" w:themeColor="text2"/>
      <w:sz w:val="18"/>
      <w:szCs w:val="18"/>
    </w:rPr>
  </w:style>
  <w:style w:type="paragraph" w:styleId="TOC2">
    <w:name w:val="toc 2"/>
    <w:basedOn w:val="Normal"/>
    <w:next w:val="Normal"/>
    <w:autoRedefine/>
    <w:uiPriority w:val="39"/>
    <w:unhideWhenUsed/>
    <w:rsid w:val="00127373"/>
    <w:pPr>
      <w:spacing w:after="100" w:line="259" w:lineRule="auto"/>
      <w:ind w:left="220"/>
    </w:pPr>
    <w:rPr>
      <w:rFonts w:asciiTheme="minorHAnsi" w:eastAsiaTheme="minorHAnsi" w:hAnsiTheme="minorHAnsi" w:cstheme="minorBidi"/>
      <w:sz w:val="22"/>
      <w:szCs w:val="22"/>
    </w:rPr>
  </w:style>
  <w:style w:type="paragraph" w:styleId="FootnoteText">
    <w:name w:val="footnote text"/>
    <w:basedOn w:val="Normal"/>
    <w:link w:val="FootnoteTextChar"/>
    <w:unhideWhenUsed/>
    <w:rsid w:val="00127373"/>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127373"/>
    <w:rPr>
      <w:sz w:val="20"/>
      <w:szCs w:val="20"/>
    </w:rPr>
  </w:style>
  <w:style w:type="character" w:styleId="FootnoteReference">
    <w:name w:val="footnote reference"/>
    <w:basedOn w:val="DefaultParagraphFont"/>
    <w:unhideWhenUsed/>
    <w:rsid w:val="00127373"/>
    <w:rPr>
      <w:vertAlign w:val="superscript"/>
    </w:rPr>
  </w:style>
  <w:style w:type="character" w:styleId="CommentReference">
    <w:name w:val="annotation reference"/>
    <w:basedOn w:val="DefaultParagraphFont"/>
    <w:unhideWhenUsed/>
    <w:rsid w:val="00127373"/>
    <w:rPr>
      <w:sz w:val="18"/>
      <w:szCs w:val="18"/>
    </w:rPr>
  </w:style>
  <w:style w:type="paragraph" w:styleId="CommentText">
    <w:name w:val="annotation text"/>
    <w:basedOn w:val="Normal"/>
    <w:link w:val="CommentTextChar"/>
    <w:unhideWhenUsed/>
    <w:rsid w:val="00127373"/>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rsid w:val="00127373"/>
    <w:rPr>
      <w:sz w:val="24"/>
      <w:szCs w:val="24"/>
    </w:rPr>
  </w:style>
  <w:style w:type="character" w:customStyle="1" w:styleId="CommentSubjectChar">
    <w:name w:val="Comment Subject Char"/>
    <w:basedOn w:val="CommentTextChar"/>
    <w:link w:val="CommentSubject"/>
    <w:uiPriority w:val="99"/>
    <w:semiHidden/>
    <w:rsid w:val="00127373"/>
    <w:rPr>
      <w:b/>
      <w:bCs/>
      <w:sz w:val="20"/>
      <w:szCs w:val="20"/>
    </w:rPr>
  </w:style>
  <w:style w:type="paragraph" w:styleId="CommentSubject">
    <w:name w:val="annotation subject"/>
    <w:basedOn w:val="CommentText"/>
    <w:next w:val="CommentText"/>
    <w:link w:val="CommentSubjectChar"/>
    <w:uiPriority w:val="99"/>
    <w:semiHidden/>
    <w:unhideWhenUsed/>
    <w:rsid w:val="00127373"/>
    <w:rPr>
      <w:b/>
      <w:bCs/>
      <w:sz w:val="20"/>
      <w:szCs w:val="20"/>
    </w:rPr>
  </w:style>
  <w:style w:type="character" w:customStyle="1" w:styleId="apple-converted-space">
    <w:name w:val="apple-converted-space"/>
    <w:basedOn w:val="DefaultParagraphFont"/>
    <w:rsid w:val="00127373"/>
  </w:style>
  <w:style w:type="paragraph" w:customStyle="1" w:styleId="paragraph">
    <w:name w:val="paragraph"/>
    <w:basedOn w:val="Normal"/>
    <w:uiPriority w:val="99"/>
    <w:rsid w:val="00127373"/>
  </w:style>
  <w:style w:type="paragraph" w:styleId="NormalWeb">
    <w:name w:val="Normal (Web)"/>
    <w:basedOn w:val="Normal"/>
    <w:uiPriority w:val="99"/>
    <w:unhideWhenUsed/>
    <w:rsid w:val="00127373"/>
    <w:pPr>
      <w:spacing w:before="100" w:beforeAutospacing="1" w:after="100" w:afterAutospacing="1"/>
    </w:pPr>
    <w:rPr>
      <w:rFonts w:ascii="Calibri" w:eastAsiaTheme="minorEastAsia" w:hAnsi="Calibri" w:cs="Calibri"/>
      <w:sz w:val="22"/>
      <w:szCs w:val="22"/>
    </w:rPr>
  </w:style>
  <w:style w:type="paragraph" w:customStyle="1" w:styleId="Default">
    <w:name w:val="Default"/>
    <w:rsid w:val="00127373"/>
    <w:pPr>
      <w:autoSpaceDE w:val="0"/>
      <w:autoSpaceDN w:val="0"/>
      <w:adjustRightInd w:val="0"/>
      <w:spacing w:after="0" w:line="240" w:lineRule="auto"/>
    </w:pPr>
    <w:rPr>
      <w:rFonts w:ascii="Calibri" w:eastAsiaTheme="minorEastAsia" w:hAnsi="Calibri" w:cs="Calibri"/>
      <w:color w:val="000000"/>
      <w:sz w:val="24"/>
      <w:szCs w:val="24"/>
    </w:rPr>
  </w:style>
  <w:style w:type="character" w:customStyle="1" w:styleId="date-display-single">
    <w:name w:val="date-display-single"/>
    <w:basedOn w:val="DefaultParagraphFont"/>
    <w:rsid w:val="00127373"/>
  </w:style>
  <w:style w:type="paragraph" w:customStyle="1" w:styleId="Standard">
    <w:name w:val="Standard"/>
    <w:rsid w:val="00127373"/>
    <w:pPr>
      <w:suppressAutoHyphens/>
      <w:spacing w:after="0" w:line="240" w:lineRule="auto"/>
    </w:pPr>
    <w:rPr>
      <w:rFonts w:ascii="Times New Roman" w:eastAsia="Times New Roman" w:hAnsi="Times New Roman" w:cs="Times New Roman"/>
      <w:kern w:val="2"/>
      <w:sz w:val="24"/>
      <w:szCs w:val="24"/>
      <w:lang w:eastAsia="zh-CN"/>
    </w:rPr>
  </w:style>
  <w:style w:type="paragraph" w:styleId="EndnoteText">
    <w:name w:val="endnote text"/>
    <w:basedOn w:val="Normal"/>
    <w:link w:val="EndnoteTextChar"/>
    <w:uiPriority w:val="99"/>
    <w:unhideWhenUsed/>
    <w:rsid w:val="00127373"/>
    <w:rPr>
      <w:rFonts w:asciiTheme="minorHAnsi" w:eastAsiaTheme="minorHAnsi" w:hAnsiTheme="minorHAnsi" w:cstheme="minorBidi"/>
      <w:noProof/>
      <w:lang w:val="en-GB"/>
    </w:rPr>
  </w:style>
  <w:style w:type="character" w:customStyle="1" w:styleId="EndnoteTextChar">
    <w:name w:val="Endnote Text Char"/>
    <w:basedOn w:val="DefaultParagraphFont"/>
    <w:link w:val="EndnoteText"/>
    <w:uiPriority w:val="99"/>
    <w:rsid w:val="00127373"/>
    <w:rPr>
      <w:noProof/>
      <w:sz w:val="24"/>
      <w:szCs w:val="24"/>
      <w:lang w:val="en-GB"/>
    </w:rPr>
  </w:style>
  <w:style w:type="paragraph" w:styleId="BodyText">
    <w:name w:val="Body Text"/>
    <w:basedOn w:val="Normal"/>
    <w:link w:val="BodyTextChar"/>
    <w:rsid w:val="00127373"/>
    <w:pPr>
      <w:spacing w:after="120"/>
    </w:pPr>
    <w:rPr>
      <w:rFonts w:ascii="Arial" w:hAnsi="Arial"/>
      <w:sz w:val="20"/>
    </w:rPr>
  </w:style>
  <w:style w:type="character" w:customStyle="1" w:styleId="BodyTextChar">
    <w:name w:val="Body Text Char"/>
    <w:basedOn w:val="DefaultParagraphFont"/>
    <w:link w:val="BodyText"/>
    <w:rsid w:val="00127373"/>
    <w:rPr>
      <w:rFonts w:ascii="Arial" w:eastAsia="Times New Roman" w:hAnsi="Arial" w:cs="Times New Roman"/>
      <w:sz w:val="20"/>
      <w:szCs w:val="24"/>
    </w:rPr>
  </w:style>
  <w:style w:type="character" w:customStyle="1" w:styleId="BodyTextIndentChar">
    <w:name w:val="Body Text Indent Char"/>
    <w:basedOn w:val="DefaultParagraphFont"/>
    <w:link w:val="BodyTextIndent"/>
    <w:uiPriority w:val="99"/>
    <w:semiHidden/>
    <w:rsid w:val="00127373"/>
  </w:style>
  <w:style w:type="paragraph" w:styleId="BodyTextIndent">
    <w:name w:val="Body Text Indent"/>
    <w:basedOn w:val="Normal"/>
    <w:link w:val="BodyTextIndentChar"/>
    <w:uiPriority w:val="99"/>
    <w:semiHidden/>
    <w:unhideWhenUsed/>
    <w:rsid w:val="00127373"/>
    <w:pPr>
      <w:spacing w:after="120" w:line="259" w:lineRule="auto"/>
      <w:ind w:left="360"/>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rsid w:val="00127373"/>
  </w:style>
  <w:style w:type="paragraph" w:styleId="BodyText2">
    <w:name w:val="Body Text 2"/>
    <w:basedOn w:val="Normal"/>
    <w:link w:val="BodyText2Char"/>
    <w:uiPriority w:val="99"/>
    <w:unhideWhenUsed/>
    <w:rsid w:val="00127373"/>
    <w:pPr>
      <w:spacing w:after="120" w:line="480" w:lineRule="auto"/>
    </w:pPr>
    <w:rPr>
      <w:rFonts w:asciiTheme="minorHAnsi" w:eastAsiaTheme="minorHAnsi" w:hAnsiTheme="minorHAnsi" w:cstheme="minorBidi"/>
      <w:sz w:val="22"/>
      <w:szCs w:val="22"/>
    </w:rPr>
  </w:style>
  <w:style w:type="character" w:customStyle="1" w:styleId="BodyText3Char">
    <w:name w:val="Body Text 3 Char"/>
    <w:basedOn w:val="DefaultParagraphFont"/>
    <w:link w:val="BodyText3"/>
    <w:uiPriority w:val="99"/>
    <w:semiHidden/>
    <w:rsid w:val="00127373"/>
    <w:rPr>
      <w:sz w:val="16"/>
      <w:szCs w:val="16"/>
    </w:rPr>
  </w:style>
  <w:style w:type="paragraph" w:styleId="BodyText3">
    <w:name w:val="Body Text 3"/>
    <w:basedOn w:val="Normal"/>
    <w:link w:val="BodyText3Char"/>
    <w:uiPriority w:val="99"/>
    <w:semiHidden/>
    <w:unhideWhenUsed/>
    <w:rsid w:val="00127373"/>
    <w:pPr>
      <w:spacing w:after="120" w:line="259" w:lineRule="auto"/>
    </w:pPr>
    <w:rPr>
      <w:rFonts w:asciiTheme="minorHAnsi" w:eastAsiaTheme="minorHAnsi" w:hAnsiTheme="minorHAnsi" w:cstheme="minorBidi"/>
      <w:sz w:val="16"/>
      <w:szCs w:val="16"/>
    </w:rPr>
  </w:style>
  <w:style w:type="paragraph" w:styleId="Title">
    <w:name w:val="Title"/>
    <w:basedOn w:val="Normal"/>
    <w:link w:val="TitleChar"/>
    <w:qFormat/>
    <w:rsid w:val="00127373"/>
    <w:pPr>
      <w:jc w:val="center"/>
    </w:pPr>
    <w:rPr>
      <w:u w:val="single"/>
      <w:lang w:val="en-GB"/>
    </w:rPr>
  </w:style>
  <w:style w:type="character" w:customStyle="1" w:styleId="TitleChar">
    <w:name w:val="Title Char"/>
    <w:basedOn w:val="DefaultParagraphFont"/>
    <w:link w:val="Title"/>
    <w:rsid w:val="00127373"/>
    <w:rPr>
      <w:rFonts w:ascii="Times New Roman" w:eastAsia="Times New Roman" w:hAnsi="Times New Roman" w:cs="Times New Roman"/>
      <w:sz w:val="24"/>
      <w:szCs w:val="24"/>
      <w:u w:val="single"/>
      <w:lang w:val="en-GB"/>
    </w:rPr>
  </w:style>
  <w:style w:type="character" w:styleId="PageNumber">
    <w:name w:val="page number"/>
    <w:basedOn w:val="DefaultParagraphFont"/>
    <w:rsid w:val="00127373"/>
  </w:style>
  <w:style w:type="table" w:customStyle="1" w:styleId="GridTable4-Accent21">
    <w:name w:val="Grid Table 4 - Accent 21"/>
    <w:basedOn w:val="TableNormal"/>
    <w:uiPriority w:val="49"/>
    <w:rsid w:val="001273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EndnoteReference">
    <w:name w:val="endnote reference"/>
    <w:basedOn w:val="DefaultParagraphFont"/>
    <w:uiPriority w:val="99"/>
    <w:semiHidden/>
    <w:unhideWhenUsed/>
    <w:rsid w:val="00D22605"/>
    <w:rPr>
      <w:vertAlign w:val="superscript"/>
    </w:rPr>
  </w:style>
  <w:style w:type="paragraph" w:customStyle="1" w:styleId="h1">
    <w:name w:val="h1"/>
    <w:basedOn w:val="Heading6"/>
    <w:rsid w:val="00C41885"/>
    <w:pPr>
      <w:keepLines w:val="0"/>
      <w:widowControl w:val="0"/>
      <w:tabs>
        <w:tab w:val="left" w:pos="567"/>
        <w:tab w:val="right" w:pos="8953"/>
      </w:tabs>
      <w:autoSpaceDE w:val="0"/>
      <w:autoSpaceDN w:val="0"/>
      <w:adjustRightInd w:val="0"/>
      <w:spacing w:before="0" w:line="240" w:lineRule="auto"/>
      <w:jc w:val="both"/>
    </w:pPr>
    <w:rPr>
      <w:rFonts w:ascii="Arial Narrow" w:eastAsia="Times New Roman" w:hAnsi="Arial Narrow" w:cs="Times New Roman"/>
      <w:b/>
      <w:bCs/>
      <w:color w:val="auto"/>
      <w:sz w:val="24"/>
      <w:szCs w:val="24"/>
      <w:lang w:val="en-GB"/>
    </w:rPr>
  </w:style>
  <w:style w:type="paragraph" w:customStyle="1" w:styleId="h2">
    <w:name w:val="h2"/>
    <w:basedOn w:val="Normal"/>
    <w:rsid w:val="00C41885"/>
    <w:pPr>
      <w:widowControl w:val="0"/>
      <w:autoSpaceDE w:val="0"/>
      <w:autoSpaceDN w:val="0"/>
      <w:adjustRightInd w:val="0"/>
      <w:jc w:val="both"/>
    </w:pPr>
    <w:rPr>
      <w:rFonts w:ascii="Arial" w:hAnsi="Arial" w:cs="Arial"/>
      <w:b/>
      <w:sz w:val="22"/>
      <w:lang w:val="en-GB"/>
    </w:rPr>
  </w:style>
  <w:style w:type="paragraph" w:customStyle="1" w:styleId="H10">
    <w:name w:val="H1"/>
    <w:basedOn w:val="Normal"/>
    <w:autoRedefine/>
    <w:rsid w:val="00C41885"/>
    <w:pPr>
      <w:keepNext/>
      <w:jc w:val="both"/>
    </w:pPr>
    <w:rPr>
      <w:rFonts w:ascii="Arial" w:hAnsi="Arial" w:cs="Arial"/>
      <w:b/>
      <w:bCs/>
      <w:lang w:val="en-GB" w:eastAsia="en-GB"/>
    </w:rPr>
  </w:style>
  <w:style w:type="paragraph" w:customStyle="1" w:styleId="Indent1">
    <w:name w:val="Indent 1"/>
    <w:basedOn w:val="Normal"/>
    <w:rsid w:val="00C41885"/>
    <w:pPr>
      <w:widowControl w:val="0"/>
      <w:tabs>
        <w:tab w:val="left" w:pos="329"/>
      </w:tabs>
      <w:spacing w:after="240"/>
      <w:ind w:left="329" w:hanging="329"/>
      <w:jc w:val="both"/>
    </w:pPr>
    <w:rPr>
      <w:rFonts w:ascii="Arial" w:hAnsi="Arial"/>
      <w:sz w:val="20"/>
      <w:szCs w:val="20"/>
      <w:lang w:val="en-GB"/>
    </w:rPr>
  </w:style>
  <w:style w:type="paragraph" w:customStyle="1" w:styleId="Note">
    <w:name w:val="Note"/>
    <w:basedOn w:val="Normal"/>
    <w:rsid w:val="00C41885"/>
    <w:pPr>
      <w:widowControl w:val="0"/>
      <w:tabs>
        <w:tab w:val="left" w:pos="329"/>
      </w:tabs>
      <w:spacing w:after="240"/>
      <w:jc w:val="both"/>
    </w:pPr>
    <w:rPr>
      <w:rFonts w:ascii="Arial" w:hAnsi="Arial"/>
      <w:sz w:val="17"/>
      <w:szCs w:val="20"/>
      <w:lang w:val="en-GB"/>
    </w:rPr>
  </w:style>
  <w:style w:type="paragraph" w:customStyle="1" w:styleId="Tabletext9">
    <w:name w:val="Table text (9)"/>
    <w:basedOn w:val="Default"/>
    <w:next w:val="Default"/>
    <w:rsid w:val="00C41885"/>
    <w:rPr>
      <w:rFonts w:ascii="Arial" w:eastAsia="Times New Roman" w:hAnsi="Arial" w:cs="Times New Roman"/>
      <w:color w:val="auto"/>
    </w:rPr>
  </w:style>
  <w:style w:type="paragraph" w:styleId="ListNumber">
    <w:name w:val="List Number"/>
    <w:basedOn w:val="Normal"/>
    <w:rsid w:val="00C41885"/>
    <w:pPr>
      <w:tabs>
        <w:tab w:val="left" w:pos="400"/>
      </w:tabs>
      <w:spacing w:after="240" w:line="230" w:lineRule="atLeast"/>
      <w:ind w:left="400" w:hanging="400"/>
      <w:jc w:val="both"/>
    </w:pPr>
    <w:rPr>
      <w:rFonts w:ascii="Arial" w:eastAsia="MS Mincho" w:hAnsi="Arial"/>
      <w:sz w:val="20"/>
      <w:szCs w:val="20"/>
      <w:lang w:val="en-GB"/>
    </w:rPr>
  </w:style>
  <w:style w:type="paragraph" w:customStyle="1" w:styleId="Tabletitle">
    <w:name w:val="Table title"/>
    <w:basedOn w:val="Normal"/>
    <w:next w:val="Normal"/>
    <w:rsid w:val="00C41885"/>
    <w:pPr>
      <w:keepNext/>
      <w:suppressAutoHyphens/>
      <w:spacing w:before="120" w:after="120" w:line="-228" w:lineRule="auto"/>
      <w:jc w:val="center"/>
    </w:pPr>
    <w:rPr>
      <w:rFonts w:ascii="Arial" w:eastAsia="MS Mincho" w:hAnsi="Arial"/>
      <w:b/>
      <w:sz w:val="20"/>
      <w:szCs w:val="20"/>
      <w:lang w:val="en-GB"/>
    </w:rPr>
  </w:style>
  <w:style w:type="paragraph" w:customStyle="1" w:styleId="Tabletext8">
    <w:name w:val="Table text (8)"/>
    <w:basedOn w:val="Normal"/>
    <w:rsid w:val="00C41885"/>
    <w:pPr>
      <w:spacing w:before="60" w:after="60" w:line="190" w:lineRule="atLeast"/>
      <w:jc w:val="both"/>
    </w:pPr>
    <w:rPr>
      <w:rFonts w:ascii="Arial" w:eastAsia="MS Mincho" w:hAnsi="Arial"/>
      <w:sz w:val="16"/>
      <w:szCs w:val="20"/>
      <w:lang w:val="en-GB"/>
    </w:rPr>
  </w:style>
  <w:style w:type="paragraph" w:customStyle="1" w:styleId="RefNorm">
    <w:name w:val="RefNorm"/>
    <w:basedOn w:val="Normal"/>
    <w:next w:val="Normal"/>
    <w:uiPriority w:val="99"/>
    <w:rsid w:val="00C41885"/>
    <w:pPr>
      <w:spacing w:after="240" w:line="230" w:lineRule="atLeast"/>
      <w:jc w:val="both"/>
    </w:pPr>
    <w:rPr>
      <w:rFonts w:ascii="Arial" w:eastAsia="MS Mincho" w:hAnsi="Arial"/>
      <w:sz w:val="20"/>
      <w:szCs w:val="20"/>
      <w:lang w:val="en-GB"/>
    </w:rPr>
  </w:style>
  <w:style w:type="paragraph" w:customStyle="1" w:styleId="ANNEX">
    <w:name w:val="ANNEX"/>
    <w:basedOn w:val="Normal"/>
    <w:next w:val="Normal"/>
    <w:rsid w:val="00C41885"/>
    <w:pPr>
      <w:keepNext/>
      <w:pageBreakBefore/>
      <w:spacing w:after="760" w:line="-310" w:lineRule="auto"/>
      <w:jc w:val="center"/>
    </w:pPr>
    <w:rPr>
      <w:rFonts w:ascii="Arial" w:eastAsia="MS Mincho" w:hAnsi="Arial"/>
      <w:b/>
      <w:sz w:val="28"/>
      <w:szCs w:val="20"/>
      <w:lang w:val="en-GB"/>
    </w:rPr>
  </w:style>
  <w:style w:type="paragraph" w:styleId="TOC3">
    <w:name w:val="toc 3"/>
    <w:basedOn w:val="Normal"/>
    <w:next w:val="Normal"/>
    <w:autoRedefine/>
    <w:uiPriority w:val="39"/>
    <w:unhideWhenUsed/>
    <w:rsid w:val="00846033"/>
    <w:pPr>
      <w:spacing w:after="100" w:line="259" w:lineRule="auto"/>
      <w:ind w:left="440"/>
    </w:pPr>
    <w:rPr>
      <w:rFonts w:asciiTheme="minorHAnsi" w:eastAsiaTheme="minorHAnsi" w:hAnsiTheme="minorHAnsi" w:cstheme="minorBidi"/>
      <w:sz w:val="22"/>
      <w:szCs w:val="22"/>
    </w:rPr>
  </w:style>
  <w:style w:type="table" w:styleId="TableGrid">
    <w:name w:val="Table Grid"/>
    <w:basedOn w:val="TableNormal"/>
    <w:rsid w:val="006912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0F2D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733678">
      <w:bodyDiv w:val="1"/>
      <w:marLeft w:val="0"/>
      <w:marRight w:val="0"/>
      <w:marTop w:val="0"/>
      <w:marBottom w:val="0"/>
      <w:divBdr>
        <w:top w:val="none" w:sz="0" w:space="0" w:color="auto"/>
        <w:left w:val="none" w:sz="0" w:space="0" w:color="auto"/>
        <w:bottom w:val="none" w:sz="0" w:space="0" w:color="auto"/>
        <w:right w:val="none" w:sz="0" w:space="0" w:color="auto"/>
      </w:divBdr>
    </w:div>
    <w:div w:id="523249183">
      <w:bodyDiv w:val="1"/>
      <w:marLeft w:val="0"/>
      <w:marRight w:val="0"/>
      <w:marTop w:val="0"/>
      <w:marBottom w:val="0"/>
      <w:divBdr>
        <w:top w:val="none" w:sz="0" w:space="0" w:color="auto"/>
        <w:left w:val="none" w:sz="0" w:space="0" w:color="auto"/>
        <w:bottom w:val="none" w:sz="0" w:space="0" w:color="auto"/>
        <w:right w:val="none" w:sz="0" w:space="0" w:color="auto"/>
      </w:divBdr>
    </w:div>
    <w:div w:id="552694231">
      <w:bodyDiv w:val="1"/>
      <w:marLeft w:val="0"/>
      <w:marRight w:val="0"/>
      <w:marTop w:val="0"/>
      <w:marBottom w:val="0"/>
      <w:divBdr>
        <w:top w:val="none" w:sz="0" w:space="0" w:color="auto"/>
        <w:left w:val="none" w:sz="0" w:space="0" w:color="auto"/>
        <w:bottom w:val="none" w:sz="0" w:space="0" w:color="auto"/>
        <w:right w:val="none" w:sz="0" w:space="0" w:color="auto"/>
      </w:divBdr>
      <w:divsChild>
        <w:div w:id="1412585312">
          <w:marLeft w:val="0"/>
          <w:marRight w:val="0"/>
          <w:marTop w:val="0"/>
          <w:marBottom w:val="0"/>
          <w:divBdr>
            <w:top w:val="none" w:sz="0" w:space="0" w:color="auto"/>
            <w:left w:val="none" w:sz="0" w:space="0" w:color="auto"/>
            <w:bottom w:val="none" w:sz="0" w:space="0" w:color="auto"/>
            <w:right w:val="none" w:sz="0" w:space="0" w:color="auto"/>
          </w:divBdr>
          <w:divsChild>
            <w:div w:id="1356080249">
              <w:marLeft w:val="0"/>
              <w:marRight w:val="0"/>
              <w:marTop w:val="0"/>
              <w:marBottom w:val="0"/>
              <w:divBdr>
                <w:top w:val="none" w:sz="0" w:space="0" w:color="auto"/>
                <w:left w:val="none" w:sz="0" w:space="0" w:color="auto"/>
                <w:bottom w:val="none" w:sz="0" w:space="0" w:color="auto"/>
                <w:right w:val="none" w:sz="0" w:space="0" w:color="auto"/>
              </w:divBdr>
              <w:divsChild>
                <w:div w:id="963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17868">
      <w:bodyDiv w:val="1"/>
      <w:marLeft w:val="0"/>
      <w:marRight w:val="0"/>
      <w:marTop w:val="0"/>
      <w:marBottom w:val="0"/>
      <w:divBdr>
        <w:top w:val="none" w:sz="0" w:space="0" w:color="auto"/>
        <w:left w:val="none" w:sz="0" w:space="0" w:color="auto"/>
        <w:bottom w:val="none" w:sz="0" w:space="0" w:color="auto"/>
        <w:right w:val="none" w:sz="0" w:space="0" w:color="auto"/>
      </w:divBdr>
    </w:div>
    <w:div w:id="734855959">
      <w:bodyDiv w:val="1"/>
      <w:marLeft w:val="0"/>
      <w:marRight w:val="0"/>
      <w:marTop w:val="0"/>
      <w:marBottom w:val="0"/>
      <w:divBdr>
        <w:top w:val="none" w:sz="0" w:space="0" w:color="auto"/>
        <w:left w:val="none" w:sz="0" w:space="0" w:color="auto"/>
        <w:bottom w:val="none" w:sz="0" w:space="0" w:color="auto"/>
        <w:right w:val="none" w:sz="0" w:space="0" w:color="auto"/>
      </w:divBdr>
    </w:div>
    <w:div w:id="939601615">
      <w:bodyDiv w:val="1"/>
      <w:marLeft w:val="0"/>
      <w:marRight w:val="0"/>
      <w:marTop w:val="0"/>
      <w:marBottom w:val="0"/>
      <w:divBdr>
        <w:top w:val="none" w:sz="0" w:space="0" w:color="auto"/>
        <w:left w:val="none" w:sz="0" w:space="0" w:color="auto"/>
        <w:bottom w:val="none" w:sz="0" w:space="0" w:color="auto"/>
        <w:right w:val="none" w:sz="0" w:space="0" w:color="auto"/>
      </w:divBdr>
    </w:div>
    <w:div w:id="966668423">
      <w:bodyDiv w:val="1"/>
      <w:marLeft w:val="0"/>
      <w:marRight w:val="0"/>
      <w:marTop w:val="0"/>
      <w:marBottom w:val="0"/>
      <w:divBdr>
        <w:top w:val="none" w:sz="0" w:space="0" w:color="auto"/>
        <w:left w:val="none" w:sz="0" w:space="0" w:color="auto"/>
        <w:bottom w:val="none" w:sz="0" w:space="0" w:color="auto"/>
        <w:right w:val="none" w:sz="0" w:space="0" w:color="auto"/>
      </w:divBdr>
    </w:div>
    <w:div w:id="998534704">
      <w:bodyDiv w:val="1"/>
      <w:marLeft w:val="0"/>
      <w:marRight w:val="0"/>
      <w:marTop w:val="0"/>
      <w:marBottom w:val="0"/>
      <w:divBdr>
        <w:top w:val="none" w:sz="0" w:space="0" w:color="auto"/>
        <w:left w:val="none" w:sz="0" w:space="0" w:color="auto"/>
        <w:bottom w:val="none" w:sz="0" w:space="0" w:color="auto"/>
        <w:right w:val="none" w:sz="0" w:space="0" w:color="auto"/>
      </w:divBdr>
    </w:div>
    <w:div w:id="1058167728">
      <w:bodyDiv w:val="1"/>
      <w:marLeft w:val="0"/>
      <w:marRight w:val="0"/>
      <w:marTop w:val="0"/>
      <w:marBottom w:val="0"/>
      <w:divBdr>
        <w:top w:val="none" w:sz="0" w:space="0" w:color="auto"/>
        <w:left w:val="none" w:sz="0" w:space="0" w:color="auto"/>
        <w:bottom w:val="none" w:sz="0" w:space="0" w:color="auto"/>
        <w:right w:val="none" w:sz="0" w:space="0" w:color="auto"/>
      </w:divBdr>
    </w:div>
    <w:div w:id="1095512767">
      <w:bodyDiv w:val="1"/>
      <w:marLeft w:val="0"/>
      <w:marRight w:val="0"/>
      <w:marTop w:val="0"/>
      <w:marBottom w:val="0"/>
      <w:divBdr>
        <w:top w:val="none" w:sz="0" w:space="0" w:color="auto"/>
        <w:left w:val="none" w:sz="0" w:space="0" w:color="auto"/>
        <w:bottom w:val="none" w:sz="0" w:space="0" w:color="auto"/>
        <w:right w:val="none" w:sz="0" w:space="0" w:color="auto"/>
      </w:divBdr>
    </w:div>
    <w:div w:id="1584411539">
      <w:bodyDiv w:val="1"/>
      <w:marLeft w:val="0"/>
      <w:marRight w:val="0"/>
      <w:marTop w:val="0"/>
      <w:marBottom w:val="0"/>
      <w:divBdr>
        <w:top w:val="none" w:sz="0" w:space="0" w:color="auto"/>
        <w:left w:val="none" w:sz="0" w:space="0" w:color="auto"/>
        <w:bottom w:val="none" w:sz="0" w:space="0" w:color="auto"/>
        <w:right w:val="none" w:sz="0" w:space="0" w:color="auto"/>
      </w:divBdr>
    </w:div>
    <w:div w:id="1603882478">
      <w:bodyDiv w:val="1"/>
      <w:marLeft w:val="0"/>
      <w:marRight w:val="0"/>
      <w:marTop w:val="0"/>
      <w:marBottom w:val="0"/>
      <w:divBdr>
        <w:top w:val="none" w:sz="0" w:space="0" w:color="auto"/>
        <w:left w:val="none" w:sz="0" w:space="0" w:color="auto"/>
        <w:bottom w:val="none" w:sz="0" w:space="0" w:color="auto"/>
        <w:right w:val="none" w:sz="0" w:space="0" w:color="auto"/>
      </w:divBdr>
    </w:div>
    <w:div w:id="1663697973">
      <w:bodyDiv w:val="1"/>
      <w:marLeft w:val="0"/>
      <w:marRight w:val="0"/>
      <w:marTop w:val="0"/>
      <w:marBottom w:val="0"/>
      <w:divBdr>
        <w:top w:val="none" w:sz="0" w:space="0" w:color="auto"/>
        <w:left w:val="none" w:sz="0" w:space="0" w:color="auto"/>
        <w:bottom w:val="none" w:sz="0" w:space="0" w:color="auto"/>
        <w:right w:val="none" w:sz="0" w:space="0" w:color="auto"/>
      </w:divBdr>
    </w:div>
    <w:div w:id="1934437622">
      <w:bodyDiv w:val="1"/>
      <w:marLeft w:val="0"/>
      <w:marRight w:val="0"/>
      <w:marTop w:val="0"/>
      <w:marBottom w:val="0"/>
      <w:divBdr>
        <w:top w:val="none" w:sz="0" w:space="0" w:color="auto"/>
        <w:left w:val="none" w:sz="0" w:space="0" w:color="auto"/>
        <w:bottom w:val="none" w:sz="0" w:space="0" w:color="auto"/>
        <w:right w:val="none" w:sz="0" w:space="0" w:color="auto"/>
      </w:divBdr>
      <w:divsChild>
        <w:div w:id="171149746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dc.int"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spring-nutrition.org/sites/default/files/a2z_materials/508-food-fortification-formulat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058871CFA6EB6458C725A8F86534EC7" ma:contentTypeVersion="13" ma:contentTypeDescription="Create a new document." ma:contentTypeScope="" ma:versionID="7e5525eb14e38179e10a5bc9f28d4c3f">
  <xsd:schema xmlns:xsd="http://www.w3.org/2001/XMLSchema" xmlns:xs="http://www.w3.org/2001/XMLSchema" xmlns:p="http://schemas.microsoft.com/office/2006/metadata/properties" xmlns:ns3="c92dbf4d-2822-4a76-ad86-8b1ff0b13ccd" xmlns:ns4="b6053df4-7e55-476d-a914-f14119b789aa" targetNamespace="http://schemas.microsoft.com/office/2006/metadata/properties" ma:root="true" ma:fieldsID="e696d01705787bd49566db267fd7e46f" ns3:_="" ns4:_="">
    <xsd:import namespace="c92dbf4d-2822-4a76-ad86-8b1ff0b13ccd"/>
    <xsd:import namespace="b6053df4-7e55-476d-a914-f14119b789aa"/>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dbf4d-2822-4a76-ad86-8b1ff0b13c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053df4-7e55-476d-a914-f14119b789a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EBFF1F-CAD3-4D74-B97A-E34450AEBF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4F47E0-C3C1-49DF-99E7-ED5BCEE08259}">
  <ds:schemaRefs>
    <ds:schemaRef ds:uri="http://schemas.openxmlformats.org/officeDocument/2006/bibliography"/>
  </ds:schemaRefs>
</ds:datastoreItem>
</file>

<file path=customXml/itemProps3.xml><?xml version="1.0" encoding="utf-8"?>
<ds:datastoreItem xmlns:ds="http://schemas.openxmlformats.org/officeDocument/2006/customXml" ds:itemID="{A905E182-E973-45D3-A804-7BCFD6A27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dbf4d-2822-4a76-ad86-8b1ff0b13ccd"/>
    <ds:schemaRef ds:uri="b6053df4-7e55-476d-a914-f14119b789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991C3C-E583-4201-9D76-178133A92D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20</Pages>
  <Words>5540</Words>
  <Characters>31580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Pontsho Sepoloane</dc:creator>
  <cp:lastModifiedBy>karen codling</cp:lastModifiedBy>
  <cp:revision>8</cp:revision>
  <cp:lastPrinted>2020-08-16T14:47:00Z</cp:lastPrinted>
  <dcterms:created xsi:type="dcterms:W3CDTF">2020-08-17T12:01:00Z</dcterms:created>
  <dcterms:modified xsi:type="dcterms:W3CDTF">2020-08-18T13:23:00Z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0x0101004058871CFA6EB6458C725A8F86534EC7</vt:lpwstr>
  </property>
</Properties>
</file>