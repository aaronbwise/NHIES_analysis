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A5C3CDB" w14:textId="57152772" w:rsidR="00E96904" w:rsidRDefault="00E96904">
      <w:pPr>
        <w:rPr>
          <w:lang w:val="en-US"/>
        </w:rPr>
      </w:pPr>
      <w:r>
        <w:rPr>
          <w:lang w:val="en-US"/>
        </w:rPr>
        <w:t>Dear Philip</w:t>
      </w:r>
    </w:p>
    <w:p w14:paraId="46C7815D" w14:textId="0D1E2C31" w:rsidR="00E96904" w:rsidRDefault="00E96904">
      <w:pPr>
        <w:rPr>
          <w:lang w:val="en-US"/>
        </w:rPr>
      </w:pPr>
      <w:r>
        <w:rPr>
          <w:lang w:val="en-US"/>
        </w:rPr>
        <w:t xml:space="preserve">Thank you for sharing the attached file in which you have calculated the potential nutrient intake in the event that SADC countries fortify everything as per the SADC minimum standards. As you can see it was shared with IGN by FFI. I’ve therefore copied FFI and UNICEF colleagues on this email. </w:t>
      </w:r>
    </w:p>
    <w:p w14:paraId="08AB6468" w14:textId="77777777" w:rsidR="00E96904" w:rsidRDefault="00E96904">
      <w:pPr>
        <w:rPr>
          <w:lang w:val="en-US"/>
        </w:rPr>
      </w:pPr>
    </w:p>
    <w:p w14:paraId="2327BE1A" w14:textId="77777777" w:rsidR="00E96904" w:rsidRDefault="00E96904">
      <w:pPr>
        <w:rPr>
          <w:lang w:val="en-US"/>
        </w:rPr>
      </w:pPr>
      <w:r>
        <w:rPr>
          <w:lang w:val="en-US"/>
        </w:rPr>
        <w:t xml:space="preserve">As you know, the Namibia MOH wishes to develop a food fortification strategy. I am the consultant supporting this process; hence my involvement in the meetings and discussions about the SADC minimum standards for fortification. </w:t>
      </w:r>
    </w:p>
    <w:p w14:paraId="1F017EB4" w14:textId="77777777" w:rsidR="00E96904" w:rsidRDefault="00E96904">
      <w:pPr>
        <w:rPr>
          <w:lang w:val="en-US"/>
        </w:rPr>
      </w:pPr>
    </w:p>
    <w:p w14:paraId="6CC81242" w14:textId="27AAB8A7" w:rsidR="00E96904" w:rsidRDefault="00E96904">
      <w:pPr>
        <w:rPr>
          <w:lang w:val="en-US"/>
        </w:rPr>
      </w:pPr>
      <w:r>
        <w:rPr>
          <w:lang w:val="en-US"/>
        </w:rPr>
        <w:t xml:space="preserve">As part of the strategy development, we have undertaken secondary analysis of the </w:t>
      </w:r>
      <w:del w:id="0" w:author="Aaron WISE" w:date="2020-11-06T11:45:00Z">
        <w:r w:rsidDel="001E1FEA">
          <w:rPr>
            <w:lang w:val="en-US"/>
          </w:rPr>
          <w:delText>last HIES undertaken in Namibia</w:delText>
        </w:r>
      </w:del>
      <w:ins w:id="1" w:author="Aaron WISE" w:date="2020-11-06T11:45:00Z">
        <w:r w:rsidR="001E1FEA">
          <w:rPr>
            <w:lang w:val="en-US"/>
          </w:rPr>
          <w:t>Namibia HIES (2015/16)</w:t>
        </w:r>
      </w:ins>
      <w:r>
        <w:rPr>
          <w:lang w:val="en-US"/>
        </w:rPr>
        <w:t xml:space="preserve"> to get improved estimates of food intake. We would like to use </w:t>
      </w:r>
      <w:del w:id="2" w:author="Aaron WISE" w:date="2020-11-06T11:46:00Z">
        <w:r w:rsidDel="001E1FEA">
          <w:rPr>
            <w:lang w:val="en-US"/>
          </w:rPr>
          <w:delText>this data on intake</w:delText>
        </w:r>
      </w:del>
      <w:ins w:id="3" w:author="Aaron WISE" w:date="2020-11-06T11:46:00Z">
        <w:r w:rsidR="001E1FEA">
          <w:rPr>
            <w:lang w:val="en-US"/>
          </w:rPr>
          <w:t>these</w:t>
        </w:r>
      </w:ins>
      <w:ins w:id="4" w:author="Aaron WISE" w:date="2020-11-06T11:48:00Z">
        <w:r w:rsidR="001E1FEA">
          <w:rPr>
            <w:lang w:val="en-US"/>
          </w:rPr>
          <w:t xml:space="preserve"> new</w:t>
        </w:r>
      </w:ins>
      <w:ins w:id="5" w:author="Aaron WISE" w:date="2020-11-06T11:46:00Z">
        <w:r w:rsidR="001E1FEA">
          <w:rPr>
            <w:lang w:val="en-US"/>
          </w:rPr>
          <w:t xml:space="preserve"> food intake estimates</w:t>
        </w:r>
      </w:ins>
      <w:r>
        <w:rPr>
          <w:lang w:val="en-US"/>
        </w:rPr>
        <w:t xml:space="preserve"> of wheat flour, maize flour, vegetable oil</w:t>
      </w:r>
      <w:ins w:id="6" w:author="Aaron WISE" w:date="2020-11-06T11:46:00Z">
        <w:r w:rsidR="001E1FEA">
          <w:rPr>
            <w:lang w:val="en-US"/>
          </w:rPr>
          <w:t>,</w:t>
        </w:r>
      </w:ins>
      <w:ins w:id="7" w:author="Aaron WISE" w:date="2020-11-06T11:47:00Z">
        <w:r w:rsidR="001E1FEA">
          <w:rPr>
            <w:lang w:val="en-US"/>
          </w:rPr>
          <w:t xml:space="preserve"> and sugar</w:t>
        </w:r>
      </w:ins>
      <w:del w:id="8" w:author="Aaron WISE" w:date="2020-11-06T11:47:00Z">
        <w:r w:rsidDel="001E1FEA">
          <w:rPr>
            <w:lang w:val="en-US"/>
          </w:rPr>
          <w:delText xml:space="preserve"> etc</w:delText>
        </w:r>
      </w:del>
      <w:r>
        <w:rPr>
          <w:lang w:val="en-US"/>
        </w:rPr>
        <w:t xml:space="preserve"> to estimate</w:t>
      </w:r>
      <w:ins w:id="9" w:author="Aaron WISE" w:date="2020-11-06T11:47:00Z">
        <w:r w:rsidR="001E1FEA">
          <w:rPr>
            <w:lang w:val="en-US"/>
          </w:rPr>
          <w:t xml:space="preserve"> the</w:t>
        </w:r>
      </w:ins>
      <w:ins w:id="10" w:author="Aaron WISE" w:date="2020-11-06T11:49:00Z">
        <w:r w:rsidR="001E1FEA">
          <w:rPr>
            <w:lang w:val="en-US"/>
          </w:rPr>
          <w:t>ir</w:t>
        </w:r>
      </w:ins>
      <w:r>
        <w:rPr>
          <w:lang w:val="en-US"/>
        </w:rPr>
        <w:t xml:space="preserve"> nutrient contribution if these foods are fortified and also to ‘test’ different fortification standards and combinations of foods fortified to develop appropriate fortification requirements for Namibia, recognizing that SADC minimum standards will apply to foods traded in the region </w:t>
      </w:r>
      <w:ins w:id="11" w:author="Aaron WISE" w:date="2020-11-06T11:50:00Z">
        <w:r w:rsidR="001E1FEA">
          <w:rPr>
            <w:lang w:val="en-US"/>
          </w:rPr>
          <w:t>(</w:t>
        </w:r>
      </w:ins>
      <w:r>
        <w:rPr>
          <w:lang w:val="en-US"/>
        </w:rPr>
        <w:t>e</w:t>
      </w:r>
      <w:ins w:id="12" w:author="Aaron WISE" w:date="2020-11-06T11:50:00Z">
        <w:r w:rsidR="001E1FEA">
          <w:rPr>
            <w:lang w:val="en-US"/>
          </w:rPr>
          <w:t>.</w:t>
        </w:r>
      </w:ins>
      <w:r>
        <w:rPr>
          <w:lang w:val="en-US"/>
        </w:rPr>
        <w:t>g</w:t>
      </w:r>
      <w:ins w:id="13" w:author="Aaron WISE" w:date="2020-11-06T11:50:00Z">
        <w:r w:rsidR="001E1FEA">
          <w:rPr>
            <w:lang w:val="en-US"/>
          </w:rPr>
          <w:t>.,</w:t>
        </w:r>
      </w:ins>
      <w:r>
        <w:rPr>
          <w:lang w:val="en-US"/>
        </w:rPr>
        <w:t xml:space="preserve"> sugar and vegetable oil imported into Namibia</w:t>
      </w:r>
      <w:ins w:id="14" w:author="Aaron WISE" w:date="2020-11-06T11:50:00Z">
        <w:r w:rsidR="001E1FEA">
          <w:rPr>
            <w:lang w:val="en-US"/>
          </w:rPr>
          <w:t>)</w:t>
        </w:r>
      </w:ins>
      <w:r w:rsidR="003F5C44">
        <w:rPr>
          <w:lang w:val="en-US"/>
        </w:rPr>
        <w:t xml:space="preserve"> but not to foods</w:t>
      </w:r>
      <w:ins w:id="15" w:author="Aaron WISE" w:date="2020-11-06T11:50:00Z">
        <w:r w:rsidR="001E1FEA">
          <w:rPr>
            <w:lang w:val="en-US"/>
          </w:rPr>
          <w:t xml:space="preserve"> </w:t>
        </w:r>
      </w:ins>
      <w:del w:id="16" w:author="Aaron WISE" w:date="2020-11-06T11:50:00Z">
        <w:r w:rsidR="003F5C44" w:rsidDel="001E1FEA">
          <w:rPr>
            <w:lang w:val="en-US"/>
          </w:rPr>
          <w:delText xml:space="preserve">, eg cereal flours and salt, </w:delText>
        </w:r>
      </w:del>
      <w:r w:rsidR="003F5C44">
        <w:rPr>
          <w:lang w:val="en-US"/>
        </w:rPr>
        <w:t>domestically produced for domestic consumption</w:t>
      </w:r>
      <w:ins w:id="17" w:author="Aaron WISE" w:date="2020-11-06T11:50:00Z">
        <w:r w:rsidR="001E1FEA">
          <w:rPr>
            <w:lang w:val="en-US"/>
          </w:rPr>
          <w:t xml:space="preserve"> (</w:t>
        </w:r>
        <w:r w:rsidR="001E1FEA">
          <w:rPr>
            <w:lang w:val="en-US"/>
          </w:rPr>
          <w:t>e</w:t>
        </w:r>
        <w:r w:rsidR="001E1FEA">
          <w:rPr>
            <w:lang w:val="en-US"/>
          </w:rPr>
          <w:t>.</w:t>
        </w:r>
        <w:r w:rsidR="001E1FEA">
          <w:rPr>
            <w:lang w:val="en-US"/>
          </w:rPr>
          <w:t>g</w:t>
        </w:r>
        <w:r w:rsidR="001E1FEA">
          <w:rPr>
            <w:lang w:val="en-US"/>
          </w:rPr>
          <w:t>.,</w:t>
        </w:r>
        <w:r w:rsidR="001E1FEA">
          <w:rPr>
            <w:lang w:val="en-US"/>
          </w:rPr>
          <w:t xml:space="preserve"> cereal flours and salt</w:t>
        </w:r>
        <w:r w:rsidR="001E1FEA">
          <w:rPr>
            <w:lang w:val="en-US"/>
          </w:rPr>
          <w:t>)</w:t>
        </w:r>
      </w:ins>
      <w:r>
        <w:rPr>
          <w:lang w:val="en-US"/>
        </w:rPr>
        <w:t xml:space="preserve">. </w:t>
      </w:r>
    </w:p>
    <w:p w14:paraId="628BC440" w14:textId="77777777" w:rsidR="00E96904" w:rsidRDefault="00E96904">
      <w:pPr>
        <w:rPr>
          <w:lang w:val="en-US"/>
        </w:rPr>
      </w:pPr>
    </w:p>
    <w:p w14:paraId="5516EC38" w14:textId="6352A8C5" w:rsidR="00E96904" w:rsidRDefault="003F5C44">
      <w:pPr>
        <w:rPr>
          <w:lang w:val="en-US"/>
        </w:rPr>
      </w:pPr>
      <w:del w:id="18" w:author="Aaron WISE" w:date="2020-11-06T11:50:00Z">
        <w:r w:rsidDel="001E1FEA">
          <w:rPr>
            <w:lang w:val="en-US"/>
          </w:rPr>
          <w:delText>Thus</w:delText>
        </w:r>
      </w:del>
      <w:ins w:id="19" w:author="Aaron WISE" w:date="2020-11-06T11:50:00Z">
        <w:r w:rsidR="001E1FEA">
          <w:rPr>
            <w:lang w:val="en-US"/>
          </w:rPr>
          <w:t>To this end</w:t>
        </w:r>
      </w:ins>
      <w:r>
        <w:rPr>
          <w:lang w:val="en-US"/>
        </w:rPr>
        <w:t>,</w:t>
      </w:r>
      <w:r w:rsidR="00E96904">
        <w:rPr>
          <w:lang w:val="en-US"/>
        </w:rPr>
        <w:t xml:space="preserve"> we essentially want to ‘re-run’ the analysis you have undertaken, with different parameters. We </w:t>
      </w:r>
      <w:r>
        <w:rPr>
          <w:lang w:val="en-US"/>
        </w:rPr>
        <w:t>understood</w:t>
      </w:r>
      <w:r w:rsidR="00E96904">
        <w:rPr>
          <w:lang w:val="en-US"/>
        </w:rPr>
        <w:t xml:space="preserve"> that you used the A2Z formulator but are unable to generate the same numbers that you have. We’d appr</w:t>
      </w:r>
      <w:r>
        <w:rPr>
          <w:lang w:val="en-US"/>
        </w:rPr>
        <w:t>eciate</w:t>
      </w:r>
      <w:r w:rsidR="00E96904">
        <w:rPr>
          <w:lang w:val="en-US"/>
        </w:rPr>
        <w:t xml:space="preserve"> therefore if you could help us with the following questions</w:t>
      </w:r>
      <w:ins w:id="20" w:author="Aaron WISE" w:date="2020-11-06T11:51:00Z">
        <w:r w:rsidR="001E1FEA">
          <w:rPr>
            <w:lang w:val="en-US"/>
          </w:rPr>
          <w:t>:</w:t>
        </w:r>
      </w:ins>
    </w:p>
    <w:p w14:paraId="6B5CAAA9" w14:textId="77777777" w:rsidR="00E96904" w:rsidRDefault="00E96904">
      <w:pPr>
        <w:rPr>
          <w:lang w:val="en-US"/>
        </w:rPr>
      </w:pPr>
    </w:p>
    <w:p w14:paraId="1AB18D6B" w14:textId="2BB1FEC6" w:rsidR="00E96904" w:rsidRDefault="00E96904" w:rsidP="00E96904">
      <w:pPr>
        <w:pStyle w:val="ListParagraph"/>
        <w:numPr>
          <w:ilvl w:val="0"/>
          <w:numId w:val="1"/>
        </w:numPr>
        <w:rPr>
          <w:lang w:val="en-US"/>
        </w:rPr>
      </w:pPr>
      <w:commentRangeStart w:id="21"/>
      <w:r>
        <w:rPr>
          <w:lang w:val="en-US"/>
        </w:rPr>
        <w:t>Can you confirm that you used the A2Z formulator and that the attached is the version that you used</w:t>
      </w:r>
      <w:r w:rsidR="003F5C44">
        <w:rPr>
          <w:lang w:val="en-US"/>
        </w:rPr>
        <w:t>?</w:t>
      </w:r>
      <w:commentRangeEnd w:id="21"/>
      <w:r w:rsidR="001E1FEA">
        <w:rPr>
          <w:rStyle w:val="CommentReference"/>
        </w:rPr>
        <w:commentReference w:id="21"/>
      </w:r>
    </w:p>
    <w:p w14:paraId="1FC6E9A5" w14:textId="5C8BAF3A" w:rsidR="00E96904" w:rsidRDefault="00E96904" w:rsidP="00E96904">
      <w:pPr>
        <w:pStyle w:val="ListParagraph"/>
        <w:numPr>
          <w:ilvl w:val="0"/>
          <w:numId w:val="1"/>
        </w:numPr>
        <w:rPr>
          <w:lang w:val="en-US"/>
        </w:rPr>
      </w:pPr>
      <w:r>
        <w:rPr>
          <w:lang w:val="en-US"/>
        </w:rPr>
        <w:t xml:space="preserve">Please advise the source of your data on sugar and vegetable oil </w:t>
      </w:r>
      <w:r w:rsidR="003F5C44">
        <w:rPr>
          <w:lang w:val="en-US"/>
        </w:rPr>
        <w:t>consumption</w:t>
      </w:r>
      <w:r>
        <w:rPr>
          <w:lang w:val="en-US"/>
        </w:rPr>
        <w:t xml:space="preserve"> in </w:t>
      </w:r>
      <w:r w:rsidR="003F5C44">
        <w:rPr>
          <w:lang w:val="en-US"/>
        </w:rPr>
        <w:t>Namibia</w:t>
      </w:r>
      <w:r>
        <w:rPr>
          <w:lang w:val="en-US"/>
        </w:rPr>
        <w:t xml:space="preserve"> that you have used. </w:t>
      </w:r>
    </w:p>
    <w:p w14:paraId="6197323B" w14:textId="46F89C9A" w:rsidR="00E96904" w:rsidRDefault="00E96904" w:rsidP="00E96904">
      <w:pPr>
        <w:pStyle w:val="ListParagraph"/>
        <w:numPr>
          <w:ilvl w:val="0"/>
          <w:numId w:val="1"/>
        </w:numPr>
        <w:rPr>
          <w:lang w:val="en-US"/>
        </w:rPr>
      </w:pPr>
      <w:commentRangeStart w:id="22"/>
      <w:r>
        <w:rPr>
          <w:lang w:val="en-US"/>
        </w:rPr>
        <w:t xml:space="preserve">Please reconfirm the fortification levels that you used in your calculations as they don’t </w:t>
      </w:r>
      <w:ins w:id="23" w:author="Aaron WISE" w:date="2020-11-06T11:53:00Z">
        <w:r w:rsidR="00641960">
          <w:rPr>
            <w:lang w:val="en-US"/>
          </w:rPr>
          <w:t xml:space="preserve">always </w:t>
        </w:r>
      </w:ins>
      <w:r>
        <w:rPr>
          <w:lang w:val="en-US"/>
        </w:rPr>
        <w:t xml:space="preserve">seem to be </w:t>
      </w:r>
      <w:del w:id="24" w:author="Aaron WISE" w:date="2020-11-06T11:53:00Z">
        <w:r w:rsidDel="00641960">
          <w:rPr>
            <w:lang w:val="en-US"/>
          </w:rPr>
          <w:delText>as per</w:delText>
        </w:r>
      </w:del>
      <w:ins w:id="25" w:author="Aaron WISE" w:date="2020-11-06T11:53:00Z">
        <w:r w:rsidR="00641960">
          <w:rPr>
            <w:lang w:val="en-US"/>
          </w:rPr>
          <w:t>matching</w:t>
        </w:r>
      </w:ins>
      <w:r>
        <w:rPr>
          <w:lang w:val="en-US"/>
        </w:rPr>
        <w:t xml:space="preserve"> the latest version of the SADC minimum standards</w:t>
      </w:r>
      <w:r w:rsidRPr="00E96904">
        <w:rPr>
          <w:lang w:val="en-US"/>
        </w:rPr>
        <w:t xml:space="preserve"> </w:t>
      </w:r>
      <w:commentRangeEnd w:id="22"/>
      <w:r w:rsidR="00641960">
        <w:rPr>
          <w:rStyle w:val="CommentReference"/>
        </w:rPr>
        <w:commentReference w:id="22"/>
      </w:r>
    </w:p>
    <w:p w14:paraId="05C78BFA" w14:textId="21683CFA" w:rsidR="00E96904" w:rsidRDefault="00E96904" w:rsidP="00E96904">
      <w:pPr>
        <w:pStyle w:val="ListParagraph"/>
        <w:numPr>
          <w:ilvl w:val="0"/>
          <w:numId w:val="1"/>
        </w:numPr>
        <w:rPr>
          <w:lang w:val="en-US"/>
        </w:rPr>
      </w:pPr>
      <w:r>
        <w:rPr>
          <w:lang w:val="en-US"/>
        </w:rPr>
        <w:t xml:space="preserve">Assuming you used the formulator, please advise </w:t>
      </w:r>
      <w:del w:id="26" w:author="Aaron WISE" w:date="2020-11-06T11:54:00Z">
        <w:r w:rsidDel="00871F4B">
          <w:rPr>
            <w:lang w:val="en-US"/>
          </w:rPr>
          <w:delText>if you made any adjustments</w:delText>
        </w:r>
      </w:del>
      <w:ins w:id="27" w:author="Aaron WISE" w:date="2020-11-06T11:54:00Z">
        <w:r w:rsidR="00871F4B">
          <w:rPr>
            <w:lang w:val="en-US"/>
          </w:rPr>
          <w:t xml:space="preserve">which parameters you used for the calculations: e.g., </w:t>
        </w:r>
      </w:ins>
      <w:ins w:id="28" w:author="Aaron WISE" w:date="2020-11-06T12:00:00Z">
        <w:r w:rsidR="00871F4B">
          <w:rPr>
            <w:lang w:val="en-US"/>
          </w:rPr>
          <w:t>i</w:t>
        </w:r>
      </w:ins>
      <w:ins w:id="29" w:author="Aaron WISE" w:date="2020-11-06T11:59:00Z">
        <w:r w:rsidR="00871F4B">
          <w:rPr>
            <w:lang w:val="en-US"/>
          </w:rPr>
          <w:t xml:space="preserve">) </w:t>
        </w:r>
      </w:ins>
      <w:ins w:id="30" w:author="Aaron WISE" w:date="2020-11-06T12:00:00Z">
        <w:r w:rsidR="00871F4B">
          <w:rPr>
            <w:lang w:val="en-US"/>
          </w:rPr>
          <w:t>W</w:t>
        </w:r>
      </w:ins>
      <w:ins w:id="31" w:author="Aaron WISE" w:date="2020-11-06T11:54:00Z">
        <w:r w:rsidR="00871F4B">
          <w:rPr>
            <w:lang w:val="en-US"/>
          </w:rPr>
          <w:t xml:space="preserve">hich </w:t>
        </w:r>
      </w:ins>
      <w:ins w:id="32" w:author="Aaron WISE" w:date="2020-11-06T11:59:00Z">
        <w:r w:rsidR="00871F4B">
          <w:rPr>
            <w:lang w:val="en-US"/>
          </w:rPr>
          <w:t>target age</w:t>
        </w:r>
      </w:ins>
      <w:ins w:id="33" w:author="Aaron WISE" w:date="2020-11-06T11:54:00Z">
        <w:r w:rsidR="00871F4B">
          <w:rPr>
            <w:lang w:val="en-US"/>
          </w:rPr>
          <w:t xml:space="preserve"> group was used for men, women and children? </w:t>
        </w:r>
      </w:ins>
      <w:r>
        <w:rPr>
          <w:lang w:val="en-US"/>
        </w:rPr>
        <w:t xml:space="preserve"> </w:t>
      </w:r>
      <w:ins w:id="34" w:author="Aaron WISE" w:date="2020-11-06T12:00:00Z">
        <w:r w:rsidR="00871F4B">
          <w:rPr>
            <w:lang w:val="en-US"/>
          </w:rPr>
          <w:t xml:space="preserve">Ii) </w:t>
        </w:r>
      </w:ins>
      <w:del w:id="35" w:author="Aaron WISE" w:date="2020-11-06T11:59:00Z">
        <w:r w:rsidDel="00871F4B">
          <w:rPr>
            <w:lang w:val="en-US"/>
          </w:rPr>
          <w:delText xml:space="preserve">to the </w:delText>
        </w:r>
        <w:r w:rsidR="003F5C44" w:rsidDel="00871F4B">
          <w:rPr>
            <w:lang w:val="en-US"/>
          </w:rPr>
          <w:delText>calculations</w:delText>
        </w:r>
      </w:del>
      <w:ins w:id="36" w:author="Aaron WISE" w:date="2020-11-06T11:59:00Z">
        <w:r w:rsidR="00871F4B">
          <w:rPr>
            <w:lang w:val="en-US"/>
          </w:rPr>
          <w:t>Which proportion of the population did you assume was consuming the food?</w:t>
        </w:r>
      </w:ins>
    </w:p>
    <w:p w14:paraId="54EDE73E" w14:textId="52D66094" w:rsidR="003F5C44" w:rsidRDefault="003F5C44" w:rsidP="00E96904">
      <w:pPr>
        <w:pStyle w:val="ListParagraph"/>
        <w:numPr>
          <w:ilvl w:val="0"/>
          <w:numId w:val="1"/>
        </w:numPr>
        <w:rPr>
          <w:lang w:val="en-US"/>
        </w:rPr>
      </w:pPr>
      <w:r>
        <w:rPr>
          <w:lang w:val="en-US"/>
        </w:rPr>
        <w:t xml:space="preserve">Assuming you used the formulator, please advise </w:t>
      </w:r>
      <w:del w:id="37" w:author="Aaron WISE" w:date="2020-11-06T12:01:00Z">
        <w:r w:rsidDel="00871F4B">
          <w:rPr>
            <w:lang w:val="en-US"/>
          </w:rPr>
          <w:delText>which population target group you used</w:delText>
        </w:r>
      </w:del>
      <w:ins w:id="38" w:author="Aaron WISE" w:date="2020-11-06T12:01:00Z">
        <w:r w:rsidR="00871F4B">
          <w:rPr>
            <w:lang w:val="en-US"/>
          </w:rPr>
          <w:t>how you reached a single value for children, men, and women</w:t>
        </w:r>
      </w:ins>
      <w:r>
        <w:rPr>
          <w:lang w:val="en-US"/>
        </w:rPr>
        <w:t xml:space="preserve"> (we note that the formulator utilizes the population groups – men, women and children split according to age in order to </w:t>
      </w:r>
      <w:del w:id="39" w:author="Aaron WISE" w:date="2020-11-06T12:02:00Z">
        <w:r w:rsidDel="00871F4B">
          <w:rPr>
            <w:lang w:val="en-US"/>
          </w:rPr>
          <w:delText xml:space="preserve">create </w:delText>
        </w:r>
      </w:del>
      <w:ins w:id="40" w:author="Aaron WISE" w:date="2020-11-06T12:02:00Z">
        <w:r w:rsidR="00871F4B">
          <w:rPr>
            <w:lang w:val="en-US"/>
          </w:rPr>
          <w:t>apply</w:t>
        </w:r>
        <w:r w:rsidR="00871F4B">
          <w:rPr>
            <w:lang w:val="en-US"/>
          </w:rPr>
          <w:t xml:space="preserve"> </w:t>
        </w:r>
      </w:ins>
      <w:r>
        <w:rPr>
          <w:lang w:val="en-US"/>
        </w:rPr>
        <w:t>adult equivalent</w:t>
      </w:r>
      <w:del w:id="41" w:author="Aaron WISE" w:date="2020-11-06T12:02:00Z">
        <w:r w:rsidDel="00871F4B">
          <w:rPr>
            <w:lang w:val="en-US"/>
          </w:rPr>
          <w:delText>s</w:delText>
        </w:r>
      </w:del>
      <w:ins w:id="42" w:author="Aaron WISE" w:date="2020-11-06T12:02:00Z">
        <w:r w:rsidR="00871F4B">
          <w:rPr>
            <w:lang w:val="en-US"/>
          </w:rPr>
          <w:t xml:space="preserve"> adjustments to the WHO EAR values</w:t>
        </w:r>
      </w:ins>
      <w:r>
        <w:rPr>
          <w:lang w:val="en-US"/>
        </w:rPr>
        <w:t>)</w:t>
      </w:r>
    </w:p>
    <w:p w14:paraId="3B0E7AE2" w14:textId="77777777" w:rsidR="003F5C44" w:rsidRDefault="003F5C44" w:rsidP="003F5C44">
      <w:pPr>
        <w:rPr>
          <w:lang w:val="en-US"/>
        </w:rPr>
      </w:pPr>
    </w:p>
    <w:p w14:paraId="1811DB1D" w14:textId="1A3AD4F3" w:rsidR="003F5C44" w:rsidRDefault="003F5C44" w:rsidP="003F5C44">
      <w:pPr>
        <w:rPr>
          <w:lang w:val="en-US"/>
        </w:rPr>
      </w:pPr>
      <w:r>
        <w:rPr>
          <w:lang w:val="en-US"/>
        </w:rPr>
        <w:t xml:space="preserve">Apologies for the multiple questions but we wish to align as much as possible with the SADC process and to generate Namibian estimates of fortification contribution that is comparable with what you have calculated for other countries. </w:t>
      </w:r>
    </w:p>
    <w:p w14:paraId="7F3C1B78" w14:textId="3FF6C45A" w:rsidR="003F5C44" w:rsidRDefault="003F5C44" w:rsidP="003F5C44">
      <w:pPr>
        <w:rPr>
          <w:lang w:val="en-US"/>
        </w:rPr>
      </w:pPr>
    </w:p>
    <w:p w14:paraId="78D790FA" w14:textId="5B8C85AC" w:rsidR="003F5C44" w:rsidRDefault="003F5C44" w:rsidP="003F5C44">
      <w:pPr>
        <w:rPr>
          <w:lang w:val="en-US"/>
        </w:rPr>
      </w:pPr>
      <w:r>
        <w:rPr>
          <w:lang w:val="en-US"/>
        </w:rPr>
        <w:t xml:space="preserve">If you prefer to speak directly with the member of our team working on these calculations I’d be happy to set that up. </w:t>
      </w:r>
    </w:p>
    <w:p w14:paraId="6F06D643" w14:textId="7456BD86" w:rsidR="003F5C44" w:rsidRDefault="003F5C44" w:rsidP="003F5C44">
      <w:pPr>
        <w:rPr>
          <w:lang w:val="en-US"/>
        </w:rPr>
      </w:pPr>
    </w:p>
    <w:p w14:paraId="3EB1C12E" w14:textId="4CDE743D" w:rsidR="003F5C44" w:rsidRPr="003F5C44" w:rsidRDefault="003F5C44" w:rsidP="003F5C44">
      <w:pPr>
        <w:rPr>
          <w:lang w:val="en-US"/>
        </w:rPr>
      </w:pPr>
      <w:r>
        <w:rPr>
          <w:lang w:val="en-US"/>
        </w:rPr>
        <w:t>Thanks in advance</w:t>
      </w:r>
    </w:p>
    <w:sectPr w:rsidR="003F5C44" w:rsidRPr="003F5C44">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21" w:author="Aaron WISE" w:date="2020-11-06T11:51:00Z" w:initials="AW">
    <w:p w14:paraId="20BC0D99" w14:textId="5EA23BE1" w:rsidR="001E1FEA" w:rsidRPr="001E1FEA" w:rsidRDefault="001E1FEA">
      <w:pPr>
        <w:pStyle w:val="CommentText"/>
        <w:rPr>
          <w:lang w:val="en-US"/>
        </w:rPr>
      </w:pPr>
      <w:r>
        <w:rPr>
          <w:rStyle w:val="CommentReference"/>
        </w:rPr>
        <w:annotationRef/>
      </w:r>
      <w:r>
        <w:rPr>
          <w:lang w:val="en-US"/>
        </w:rPr>
        <w:t xml:space="preserve">Karen, not sure what you plan to attach but be advised that there is a separate formulator file/workbook for </w:t>
      </w:r>
      <w:r w:rsidRPr="00641960">
        <w:rPr>
          <w:b/>
          <w:bCs/>
          <w:lang w:val="en-US"/>
        </w:rPr>
        <w:t>each</w:t>
      </w:r>
      <w:r>
        <w:rPr>
          <w:lang w:val="en-US"/>
        </w:rPr>
        <w:t xml:space="preserve"> food item (i.e. wheat flour, maize flour, oil, sugar, etc.)</w:t>
      </w:r>
    </w:p>
  </w:comment>
  <w:comment w:id="22" w:author="Aaron WISE" w:date="2020-11-06T11:53:00Z" w:initials="AW">
    <w:p w14:paraId="4A9CA03A" w14:textId="55B23766" w:rsidR="00641960" w:rsidRPr="00641960" w:rsidRDefault="00641960">
      <w:pPr>
        <w:pStyle w:val="CommentText"/>
        <w:rPr>
          <w:lang w:val="en-US"/>
        </w:rPr>
      </w:pPr>
      <w:r>
        <w:rPr>
          <w:rStyle w:val="CommentReference"/>
        </w:rPr>
        <w:annotationRef/>
      </w:r>
      <w:r>
        <w:rPr>
          <w:lang w:val="en-US"/>
        </w:rPr>
        <w:t>Do you want to attach the latest version in case he used an older version?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20BC0D99" w15:done="0"/>
  <w15:commentEx w15:paraId="4A9CA03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34FB754" w16cex:dateUtc="2020-11-06T04:51:00Z"/>
  <w16cex:commentExtensible w16cex:durableId="234FB7CE" w16cex:dateUtc="2020-11-06T04: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20BC0D99" w16cid:durableId="234FB754"/>
  <w16cid:commentId w16cid:paraId="4A9CA03A" w16cid:durableId="234FB7C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1174305"/>
    <w:multiLevelType w:val="hybridMultilevel"/>
    <w:tmpl w:val="B9A46A8E"/>
    <w:lvl w:ilvl="0" w:tplc="D97CF438">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Aaron WISE">
    <w15:presenceInfo w15:providerId="None" w15:userId="Aaron WIS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6904"/>
    <w:rsid w:val="001E1FEA"/>
    <w:rsid w:val="003F5C44"/>
    <w:rsid w:val="00641960"/>
    <w:rsid w:val="00871F4B"/>
    <w:rsid w:val="00A67538"/>
    <w:rsid w:val="00E96904"/>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627D0B"/>
  <w15:chartTrackingRefBased/>
  <w15:docId w15:val="{C5A98FC9-5118-4549-982F-F8610493D6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96904"/>
    <w:pPr>
      <w:ind w:left="720"/>
      <w:contextualSpacing/>
    </w:pPr>
  </w:style>
  <w:style w:type="character" w:styleId="CommentReference">
    <w:name w:val="annotation reference"/>
    <w:basedOn w:val="DefaultParagraphFont"/>
    <w:uiPriority w:val="99"/>
    <w:semiHidden/>
    <w:unhideWhenUsed/>
    <w:rsid w:val="001E1FEA"/>
    <w:rPr>
      <w:sz w:val="16"/>
      <w:szCs w:val="16"/>
    </w:rPr>
  </w:style>
  <w:style w:type="paragraph" w:styleId="CommentText">
    <w:name w:val="annotation text"/>
    <w:basedOn w:val="Normal"/>
    <w:link w:val="CommentTextChar"/>
    <w:uiPriority w:val="99"/>
    <w:semiHidden/>
    <w:unhideWhenUsed/>
    <w:rsid w:val="001E1FEA"/>
    <w:rPr>
      <w:sz w:val="20"/>
      <w:szCs w:val="20"/>
    </w:rPr>
  </w:style>
  <w:style w:type="character" w:customStyle="1" w:styleId="CommentTextChar">
    <w:name w:val="Comment Text Char"/>
    <w:basedOn w:val="DefaultParagraphFont"/>
    <w:link w:val="CommentText"/>
    <w:uiPriority w:val="99"/>
    <w:semiHidden/>
    <w:rsid w:val="001E1FEA"/>
    <w:rPr>
      <w:sz w:val="20"/>
      <w:szCs w:val="20"/>
    </w:rPr>
  </w:style>
  <w:style w:type="paragraph" w:styleId="CommentSubject">
    <w:name w:val="annotation subject"/>
    <w:basedOn w:val="CommentText"/>
    <w:next w:val="CommentText"/>
    <w:link w:val="CommentSubjectChar"/>
    <w:uiPriority w:val="99"/>
    <w:semiHidden/>
    <w:unhideWhenUsed/>
    <w:rsid w:val="001E1FEA"/>
    <w:rPr>
      <w:b/>
      <w:bCs/>
    </w:rPr>
  </w:style>
  <w:style w:type="character" w:customStyle="1" w:styleId="CommentSubjectChar">
    <w:name w:val="Comment Subject Char"/>
    <w:basedOn w:val="CommentTextChar"/>
    <w:link w:val="CommentSubject"/>
    <w:uiPriority w:val="99"/>
    <w:semiHidden/>
    <w:rsid w:val="001E1FEA"/>
    <w:rPr>
      <w:b/>
      <w:bCs/>
      <w:sz w:val="20"/>
      <w:szCs w:val="20"/>
    </w:rPr>
  </w:style>
  <w:style w:type="paragraph" w:styleId="BalloonText">
    <w:name w:val="Balloon Text"/>
    <w:basedOn w:val="Normal"/>
    <w:link w:val="BalloonTextChar"/>
    <w:uiPriority w:val="99"/>
    <w:semiHidden/>
    <w:unhideWhenUsed/>
    <w:rsid w:val="001E1FE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E1FE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449</Words>
  <Characters>2562</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karen codling</dc:creator>
  <cp:keywords/>
  <dc:description/>
  <cp:lastModifiedBy>Aaron WISE</cp:lastModifiedBy>
  <cp:revision>4</cp:revision>
  <dcterms:created xsi:type="dcterms:W3CDTF">2020-11-06T04:43:00Z</dcterms:created>
  <dcterms:modified xsi:type="dcterms:W3CDTF">2020-11-06T05:02:00Z</dcterms:modified>
</cp:coreProperties>
</file>