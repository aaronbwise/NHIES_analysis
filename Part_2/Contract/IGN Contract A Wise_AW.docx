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A1802" w14:textId="77777777" w:rsidR="00B15C5C" w:rsidRPr="00890F72" w:rsidRDefault="00B15C5C" w:rsidP="000C66D9">
      <w:pPr>
        <w:spacing w:line="240" w:lineRule="auto"/>
        <w:jc w:val="center"/>
        <w:rPr>
          <w:color w:val="0070C0"/>
          <w:sz w:val="40"/>
          <w:szCs w:val="40"/>
        </w:rPr>
      </w:pPr>
      <w:r w:rsidRPr="00890F72">
        <w:rPr>
          <w:color w:val="0070C0"/>
          <w:sz w:val="40"/>
          <w:szCs w:val="40"/>
        </w:rPr>
        <w:t>CONSULTANCY CONTRACT</w:t>
      </w:r>
    </w:p>
    <w:p w14:paraId="588B0FB5" w14:textId="225876DA" w:rsidR="0050067F" w:rsidRPr="00A90962" w:rsidRDefault="0050067F" w:rsidP="000C66D9">
      <w:pPr>
        <w:spacing w:line="240" w:lineRule="auto"/>
        <w:rPr>
          <w:rFonts w:cstheme="minorHAnsi"/>
        </w:rPr>
      </w:pPr>
      <w:r w:rsidRPr="00A90962">
        <w:rPr>
          <w:rFonts w:cstheme="minorHAnsi"/>
        </w:rPr>
        <w:t xml:space="preserve">This contract is made on </w:t>
      </w:r>
      <w:r w:rsidR="00204C57">
        <w:rPr>
          <w:rFonts w:cstheme="minorHAnsi"/>
        </w:rPr>
        <w:t>1 August 2020</w:t>
      </w:r>
      <w:r w:rsidR="004F4505" w:rsidRPr="00A90962">
        <w:rPr>
          <w:rFonts w:cstheme="minorHAnsi"/>
        </w:rPr>
        <w:t xml:space="preserve"> </w:t>
      </w:r>
      <w:r w:rsidRPr="00A90962">
        <w:rPr>
          <w:rFonts w:cstheme="minorHAnsi"/>
        </w:rPr>
        <w:t>between</w:t>
      </w:r>
      <w:r w:rsidR="00FE2379" w:rsidRPr="00A90962">
        <w:rPr>
          <w:rFonts w:cstheme="minorHAnsi"/>
        </w:rPr>
        <w:t xml:space="preserve"> the</w:t>
      </w:r>
    </w:p>
    <w:p w14:paraId="47459BE0" w14:textId="77777777" w:rsidR="0050067F" w:rsidRPr="002A284C" w:rsidRDefault="0050067F" w:rsidP="000C66D9">
      <w:pPr>
        <w:spacing w:after="0" w:line="240" w:lineRule="auto"/>
        <w:rPr>
          <w:rFonts w:cstheme="minorHAnsi"/>
          <w:b/>
          <w:color w:val="000000" w:themeColor="text1"/>
        </w:rPr>
      </w:pPr>
      <w:r w:rsidRPr="002A284C">
        <w:rPr>
          <w:rFonts w:cstheme="minorHAnsi"/>
          <w:b/>
          <w:color w:val="000000" w:themeColor="text1"/>
        </w:rPr>
        <w:t>Iodine Global Network</w:t>
      </w:r>
    </w:p>
    <w:p w14:paraId="5479B21F"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P.O. Box 51030</w:t>
      </w:r>
    </w:p>
    <w:p w14:paraId="5BB32F9E"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375 des Epinettes,</w:t>
      </w:r>
    </w:p>
    <w:p w14:paraId="0436B0DF"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Ottawa, Ontario</w:t>
      </w:r>
    </w:p>
    <w:p w14:paraId="412C00C7" w14:textId="7777777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Canada, K1E3E0</w:t>
      </w:r>
    </w:p>
    <w:p w14:paraId="15EC7E3F" w14:textId="77777777" w:rsidR="002A284C" w:rsidRDefault="002A284C" w:rsidP="000C66D9">
      <w:pPr>
        <w:spacing w:after="0" w:line="240" w:lineRule="auto"/>
        <w:rPr>
          <w:rFonts w:cstheme="minorHAnsi"/>
          <w:color w:val="000000" w:themeColor="text1"/>
        </w:rPr>
      </w:pPr>
    </w:p>
    <w:p w14:paraId="740B8406" w14:textId="17B1AAA7" w:rsidR="0050067F" w:rsidRPr="00A90962" w:rsidRDefault="0050067F" w:rsidP="000C66D9">
      <w:pPr>
        <w:spacing w:after="0" w:line="240" w:lineRule="auto"/>
        <w:rPr>
          <w:rFonts w:cstheme="minorHAnsi"/>
          <w:color w:val="000000" w:themeColor="text1"/>
        </w:rPr>
      </w:pPr>
      <w:r w:rsidRPr="00A90962">
        <w:rPr>
          <w:rFonts w:cstheme="minorHAnsi"/>
          <w:color w:val="000000" w:themeColor="text1"/>
        </w:rPr>
        <w:t xml:space="preserve">Hereinafter referred to as </w:t>
      </w:r>
      <w:r w:rsidRPr="00A90962">
        <w:rPr>
          <w:rFonts w:cstheme="minorHAnsi"/>
          <w:b/>
          <w:color w:val="000000" w:themeColor="text1"/>
        </w:rPr>
        <w:t>IGN</w:t>
      </w:r>
      <w:r w:rsidRPr="00A90962">
        <w:rPr>
          <w:rFonts w:cstheme="minorHAnsi"/>
          <w:color w:val="000000" w:themeColor="text1"/>
        </w:rPr>
        <w:t>; and</w:t>
      </w:r>
    </w:p>
    <w:p w14:paraId="78D4D6EF" w14:textId="77777777" w:rsidR="0050067F" w:rsidRPr="00A90962" w:rsidRDefault="0050067F" w:rsidP="000C66D9">
      <w:pPr>
        <w:spacing w:after="0" w:line="240" w:lineRule="auto"/>
        <w:rPr>
          <w:rFonts w:cstheme="minorHAnsi"/>
        </w:rPr>
      </w:pPr>
    </w:p>
    <w:p w14:paraId="708FCE7E" w14:textId="3518871D" w:rsidR="00B15C5C" w:rsidRPr="00204C57" w:rsidRDefault="007A392A" w:rsidP="000C66D9">
      <w:pPr>
        <w:spacing w:after="0" w:line="240" w:lineRule="auto"/>
        <w:rPr>
          <w:rFonts w:ascii="Arial" w:eastAsia="MS Mincho" w:hAnsi="Arial" w:cs="Arial"/>
          <w:b/>
          <w:sz w:val="20"/>
          <w:szCs w:val="20"/>
          <w:lang w:val="en-US"/>
        </w:rPr>
      </w:pPr>
      <w:r w:rsidRPr="00204C57">
        <w:rPr>
          <w:rFonts w:ascii="Arial" w:eastAsia="MS Mincho" w:hAnsi="Arial" w:cs="Arial"/>
          <w:b/>
          <w:sz w:val="20"/>
          <w:szCs w:val="20"/>
          <w:lang w:val="en-US"/>
        </w:rPr>
        <w:t>Name:</w:t>
      </w:r>
      <w:r w:rsidR="00204C57" w:rsidRPr="00204C57">
        <w:rPr>
          <w:rFonts w:ascii="Arial" w:eastAsia="MS Mincho" w:hAnsi="Arial" w:cs="Arial"/>
          <w:b/>
          <w:sz w:val="20"/>
          <w:szCs w:val="20"/>
          <w:lang w:val="en-US"/>
        </w:rPr>
        <w:t xml:space="preserve"> Aaron Wise</w:t>
      </w:r>
    </w:p>
    <w:p w14:paraId="71CF53DD" w14:textId="75153835" w:rsidR="00B15C5C" w:rsidRPr="00204C57" w:rsidRDefault="007A392A" w:rsidP="000C66D9">
      <w:pPr>
        <w:spacing w:after="0" w:line="240" w:lineRule="auto"/>
        <w:rPr>
          <w:rFonts w:cs="Shruti"/>
          <w:bCs/>
          <w:color w:val="000000" w:themeColor="text1"/>
          <w:lang w:val="en-US"/>
        </w:rPr>
      </w:pPr>
      <w:r w:rsidRPr="00204C57">
        <w:rPr>
          <w:rFonts w:ascii="Arial" w:eastAsia="MS Mincho" w:hAnsi="Arial" w:cs="Arial"/>
          <w:bCs/>
          <w:sz w:val="20"/>
          <w:szCs w:val="20"/>
          <w:lang w:val="en-US"/>
        </w:rPr>
        <w:t>Address:</w:t>
      </w:r>
      <w:r w:rsidR="00204C57" w:rsidRPr="00204C57">
        <w:rPr>
          <w:rFonts w:ascii="Arial" w:eastAsia="MS Mincho" w:hAnsi="Arial" w:cs="Arial"/>
          <w:bCs/>
          <w:sz w:val="20"/>
          <w:szCs w:val="20"/>
          <w:lang w:val="en-US"/>
        </w:rPr>
        <w:t xml:space="preserve">  920 Leaping Brook Road, Lincolnton, NC 28092, USA</w:t>
      </w:r>
    </w:p>
    <w:p w14:paraId="39D12738" w14:textId="545653A9" w:rsidR="00B15C5C" w:rsidRPr="00204C57" w:rsidRDefault="00B15C5C" w:rsidP="000C66D9">
      <w:pPr>
        <w:spacing w:after="0" w:line="240" w:lineRule="auto"/>
        <w:rPr>
          <w:rFonts w:cs="Shruti"/>
          <w:color w:val="000000" w:themeColor="text1"/>
          <w:lang w:val="en-US"/>
        </w:rPr>
      </w:pPr>
      <w:r w:rsidRPr="00204C57">
        <w:rPr>
          <w:rFonts w:cs="Shruti"/>
          <w:color w:val="000000" w:themeColor="text1"/>
          <w:lang w:val="en-US"/>
        </w:rPr>
        <w:t>Tel:</w:t>
      </w:r>
      <w:r w:rsidR="00204C57" w:rsidRPr="00204C57">
        <w:rPr>
          <w:rFonts w:cs="Shruti"/>
          <w:color w:val="000000" w:themeColor="text1"/>
          <w:lang w:val="en-US"/>
        </w:rPr>
        <w:t xml:space="preserve"> +258 85 0707157</w:t>
      </w:r>
    </w:p>
    <w:p w14:paraId="7D98290F" w14:textId="7B136F4D" w:rsidR="00B15C5C" w:rsidRPr="007A392A" w:rsidRDefault="00B15C5C" w:rsidP="000C66D9">
      <w:pPr>
        <w:spacing w:line="240" w:lineRule="auto"/>
        <w:rPr>
          <w:rFonts w:cs="Shruti"/>
          <w:color w:val="000000" w:themeColor="text1"/>
          <w:lang w:val="en-US"/>
        </w:rPr>
      </w:pPr>
      <w:r w:rsidRPr="00204C57">
        <w:rPr>
          <w:rFonts w:cs="Shruti"/>
          <w:color w:val="000000" w:themeColor="text1"/>
          <w:lang w:val="en-US"/>
        </w:rPr>
        <w:t>Email:</w:t>
      </w:r>
      <w:r w:rsidR="007A392A" w:rsidRPr="00204C57">
        <w:rPr>
          <w:rFonts w:cs="Shruti"/>
          <w:color w:val="000000" w:themeColor="text1"/>
          <w:lang w:val="en-US"/>
        </w:rPr>
        <w:t xml:space="preserve"> </w:t>
      </w:r>
      <w:r w:rsidR="00204C57" w:rsidRPr="00204C57">
        <w:rPr>
          <w:rFonts w:cs="Shruti"/>
          <w:color w:val="000000" w:themeColor="text1"/>
          <w:lang w:val="en-US"/>
        </w:rPr>
        <w:t>aaronbwise@gmail.com</w:t>
      </w:r>
    </w:p>
    <w:p w14:paraId="516C1704" w14:textId="77777777" w:rsidR="00B15C5C" w:rsidRPr="0050067F" w:rsidRDefault="00B15C5C" w:rsidP="000C66D9">
      <w:pPr>
        <w:spacing w:after="0" w:line="240" w:lineRule="auto"/>
        <w:rPr>
          <w:rFonts w:cs="Shruti"/>
          <w:color w:val="000000" w:themeColor="text1"/>
        </w:rPr>
      </w:pPr>
      <w:r w:rsidRPr="0050067F">
        <w:rPr>
          <w:rFonts w:cs="Shruti"/>
          <w:color w:val="000000" w:themeColor="text1"/>
        </w:rPr>
        <w:t xml:space="preserve">Hereinafter referred to as </w:t>
      </w:r>
      <w:r w:rsidRPr="00FE2379">
        <w:rPr>
          <w:rFonts w:cs="Shruti"/>
          <w:color w:val="000000" w:themeColor="text1"/>
        </w:rPr>
        <w:t xml:space="preserve">the </w:t>
      </w:r>
      <w:r>
        <w:rPr>
          <w:rFonts w:cs="Shruti"/>
          <w:b/>
          <w:color w:val="000000" w:themeColor="text1"/>
        </w:rPr>
        <w:t>Consultant.</w:t>
      </w:r>
    </w:p>
    <w:p w14:paraId="1EF4F56A" w14:textId="77777777" w:rsidR="002A284C" w:rsidRDefault="002A284C" w:rsidP="000C66D9">
      <w:pPr>
        <w:pStyle w:val="Footer"/>
        <w:rPr>
          <w:rFonts w:cstheme="minorHAnsi"/>
          <w:i/>
          <w:color w:val="000000" w:themeColor="text1"/>
          <w:highlight w:val="yellow"/>
        </w:rPr>
      </w:pPr>
    </w:p>
    <w:p w14:paraId="684C0A80" w14:textId="76677E40" w:rsidR="00A90962" w:rsidRPr="004837DA" w:rsidRDefault="00A90962" w:rsidP="000C66D9">
      <w:pPr>
        <w:pStyle w:val="Footer"/>
        <w:rPr>
          <w:rFonts w:cstheme="minorHAnsi"/>
          <w:i/>
          <w:color w:val="000000" w:themeColor="text1"/>
        </w:rPr>
      </w:pPr>
      <w:r w:rsidRPr="004837DA">
        <w:rPr>
          <w:rFonts w:cstheme="minorHAnsi"/>
          <w:i/>
          <w:color w:val="000000" w:themeColor="text1"/>
        </w:rPr>
        <w:t xml:space="preserve">Re: Offer of </w:t>
      </w:r>
      <w:r w:rsidR="00A46201">
        <w:rPr>
          <w:rFonts w:cstheme="minorHAnsi"/>
          <w:i/>
          <w:color w:val="000000" w:themeColor="text1"/>
        </w:rPr>
        <w:t>Consultancy</w:t>
      </w:r>
      <w:r w:rsidRPr="004837DA">
        <w:rPr>
          <w:rFonts w:cstheme="minorHAnsi"/>
          <w:i/>
          <w:color w:val="000000" w:themeColor="text1"/>
        </w:rPr>
        <w:t xml:space="preserve"> Contract</w:t>
      </w:r>
    </w:p>
    <w:p w14:paraId="2B6DCE6B" w14:textId="1FF53C37" w:rsidR="00A90962" w:rsidRPr="00A90962" w:rsidRDefault="00EF641B" w:rsidP="000C66D9">
      <w:pPr>
        <w:pStyle w:val="Footer"/>
        <w:rPr>
          <w:rFonts w:cstheme="minorHAnsi"/>
          <w:i/>
          <w:color w:val="000000" w:themeColor="text1"/>
        </w:rPr>
      </w:pPr>
      <w:r>
        <w:rPr>
          <w:rFonts w:cstheme="minorHAnsi"/>
          <w:i/>
          <w:color w:val="000000" w:themeColor="text1"/>
        </w:rPr>
        <w:t>IGN Contract No 2020</w:t>
      </w:r>
      <w:r w:rsidR="00A90962" w:rsidRPr="004837DA">
        <w:rPr>
          <w:rFonts w:cstheme="minorHAnsi"/>
          <w:i/>
          <w:color w:val="000000" w:themeColor="text1"/>
        </w:rPr>
        <w:t>-</w:t>
      </w:r>
      <w:r w:rsidR="00204C57">
        <w:rPr>
          <w:rFonts w:cstheme="minorHAnsi"/>
          <w:i/>
          <w:color w:val="000000" w:themeColor="text1"/>
        </w:rPr>
        <w:t>Wise</w:t>
      </w:r>
      <w:r w:rsidR="00A90962" w:rsidRPr="004837DA">
        <w:rPr>
          <w:rFonts w:cstheme="minorHAnsi"/>
          <w:i/>
          <w:color w:val="000000" w:themeColor="text1"/>
        </w:rPr>
        <w:t>-01</w:t>
      </w:r>
    </w:p>
    <w:p w14:paraId="1E4DD840" w14:textId="77777777" w:rsidR="00A90962" w:rsidRPr="00A90962" w:rsidRDefault="00A90962" w:rsidP="000C66D9">
      <w:pPr>
        <w:spacing w:line="240" w:lineRule="auto"/>
        <w:jc w:val="both"/>
        <w:rPr>
          <w:rFonts w:cstheme="minorHAnsi"/>
        </w:rPr>
      </w:pPr>
    </w:p>
    <w:p w14:paraId="7F5AFB60" w14:textId="77777777" w:rsidR="005124B1" w:rsidRPr="00A90962" w:rsidRDefault="005124B1" w:rsidP="000C66D9">
      <w:pPr>
        <w:pStyle w:val="Heading2"/>
        <w:numPr>
          <w:ilvl w:val="0"/>
          <w:numId w:val="0"/>
        </w:numPr>
        <w:rPr>
          <w:rFonts w:asciiTheme="minorHAnsi" w:hAnsiTheme="minorHAnsi" w:cstheme="minorHAnsi"/>
        </w:rPr>
      </w:pPr>
      <w:r w:rsidRPr="00A90962">
        <w:rPr>
          <w:rFonts w:asciiTheme="minorHAnsi" w:hAnsiTheme="minorHAnsi" w:cstheme="minorHAnsi"/>
        </w:rPr>
        <w:t>TERMS OF REFERENCE</w:t>
      </w:r>
    </w:p>
    <w:p w14:paraId="65CA189C" w14:textId="151EF4E9" w:rsidR="00A46201" w:rsidRDefault="00A46201" w:rsidP="000C66D9">
      <w:pPr>
        <w:pStyle w:val="Heading2"/>
        <w:ind w:left="274" w:hanging="274"/>
        <w:rPr>
          <w:rFonts w:asciiTheme="minorHAnsi" w:hAnsiTheme="minorHAnsi" w:cstheme="minorHAnsi"/>
        </w:rPr>
      </w:pPr>
      <w:r>
        <w:rPr>
          <w:rFonts w:asciiTheme="minorHAnsi" w:hAnsiTheme="minorHAnsi" w:cstheme="minorHAnsi"/>
        </w:rPr>
        <w:t>Background</w:t>
      </w:r>
    </w:p>
    <w:p w14:paraId="53DA7DDB" w14:textId="53F1EFE1" w:rsidR="00C47900" w:rsidRDefault="00C47900" w:rsidP="000C66D9">
      <w:pPr>
        <w:spacing w:line="240" w:lineRule="auto"/>
        <w:rPr>
          <w:rFonts w:asciiTheme="majorHAnsi" w:hAnsiTheme="majorHAnsi" w:cstheme="majorHAnsi"/>
          <w:lang w:val="en-US"/>
        </w:rPr>
      </w:pPr>
      <w:r>
        <w:rPr>
          <w:rFonts w:asciiTheme="majorHAnsi" w:hAnsiTheme="majorHAnsi" w:cstheme="majorHAnsi"/>
          <w:lang w:val="en-US"/>
        </w:rPr>
        <w:t>Namibia is currently implementing its Food and Nutrition Security Policy and Implementation Action Plan 2019-2024. It includes several strategies to implement and strengthen mandatory fortification of staple foods and condiments. In order to design the most effective and feasible fortification programme for Namibia, UNICEF is seeking data on prevalence of micronutrient deficiencies, consumption data, including nutrient gap analysis, and data on food imports and domestic production. This data will also be useful for other strategies within the Food and Nutrition Security Policy and Implementation Action Plan</w:t>
      </w:r>
    </w:p>
    <w:p w14:paraId="001B17D9" w14:textId="77777777" w:rsidR="00C47900" w:rsidRDefault="00C47900" w:rsidP="000C66D9">
      <w:pPr>
        <w:spacing w:line="240" w:lineRule="auto"/>
        <w:rPr>
          <w:rFonts w:asciiTheme="majorHAnsi" w:hAnsiTheme="majorHAnsi" w:cstheme="majorHAnsi"/>
          <w:lang w:val="en-US"/>
        </w:rPr>
      </w:pPr>
      <w:r w:rsidRPr="00271EB1">
        <w:rPr>
          <w:rFonts w:asciiTheme="majorHAnsi" w:hAnsiTheme="majorHAnsi" w:cstheme="majorHAnsi"/>
          <w:lang w:val="en-US"/>
        </w:rPr>
        <w:t xml:space="preserve">The Namibia Statistics Agency undertook the Household Income and Expenditure Survey 2015/16 between April 2015 to March 2016. It aimed to </w:t>
      </w:r>
      <w:r w:rsidRPr="00271EB1">
        <w:rPr>
          <w:rFonts w:asciiTheme="majorHAnsi" w:hAnsiTheme="majorHAnsi" w:cstheme="majorHAnsi"/>
        </w:rPr>
        <w:t xml:space="preserve">collect data on income and expenditure patterns of households and the sole source of information on income and expenditure in the country. </w:t>
      </w:r>
      <w:r w:rsidRPr="00271EB1">
        <w:rPr>
          <w:rFonts w:asciiTheme="majorHAnsi" w:hAnsiTheme="majorHAnsi" w:cstheme="majorHAnsi"/>
          <w:lang w:val="en-US"/>
        </w:rPr>
        <w:t>It consisted of two questionnaires; the main questionnaire and the Daily Record Book or Diary. The main questionnaire included questions on whether or not the household had consumed key foods in the last week and where the</w:t>
      </w:r>
      <w:r>
        <w:rPr>
          <w:rFonts w:asciiTheme="majorHAnsi" w:hAnsiTheme="majorHAnsi" w:cstheme="majorHAnsi"/>
          <w:lang w:val="en-US"/>
        </w:rPr>
        <w:t>se foods</w:t>
      </w:r>
      <w:r w:rsidRPr="00271EB1">
        <w:rPr>
          <w:rFonts w:asciiTheme="majorHAnsi" w:hAnsiTheme="majorHAnsi" w:cstheme="majorHAnsi"/>
          <w:lang w:val="en-US"/>
        </w:rPr>
        <w:t xml:space="preserve"> came from and questions about crop production</w:t>
      </w:r>
      <w:r>
        <w:rPr>
          <w:rFonts w:asciiTheme="majorHAnsi" w:hAnsiTheme="majorHAnsi" w:cstheme="majorHAnsi"/>
          <w:lang w:val="en-US"/>
        </w:rPr>
        <w:t>.</w:t>
      </w:r>
      <w:r w:rsidRPr="00271EB1">
        <w:rPr>
          <w:rFonts w:asciiTheme="majorHAnsi" w:hAnsiTheme="majorHAnsi" w:cstheme="majorHAnsi"/>
          <w:lang w:val="en-US"/>
        </w:rPr>
        <w:t xml:space="preserve"> The Daily Record Book recorded all expenditures and consumption for 7 days, organized by the UN </w:t>
      </w:r>
      <w:r w:rsidRPr="00271EB1">
        <w:rPr>
          <w:rFonts w:asciiTheme="majorHAnsi" w:hAnsiTheme="majorHAnsi" w:cstheme="majorHAnsi"/>
        </w:rPr>
        <w:t>Classification of Individual Consumption According to Purpose (COICOP) 2018</w:t>
      </w:r>
      <w:r w:rsidRPr="00271EB1">
        <w:rPr>
          <w:rFonts w:asciiTheme="majorHAnsi" w:hAnsiTheme="majorHAnsi" w:cstheme="majorHAnsi"/>
          <w:lang w:val="en-US"/>
        </w:rPr>
        <w:t xml:space="preserve">. </w:t>
      </w:r>
      <w:r>
        <w:rPr>
          <w:rFonts w:asciiTheme="majorHAnsi" w:hAnsiTheme="majorHAnsi" w:cstheme="majorHAnsi"/>
          <w:lang w:val="en-US"/>
        </w:rPr>
        <w:t xml:space="preserve">As such it is a 7-day consumption survey. </w:t>
      </w:r>
      <w:r w:rsidRPr="00271EB1">
        <w:rPr>
          <w:rFonts w:asciiTheme="majorHAnsi" w:hAnsiTheme="majorHAnsi" w:cstheme="majorHAnsi"/>
          <w:lang w:val="en-US"/>
        </w:rPr>
        <w:t>UNICEF Namibia has access to the full data</w:t>
      </w:r>
      <w:r>
        <w:rPr>
          <w:rFonts w:asciiTheme="majorHAnsi" w:hAnsiTheme="majorHAnsi" w:cstheme="majorHAnsi"/>
          <w:lang w:val="en-US"/>
        </w:rPr>
        <w:t xml:space="preserve"> </w:t>
      </w:r>
      <w:r w:rsidRPr="00271EB1">
        <w:rPr>
          <w:rFonts w:asciiTheme="majorHAnsi" w:hAnsiTheme="majorHAnsi" w:cstheme="majorHAnsi"/>
          <w:lang w:val="en-US"/>
        </w:rPr>
        <w:t xml:space="preserve">set from the NHIES. </w:t>
      </w:r>
    </w:p>
    <w:p w14:paraId="2A6E98C7" w14:textId="77777777" w:rsidR="00C47900" w:rsidRDefault="00C47900" w:rsidP="000C66D9">
      <w:pPr>
        <w:spacing w:line="240" w:lineRule="auto"/>
        <w:rPr>
          <w:rFonts w:asciiTheme="majorHAnsi" w:hAnsiTheme="majorHAnsi" w:cstheme="majorHAnsi"/>
          <w:lang w:val="en-US"/>
        </w:rPr>
      </w:pPr>
    </w:p>
    <w:p w14:paraId="6FE7E5EE" w14:textId="77777777" w:rsidR="00C47900" w:rsidRDefault="00C47900" w:rsidP="000C66D9">
      <w:pPr>
        <w:spacing w:line="240" w:lineRule="auto"/>
        <w:rPr>
          <w:rFonts w:asciiTheme="majorHAnsi" w:hAnsiTheme="majorHAnsi" w:cstheme="majorHAnsi"/>
          <w:lang w:val="en-US"/>
        </w:rPr>
      </w:pPr>
      <w:r>
        <w:rPr>
          <w:rFonts w:asciiTheme="majorHAnsi" w:hAnsiTheme="majorHAnsi" w:cstheme="majorHAnsi"/>
          <w:lang w:val="en-US"/>
        </w:rPr>
        <w:lastRenderedPageBreak/>
        <w:t xml:space="preserve">The HIES data set has already been analyzed for basic production data and consumption of key foods within the last week. Government data on food imports and domestic production has been compiled. UNICEF is now seeking a consultant to undertake additional analysis of the HIES data set. </w:t>
      </w:r>
    </w:p>
    <w:p w14:paraId="606A9705" w14:textId="389B6CFE"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Services and Deliverables</w:t>
      </w:r>
      <w:r w:rsidR="007A392A">
        <w:rPr>
          <w:rFonts w:asciiTheme="minorHAnsi" w:hAnsiTheme="minorHAnsi" w:cstheme="minorHAnsi"/>
        </w:rPr>
        <w:t xml:space="preserve"> [Example]</w:t>
      </w:r>
    </w:p>
    <w:p w14:paraId="47439831" w14:textId="28338537" w:rsidR="00A46201" w:rsidRPr="00372CFF" w:rsidRDefault="0050067F" w:rsidP="000C66D9">
      <w:pPr>
        <w:pStyle w:val="PlainText"/>
        <w:jc w:val="both"/>
        <w:rPr>
          <w:rFonts w:asciiTheme="majorHAnsi" w:hAnsiTheme="majorHAnsi" w:cstheme="majorHAnsi"/>
          <w:color w:val="000000"/>
        </w:rPr>
      </w:pPr>
      <w:r w:rsidRPr="00372CFF">
        <w:rPr>
          <w:rFonts w:asciiTheme="majorHAnsi" w:hAnsiTheme="majorHAnsi" w:cstheme="majorHAnsi"/>
          <w:lang w:val="en-GB"/>
        </w:rPr>
        <w:t xml:space="preserve">The </w:t>
      </w:r>
      <w:r w:rsidR="00A46201" w:rsidRPr="00372CFF">
        <w:rPr>
          <w:rFonts w:asciiTheme="majorHAnsi" w:hAnsiTheme="majorHAnsi" w:cstheme="majorHAnsi"/>
          <w:b/>
          <w:lang w:val="en-GB"/>
        </w:rPr>
        <w:t>Consultant</w:t>
      </w:r>
      <w:r w:rsidRPr="00372CFF">
        <w:rPr>
          <w:rFonts w:asciiTheme="majorHAnsi" w:hAnsiTheme="majorHAnsi" w:cstheme="majorHAnsi"/>
          <w:lang w:val="en-GB"/>
        </w:rPr>
        <w:t xml:space="preserve"> </w:t>
      </w:r>
      <w:r w:rsidRPr="00372CFF">
        <w:rPr>
          <w:rFonts w:asciiTheme="majorHAnsi" w:hAnsiTheme="majorHAnsi" w:cstheme="majorHAnsi"/>
          <w:color w:val="000000"/>
        </w:rPr>
        <w:t xml:space="preserve">will be contracted </w:t>
      </w:r>
      <w:r w:rsidR="005F1B70" w:rsidRPr="00372CFF">
        <w:rPr>
          <w:rFonts w:asciiTheme="majorHAnsi" w:hAnsiTheme="majorHAnsi" w:cstheme="majorHAnsi"/>
          <w:color w:val="000000"/>
        </w:rPr>
        <w:t xml:space="preserve">to </w:t>
      </w:r>
      <w:r w:rsidR="00372CFF" w:rsidRPr="00372CFF">
        <w:rPr>
          <w:rFonts w:asciiTheme="majorHAnsi" w:hAnsiTheme="majorHAnsi" w:cstheme="majorHAnsi"/>
          <w:color w:val="000000"/>
        </w:rPr>
        <w:t>undertake additional analysis of the HIES data set as follows:</w:t>
      </w:r>
    </w:p>
    <w:p w14:paraId="659DFD99" w14:textId="7B7B4149" w:rsidR="00C005E1" w:rsidRDefault="00C005E1" w:rsidP="000C66D9">
      <w:pPr>
        <w:pStyle w:val="PlainText"/>
        <w:jc w:val="both"/>
        <w:rPr>
          <w:rFonts w:asciiTheme="minorHAnsi" w:hAnsiTheme="minorHAnsi" w:cstheme="minorHAnsi"/>
          <w:color w:val="000000"/>
        </w:rPr>
      </w:pPr>
    </w:p>
    <w:p w14:paraId="40726A18" w14:textId="73D8F952" w:rsidR="00B15C5C" w:rsidRPr="00B15C5C" w:rsidRDefault="00372CFF" w:rsidP="000C66D9">
      <w:pPr>
        <w:spacing w:line="240" w:lineRule="auto"/>
        <w:rPr>
          <w:rFonts w:cstheme="minorHAnsi"/>
          <w:b/>
          <w:bCs/>
        </w:rPr>
      </w:pPr>
      <w:r>
        <w:rPr>
          <w:rFonts w:cstheme="minorHAnsi"/>
          <w:b/>
          <w:bCs/>
        </w:rPr>
        <w:t>Major Tasks</w:t>
      </w:r>
      <w:r w:rsidR="00B15C5C" w:rsidRPr="00B15C5C">
        <w:rPr>
          <w:rFonts w:cstheme="minorHAnsi"/>
          <w:b/>
          <w:bCs/>
        </w:rPr>
        <w:t xml:space="preserve">: </w:t>
      </w:r>
    </w:p>
    <w:p w14:paraId="0BF544D9"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Pr>
          <w:rFonts w:asciiTheme="majorHAnsi" w:hAnsiTheme="majorHAnsi" w:cstheme="majorHAnsi"/>
          <w:lang w:val="en-US"/>
        </w:rPr>
        <w:t>Comparison</w:t>
      </w:r>
      <w:r w:rsidRPr="00F1112D">
        <w:rPr>
          <w:rFonts w:asciiTheme="majorHAnsi" w:hAnsiTheme="majorHAnsi" w:cstheme="majorHAnsi"/>
          <w:lang w:val="en-US"/>
        </w:rPr>
        <w:t xml:space="preserve"> of cereal production data from MAWF/NAB and HIES to </w:t>
      </w:r>
      <w:r>
        <w:rPr>
          <w:rFonts w:asciiTheme="majorHAnsi" w:hAnsiTheme="majorHAnsi" w:cstheme="majorHAnsi"/>
          <w:lang w:val="en-US"/>
        </w:rPr>
        <w:t>see to what extent they are similar or differ</w:t>
      </w:r>
    </w:p>
    <w:p w14:paraId="5B5EE616"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Mapping of regional variations in cereal production in particular areas dependent upon mahangu (pearl millet) as opposed to wheat and maize using both MAWF/NAB and HIES data</w:t>
      </w:r>
    </w:p>
    <w:p w14:paraId="62ADCF1A" w14:textId="77777777"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 xml:space="preserve">Calculation of availability of wheat, maize and mahangu as average g/capita/day nationally, This data will be used in developing national fortification standards. </w:t>
      </w:r>
    </w:p>
    <w:p w14:paraId="40EF14FA" w14:textId="07382B30" w:rsidR="00372CFF" w:rsidRPr="00F1112D"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 xml:space="preserve">Analysis of Daily Record Book data to estimate average consumption (g/capita/day) for the </w:t>
      </w:r>
      <w:r w:rsidRPr="009B31A2">
        <w:rPr>
          <w:rFonts w:asciiTheme="majorHAnsi" w:hAnsiTheme="majorHAnsi" w:cstheme="majorHAnsi"/>
          <w:lang w:val="en-US"/>
        </w:rPr>
        <w:t>foods</w:t>
      </w:r>
      <w:r>
        <w:rPr>
          <w:rFonts w:asciiTheme="majorHAnsi" w:hAnsiTheme="majorHAnsi" w:cstheme="majorHAnsi"/>
          <w:lang w:val="en-US"/>
        </w:rPr>
        <w:t xml:space="preserve"> shown in the Annex 1</w:t>
      </w:r>
      <w:r>
        <w:rPr>
          <w:rStyle w:val="FootnoteReference"/>
          <w:rFonts w:asciiTheme="majorHAnsi" w:hAnsiTheme="majorHAnsi" w:cstheme="majorHAnsi"/>
          <w:lang w:val="en-US"/>
        </w:rPr>
        <w:footnoteReference w:id="1"/>
      </w:r>
      <w:r w:rsidRPr="00F1112D">
        <w:rPr>
          <w:rFonts w:asciiTheme="majorHAnsi" w:hAnsiTheme="majorHAnsi" w:cstheme="majorHAnsi"/>
          <w:lang w:val="en-US"/>
        </w:rPr>
        <w:t xml:space="preserve"> with a breakdown by sources and sub-nationally (national, urban/rural, regions</w:t>
      </w:r>
      <w:r>
        <w:rPr>
          <w:rFonts w:asciiTheme="majorHAnsi" w:hAnsiTheme="majorHAnsi" w:cstheme="majorHAnsi"/>
          <w:lang w:val="en-US"/>
        </w:rPr>
        <w:t>, ethno-linguistic group</w:t>
      </w:r>
      <w:r w:rsidRPr="00F1112D">
        <w:rPr>
          <w:rFonts w:asciiTheme="majorHAnsi" w:hAnsiTheme="majorHAnsi" w:cstheme="majorHAnsi"/>
          <w:lang w:val="en-US"/>
        </w:rPr>
        <w:t>)</w:t>
      </w:r>
    </w:p>
    <w:p w14:paraId="2F049051" w14:textId="0FDDE853" w:rsidR="00372CFF" w:rsidRDefault="00372CFF" w:rsidP="000C66D9">
      <w:pPr>
        <w:pStyle w:val="ListParagraph"/>
        <w:numPr>
          <w:ilvl w:val="0"/>
          <w:numId w:val="43"/>
        </w:numPr>
        <w:spacing w:after="0" w:line="240" w:lineRule="auto"/>
        <w:rPr>
          <w:rFonts w:asciiTheme="majorHAnsi" w:hAnsiTheme="majorHAnsi" w:cstheme="majorHAnsi"/>
          <w:lang w:val="en-US"/>
        </w:rPr>
      </w:pPr>
      <w:r w:rsidRPr="00F1112D">
        <w:rPr>
          <w:rFonts w:asciiTheme="majorHAnsi" w:hAnsiTheme="majorHAnsi" w:cstheme="majorHAnsi"/>
          <w:lang w:val="en-US"/>
        </w:rPr>
        <w:t>Analysis of Daily Record Book data to calculate average micronutrient intake</w:t>
      </w:r>
      <w:r>
        <w:rPr>
          <w:rFonts w:asciiTheme="majorHAnsi" w:hAnsiTheme="majorHAnsi" w:cstheme="majorHAnsi"/>
          <w:lang w:val="en-US"/>
        </w:rPr>
        <w:t xml:space="preserve"> using Namibia Food Composition Tables and South African Food Composition Tables as relevant, with breakdown by </w:t>
      </w:r>
      <w:r w:rsidRPr="00F1112D">
        <w:rPr>
          <w:rFonts w:asciiTheme="majorHAnsi" w:hAnsiTheme="majorHAnsi" w:cstheme="majorHAnsi"/>
          <w:lang w:val="en-US"/>
        </w:rPr>
        <w:t>national, urban/rural, regions</w:t>
      </w:r>
      <w:r>
        <w:rPr>
          <w:rFonts w:asciiTheme="majorHAnsi" w:hAnsiTheme="majorHAnsi" w:cstheme="majorHAnsi"/>
          <w:lang w:val="en-US"/>
        </w:rPr>
        <w:t>, ethno-linguistic group</w:t>
      </w:r>
    </w:p>
    <w:p w14:paraId="4B5F72D5" w14:textId="3B64A571" w:rsidR="00B15C5C" w:rsidRPr="007A392A" w:rsidRDefault="00B15C5C" w:rsidP="000C66D9">
      <w:pPr>
        <w:spacing w:before="120" w:after="120" w:line="240" w:lineRule="auto"/>
        <w:ind w:left="360"/>
        <w:jc w:val="both"/>
        <w:rPr>
          <w:rFonts w:cstheme="minorHAnsi"/>
          <w:b/>
          <w:bCs/>
        </w:rPr>
      </w:pPr>
      <w:r w:rsidRPr="007A392A">
        <w:rPr>
          <w:rFonts w:cstheme="minorHAnsi"/>
          <w:b/>
          <w:bCs/>
        </w:rPr>
        <w:t xml:space="preserve">Expected deliverables </w:t>
      </w:r>
    </w:p>
    <w:p w14:paraId="68EAA779" w14:textId="0258CD11" w:rsidR="00372CFF" w:rsidRPr="00372CFF" w:rsidRDefault="00372CFF" w:rsidP="000C66D9">
      <w:pPr>
        <w:pStyle w:val="NoSpacing"/>
        <w:numPr>
          <w:ilvl w:val="0"/>
          <w:numId w:val="40"/>
        </w:numPr>
        <w:ind w:left="709" w:hanging="283"/>
        <w:jc w:val="both"/>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Report on comparison of cereal production data from MAWF/NAB and HIES</w:t>
      </w:r>
      <w:r w:rsidRPr="00372CFF">
        <w:rPr>
          <w:rFonts w:asciiTheme="majorHAnsi" w:hAnsiTheme="majorHAnsi" w:cstheme="majorHAnsi"/>
          <w:color w:val="000000" w:themeColor="text1"/>
          <w:sz w:val="22"/>
          <w:szCs w:val="22"/>
        </w:rPr>
        <w:t>, including relevant altered datasets and data-analysis files</w:t>
      </w:r>
    </w:p>
    <w:p w14:paraId="4773D436" w14:textId="2C094F5B" w:rsidR="00372CFF" w:rsidRPr="00372CFF" w:rsidRDefault="00372CFF" w:rsidP="000C66D9">
      <w:pPr>
        <w:pStyle w:val="NoSpacing"/>
        <w:numPr>
          <w:ilvl w:val="0"/>
          <w:numId w:val="40"/>
        </w:numPr>
        <w:ind w:left="709" w:hanging="283"/>
        <w:jc w:val="both"/>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Cereal production data with regional breakdown</w:t>
      </w:r>
    </w:p>
    <w:p w14:paraId="7C36319E" w14:textId="4B4D484A" w:rsidR="00372CFF" w:rsidRPr="00372CFF" w:rsidRDefault="00372CFF" w:rsidP="000C66D9">
      <w:pPr>
        <w:pStyle w:val="NoSpacing"/>
        <w:numPr>
          <w:ilvl w:val="0"/>
          <w:numId w:val="40"/>
        </w:numPr>
        <w:ind w:left="709" w:hanging="283"/>
        <w:jc w:val="both"/>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Estimate of national g/c/day of wheat, maize and mahangu availability, including data-analysis files</w:t>
      </w:r>
    </w:p>
    <w:p w14:paraId="6EDB18F2" w14:textId="720667F6" w:rsidR="00372CFF" w:rsidRPr="00372CFF" w:rsidRDefault="00372CFF" w:rsidP="000C66D9">
      <w:pPr>
        <w:pStyle w:val="NoSpacing"/>
        <w:numPr>
          <w:ilvl w:val="0"/>
          <w:numId w:val="40"/>
        </w:numPr>
        <w:ind w:left="709" w:hanging="283"/>
        <w:jc w:val="both"/>
        <w:rPr>
          <w:rFonts w:asciiTheme="majorHAnsi" w:hAnsiTheme="majorHAnsi" w:cstheme="majorHAnsi"/>
          <w:sz w:val="22"/>
          <w:szCs w:val="22"/>
          <w:lang w:val="en-US"/>
        </w:rPr>
      </w:pPr>
      <w:r w:rsidRPr="00372CFF">
        <w:rPr>
          <w:rFonts w:asciiTheme="majorHAnsi" w:hAnsiTheme="majorHAnsi" w:cstheme="majorHAnsi"/>
          <w:sz w:val="22"/>
          <w:szCs w:val="22"/>
          <w:lang w:val="en-US"/>
        </w:rPr>
        <w:t>Estimates of consumption quantities of key foods (g/capita/day) for the foods shown in the Annex 1 with a breakdown by sources and sub-nationally (national, urban/rural, regions, ethno-linguistic group), including relevant altered datasets and data-analysis files</w:t>
      </w:r>
    </w:p>
    <w:p w14:paraId="2AB4E278" w14:textId="46E21BD8" w:rsidR="00372CFF" w:rsidRPr="00372CFF" w:rsidRDefault="00372CFF" w:rsidP="000C66D9">
      <w:pPr>
        <w:pStyle w:val="NoSpacing"/>
        <w:numPr>
          <w:ilvl w:val="0"/>
          <w:numId w:val="40"/>
        </w:numPr>
        <w:ind w:left="709" w:hanging="283"/>
        <w:jc w:val="both"/>
        <w:rPr>
          <w:rFonts w:asciiTheme="majorHAnsi" w:hAnsiTheme="majorHAnsi" w:cstheme="majorHAnsi"/>
          <w:sz w:val="22"/>
          <w:szCs w:val="22"/>
          <w:lang w:val="en-US"/>
        </w:rPr>
      </w:pPr>
      <w:r w:rsidRPr="00372CFF">
        <w:rPr>
          <w:rFonts w:asciiTheme="majorHAnsi" w:hAnsiTheme="majorHAnsi" w:cstheme="majorHAnsi"/>
          <w:sz w:val="22"/>
          <w:szCs w:val="22"/>
          <w:lang w:val="en-US"/>
        </w:rPr>
        <w:t>Estimates of average micronutrient intake, with breakdown by national, urban/rural, regions, ethno-linguistic group), including relevant altered datasets and data-analysis files</w:t>
      </w:r>
    </w:p>
    <w:p w14:paraId="11256B97" w14:textId="639D3354" w:rsidR="00B15C5C" w:rsidRDefault="00B15C5C" w:rsidP="000C66D9">
      <w:pPr>
        <w:pStyle w:val="PlainText"/>
        <w:jc w:val="both"/>
        <w:rPr>
          <w:rFonts w:asciiTheme="minorHAnsi" w:hAnsiTheme="minorHAnsi" w:cstheme="minorHAnsi"/>
          <w:color w:val="000000"/>
        </w:rPr>
      </w:pPr>
    </w:p>
    <w:p w14:paraId="2E7A2101" w14:textId="44DF48D9" w:rsidR="00817FB6" w:rsidRPr="000C66D9" w:rsidRDefault="001B4AB5" w:rsidP="000C66D9">
      <w:pPr>
        <w:pStyle w:val="PlainText"/>
        <w:jc w:val="both"/>
        <w:rPr>
          <w:rFonts w:asciiTheme="majorHAnsi" w:hAnsiTheme="majorHAnsi" w:cstheme="majorHAnsi"/>
          <w:color w:val="000000"/>
        </w:rPr>
      </w:pPr>
      <w:r w:rsidRPr="000C66D9">
        <w:rPr>
          <w:rFonts w:asciiTheme="majorHAnsi" w:hAnsiTheme="majorHAnsi" w:cstheme="majorHAnsi"/>
          <w:color w:val="000000"/>
        </w:rPr>
        <w:t xml:space="preserve">The </w:t>
      </w:r>
      <w:r w:rsidRPr="000C66D9">
        <w:rPr>
          <w:rFonts w:asciiTheme="majorHAnsi" w:hAnsiTheme="majorHAnsi" w:cstheme="majorHAnsi"/>
          <w:b/>
          <w:color w:val="000000"/>
        </w:rPr>
        <w:t>Consultant</w:t>
      </w:r>
      <w:r w:rsidRPr="000C66D9">
        <w:rPr>
          <w:rFonts w:asciiTheme="majorHAnsi" w:hAnsiTheme="majorHAnsi" w:cstheme="majorHAnsi"/>
          <w:color w:val="000000"/>
        </w:rPr>
        <w:t xml:space="preserve"> will be supported by </w:t>
      </w:r>
      <w:r w:rsidR="000C66D9" w:rsidRPr="000C66D9">
        <w:rPr>
          <w:rFonts w:asciiTheme="majorHAnsi" w:hAnsiTheme="majorHAnsi" w:cstheme="majorHAnsi"/>
          <w:color w:val="000000"/>
        </w:rPr>
        <w:t>the IGN Regional Coordinator for Southeast Asia and the Pacific and the UNICEF Nutrition Specialist for Namibia.</w:t>
      </w:r>
    </w:p>
    <w:p w14:paraId="62B88522" w14:textId="58F5FC1F" w:rsidR="005F1B70"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Schedule, Process and Administration</w:t>
      </w:r>
    </w:p>
    <w:p w14:paraId="5BD842E4" w14:textId="1D911AE0" w:rsidR="005F1B70" w:rsidRPr="000C66D9" w:rsidRDefault="005F1B70" w:rsidP="000C66D9">
      <w:pPr>
        <w:widowControl w:val="0"/>
        <w:spacing w:line="240" w:lineRule="auto"/>
        <w:ind w:left="357"/>
        <w:jc w:val="both"/>
        <w:rPr>
          <w:rFonts w:asciiTheme="majorHAnsi" w:hAnsiTheme="majorHAnsi" w:cstheme="majorHAnsi"/>
        </w:rPr>
      </w:pPr>
      <w:r w:rsidRPr="000C66D9">
        <w:rPr>
          <w:rFonts w:asciiTheme="majorHAnsi" w:eastAsia="Times New Roman" w:hAnsiTheme="majorHAnsi" w:cstheme="majorHAnsi"/>
        </w:rPr>
        <w:t xml:space="preserve">The specific assignment of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 xml:space="preserve"> will be for a period of </w:t>
      </w:r>
      <w:del w:id="0" w:author="Aaron" w:date="2020-07-27T19:45:00Z">
        <w:r w:rsidR="000C66D9" w:rsidRPr="000C66D9" w:rsidDel="004F3C2E">
          <w:rPr>
            <w:rFonts w:asciiTheme="majorHAnsi" w:eastAsia="Times New Roman" w:hAnsiTheme="majorHAnsi" w:cstheme="majorHAnsi"/>
          </w:rPr>
          <w:delText>1 month</w:delText>
        </w:r>
      </w:del>
      <w:ins w:id="1" w:author="Aaron" w:date="2020-07-27T19:45:00Z">
        <w:r w:rsidR="004F3C2E">
          <w:rPr>
            <w:rFonts w:asciiTheme="majorHAnsi" w:eastAsia="Times New Roman" w:hAnsiTheme="majorHAnsi" w:cstheme="majorHAnsi"/>
          </w:rPr>
          <w:t>9</w:t>
        </w:r>
      </w:ins>
      <w:ins w:id="2" w:author="Aaron" w:date="2020-07-27T19:46:00Z">
        <w:r w:rsidR="004F3C2E">
          <w:rPr>
            <w:rFonts w:asciiTheme="majorHAnsi" w:eastAsia="Times New Roman" w:hAnsiTheme="majorHAnsi" w:cstheme="majorHAnsi"/>
          </w:rPr>
          <w:t xml:space="preserve"> working</w:t>
        </w:r>
      </w:ins>
      <w:ins w:id="3" w:author="Aaron" w:date="2020-07-27T19:45:00Z">
        <w:r w:rsidR="004F3C2E">
          <w:rPr>
            <w:rFonts w:asciiTheme="majorHAnsi" w:eastAsia="Times New Roman" w:hAnsiTheme="majorHAnsi" w:cstheme="majorHAnsi"/>
          </w:rPr>
          <w:t xml:space="preserve"> days </w:t>
        </w:r>
      </w:ins>
      <w:ins w:id="4" w:author="Aaron" w:date="2020-07-27T19:46:00Z">
        <w:r w:rsidR="004F3C2E">
          <w:rPr>
            <w:rFonts w:asciiTheme="majorHAnsi" w:eastAsia="Times New Roman" w:hAnsiTheme="majorHAnsi" w:cstheme="majorHAnsi"/>
          </w:rPr>
          <w:t>between</w:t>
        </w:r>
      </w:ins>
      <w:r w:rsidR="00F00690" w:rsidRPr="000C66D9">
        <w:rPr>
          <w:rFonts w:asciiTheme="majorHAnsi" w:eastAsia="Times New Roman" w:hAnsiTheme="majorHAnsi" w:cstheme="majorHAnsi"/>
        </w:rPr>
        <w:t xml:space="preserve"> </w:t>
      </w:r>
      <w:del w:id="5" w:author="Aaron" w:date="2020-07-27T19:46:00Z">
        <w:r w:rsidRPr="000C66D9" w:rsidDel="004F3C2E">
          <w:rPr>
            <w:rFonts w:asciiTheme="majorHAnsi" w:eastAsia="Times New Roman" w:hAnsiTheme="majorHAnsi" w:cstheme="majorHAnsi"/>
          </w:rPr>
          <w:delText xml:space="preserve">from </w:delText>
        </w:r>
      </w:del>
      <w:r w:rsidR="000C66D9" w:rsidRPr="000C66D9">
        <w:rPr>
          <w:rFonts w:asciiTheme="majorHAnsi" w:eastAsia="Times New Roman" w:hAnsiTheme="majorHAnsi" w:cstheme="majorHAnsi"/>
        </w:rPr>
        <w:t>1-31 August 2020</w:t>
      </w:r>
      <w:r w:rsidRPr="000C66D9">
        <w:rPr>
          <w:rFonts w:asciiTheme="majorHAnsi" w:eastAsia="Times New Roman" w:hAnsiTheme="majorHAnsi" w:cstheme="majorHAnsi"/>
        </w:rPr>
        <w:t xml:space="preserve">, </w:t>
      </w:r>
      <w:r w:rsidRPr="000C66D9">
        <w:rPr>
          <w:rFonts w:asciiTheme="majorHAnsi" w:hAnsiTheme="majorHAnsi" w:cstheme="majorHAnsi"/>
        </w:rPr>
        <w:t xml:space="preserve">unless terminated by either Party in accordance with this contract. The term </w:t>
      </w:r>
      <w:r w:rsidR="001B4AB5" w:rsidRPr="000C66D9">
        <w:rPr>
          <w:rFonts w:asciiTheme="majorHAnsi" w:hAnsiTheme="majorHAnsi" w:cstheme="majorHAnsi"/>
        </w:rPr>
        <w:t xml:space="preserve">and scope </w:t>
      </w:r>
      <w:r w:rsidRPr="000C66D9">
        <w:rPr>
          <w:rFonts w:asciiTheme="majorHAnsi" w:hAnsiTheme="majorHAnsi" w:cstheme="majorHAnsi"/>
        </w:rPr>
        <w:t>of this contract may be extended by mutual written agreement.</w:t>
      </w:r>
    </w:p>
    <w:p w14:paraId="128B00FE" w14:textId="1A61E84C" w:rsidR="005F1B70"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Remuneration</w:t>
      </w:r>
    </w:p>
    <w:p w14:paraId="1EE66534" w14:textId="33F21722" w:rsidR="00817FB6"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The fee for this work will be </w:t>
      </w:r>
      <w:r w:rsidR="001B4AB5" w:rsidRPr="000C66D9">
        <w:rPr>
          <w:rFonts w:asciiTheme="majorHAnsi" w:eastAsia="Times New Roman" w:hAnsiTheme="majorHAnsi" w:cstheme="majorHAnsi"/>
        </w:rPr>
        <w:t>US$</w:t>
      </w:r>
      <w:r w:rsidR="000C66D9" w:rsidRPr="000C66D9">
        <w:rPr>
          <w:rFonts w:asciiTheme="majorHAnsi" w:eastAsia="Times New Roman" w:hAnsiTheme="majorHAnsi" w:cstheme="majorHAnsi"/>
        </w:rPr>
        <w:t>3,600</w:t>
      </w:r>
      <w:r w:rsidR="007A392A" w:rsidRPr="000C66D9">
        <w:rPr>
          <w:rFonts w:asciiTheme="majorHAnsi" w:eastAsia="Times New Roman" w:hAnsiTheme="majorHAnsi" w:cstheme="majorHAnsi"/>
        </w:rPr>
        <w:t>, u</w:t>
      </w:r>
      <w:r w:rsidRPr="000C66D9">
        <w:rPr>
          <w:rFonts w:asciiTheme="majorHAnsi" w:eastAsia="Times New Roman" w:hAnsiTheme="majorHAnsi" w:cstheme="majorHAnsi"/>
        </w:rPr>
        <w:t xml:space="preserve">pon receipt and approval by the Executive Director IGN of </w:t>
      </w:r>
      <w:r w:rsidR="00666E59" w:rsidRPr="000C66D9">
        <w:rPr>
          <w:rFonts w:asciiTheme="majorHAnsi" w:eastAsia="Times New Roman" w:hAnsiTheme="majorHAnsi" w:cstheme="majorHAnsi"/>
        </w:rPr>
        <w:t>a detailed invoice which includes the days</w:t>
      </w:r>
      <w:r w:rsidR="00B93C6A" w:rsidRPr="000C66D9">
        <w:rPr>
          <w:rFonts w:asciiTheme="majorHAnsi" w:eastAsia="Times New Roman" w:hAnsiTheme="majorHAnsi" w:cstheme="majorHAnsi"/>
        </w:rPr>
        <w:t>, report of progress achieved</w:t>
      </w:r>
      <w:r w:rsidR="00666E59" w:rsidRPr="000C66D9">
        <w:rPr>
          <w:rFonts w:asciiTheme="majorHAnsi" w:eastAsia="Times New Roman" w:hAnsiTheme="majorHAnsi" w:cstheme="majorHAnsi"/>
        </w:rPr>
        <w:t xml:space="preserve"> and</w:t>
      </w:r>
      <w:r w:rsidR="00B93C6A" w:rsidRPr="000C66D9">
        <w:rPr>
          <w:rFonts w:asciiTheme="majorHAnsi" w:eastAsia="Times New Roman" w:hAnsiTheme="majorHAnsi" w:cstheme="majorHAnsi"/>
        </w:rPr>
        <w:t xml:space="preserve"> copies of major </w:t>
      </w:r>
      <w:r w:rsidR="00B93C6A" w:rsidRPr="000C66D9">
        <w:rPr>
          <w:rFonts w:asciiTheme="majorHAnsi" w:eastAsia="Times New Roman" w:hAnsiTheme="majorHAnsi" w:cstheme="majorHAnsi"/>
        </w:rPr>
        <w:lastRenderedPageBreak/>
        <w:t>deliverables and output</w:t>
      </w:r>
      <w:r w:rsidR="00817FB6" w:rsidRPr="000C66D9">
        <w:rPr>
          <w:rFonts w:asciiTheme="majorHAnsi" w:eastAsia="Times New Roman" w:hAnsiTheme="majorHAnsi" w:cstheme="majorHAnsi"/>
        </w:rPr>
        <w:t xml:space="preserve"> against each of the </w:t>
      </w:r>
      <w:r w:rsidR="000C66D9" w:rsidRPr="000C66D9">
        <w:rPr>
          <w:rFonts w:asciiTheme="majorHAnsi" w:eastAsia="Times New Roman" w:hAnsiTheme="majorHAnsi" w:cstheme="majorHAnsi"/>
        </w:rPr>
        <w:t>major tasks</w:t>
      </w:r>
      <w:r w:rsidR="00817FB6" w:rsidRPr="000C66D9">
        <w:rPr>
          <w:rFonts w:asciiTheme="majorHAnsi" w:eastAsia="Times New Roman" w:hAnsiTheme="majorHAnsi" w:cstheme="majorHAnsi"/>
        </w:rPr>
        <w:t xml:space="preserve">. </w:t>
      </w:r>
    </w:p>
    <w:p w14:paraId="361692BF" w14:textId="3CD051FF"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Tax</w:t>
      </w:r>
    </w:p>
    <w:p w14:paraId="1B08833A" w14:textId="40C4D8BA" w:rsidR="005F1B70"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It is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’s responsibility to comply with the applicable</w:t>
      </w:r>
      <w:r w:rsidR="001D1286" w:rsidRPr="000C66D9">
        <w:rPr>
          <w:rFonts w:asciiTheme="majorHAnsi" w:eastAsia="Times New Roman" w:hAnsiTheme="majorHAnsi" w:cstheme="majorHAnsi"/>
        </w:rPr>
        <w:t xml:space="preserve"> personal</w:t>
      </w:r>
      <w:r w:rsidRPr="000C66D9">
        <w:rPr>
          <w:rFonts w:asciiTheme="majorHAnsi" w:eastAsia="Times New Roman" w:hAnsiTheme="majorHAnsi" w:cstheme="majorHAnsi"/>
        </w:rPr>
        <w:t xml:space="preserve"> tax laws in his country of domicile. The IGN is in no way responsible for any</w:t>
      </w:r>
      <w:r w:rsidR="001D1286" w:rsidRPr="000C66D9">
        <w:rPr>
          <w:rFonts w:asciiTheme="majorHAnsi" w:eastAsia="Times New Roman" w:hAnsiTheme="majorHAnsi" w:cstheme="majorHAnsi"/>
        </w:rPr>
        <w:t xml:space="preserve"> personal</w:t>
      </w:r>
      <w:r w:rsidRPr="000C66D9">
        <w:rPr>
          <w:rFonts w:asciiTheme="majorHAnsi" w:eastAsia="Times New Roman" w:hAnsiTheme="majorHAnsi" w:cstheme="majorHAnsi"/>
        </w:rPr>
        <w:t xml:space="preserve"> tax-related issues.</w:t>
      </w:r>
    </w:p>
    <w:p w14:paraId="309F19BE" w14:textId="603EBCFD" w:rsidR="005F1B70" w:rsidRPr="00A90962" w:rsidRDefault="005F1B70" w:rsidP="000C66D9">
      <w:pPr>
        <w:pStyle w:val="Heading2"/>
        <w:ind w:left="274" w:hanging="274"/>
        <w:rPr>
          <w:rFonts w:asciiTheme="minorHAnsi" w:hAnsiTheme="minorHAnsi" w:cstheme="minorHAnsi"/>
        </w:rPr>
      </w:pPr>
      <w:r w:rsidRPr="00A90962">
        <w:rPr>
          <w:rFonts w:asciiTheme="minorHAnsi" w:hAnsiTheme="minorHAnsi" w:cstheme="minorHAnsi"/>
        </w:rPr>
        <w:t>Banking Information</w:t>
      </w:r>
    </w:p>
    <w:p w14:paraId="62AB6769" w14:textId="24E1E4CB" w:rsidR="005F1B70" w:rsidRPr="000C66D9" w:rsidRDefault="005F1B70"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 xml:space="preserve">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 xml:space="preserve"> will provide all pertinent banking information that will facilitate electronic payment to the </w:t>
      </w:r>
      <w:r w:rsidR="00A46201" w:rsidRPr="000C66D9">
        <w:rPr>
          <w:rFonts w:asciiTheme="majorHAnsi" w:eastAsia="Times New Roman" w:hAnsiTheme="majorHAnsi" w:cstheme="majorHAnsi"/>
          <w:b/>
        </w:rPr>
        <w:t>Consultant</w:t>
      </w:r>
      <w:r w:rsidRPr="000C66D9">
        <w:rPr>
          <w:rFonts w:asciiTheme="majorHAnsi" w:eastAsia="Times New Roman" w:hAnsiTheme="majorHAnsi" w:cstheme="majorHAnsi"/>
        </w:rPr>
        <w:t>’s account</w:t>
      </w:r>
      <w:r w:rsidR="00120F24" w:rsidRPr="000C66D9">
        <w:rPr>
          <w:rFonts w:asciiTheme="majorHAnsi" w:eastAsia="Times New Roman" w:hAnsiTheme="majorHAnsi" w:cstheme="majorHAnsi"/>
        </w:rPr>
        <w:t>, as per Annex 1.</w:t>
      </w:r>
    </w:p>
    <w:p w14:paraId="07247E16" w14:textId="77777777" w:rsidR="00A90962" w:rsidRPr="00A90962" w:rsidRDefault="00A90962" w:rsidP="000C66D9">
      <w:pPr>
        <w:pStyle w:val="Heading2"/>
        <w:ind w:left="274" w:hanging="274"/>
        <w:rPr>
          <w:rFonts w:asciiTheme="minorHAnsi" w:hAnsiTheme="minorHAnsi" w:cstheme="minorHAnsi"/>
        </w:rPr>
      </w:pPr>
      <w:r w:rsidRPr="00A90962">
        <w:rPr>
          <w:rFonts w:asciiTheme="minorHAnsi" w:hAnsiTheme="minorHAnsi" w:cstheme="minorHAnsi"/>
        </w:rPr>
        <w:t>Execution</w:t>
      </w:r>
    </w:p>
    <w:p w14:paraId="1E05B37D" w14:textId="77777777" w:rsidR="00A90962" w:rsidRPr="000C66D9" w:rsidRDefault="00A90962"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This Agreement may be executed in counterparts and such counterparts shall constitute a single instrument. Delivery of an executed counterpart of this Agreement by electronic means or electronic delivery in portable document format (“.pdf”) shall be equally effective as delivery of a manually delivered counterpart thereof.</w:t>
      </w:r>
    </w:p>
    <w:p w14:paraId="75AAEA55" w14:textId="77777777" w:rsidR="00A90962" w:rsidRPr="000C66D9" w:rsidRDefault="00A90962" w:rsidP="000C66D9">
      <w:pPr>
        <w:widowControl w:val="0"/>
        <w:spacing w:line="240" w:lineRule="auto"/>
        <w:ind w:left="357"/>
        <w:jc w:val="both"/>
        <w:rPr>
          <w:rFonts w:asciiTheme="majorHAnsi" w:eastAsia="Times New Roman" w:hAnsiTheme="majorHAnsi" w:cstheme="majorHAnsi"/>
        </w:rPr>
      </w:pPr>
      <w:r w:rsidRPr="000C66D9">
        <w:rPr>
          <w:rFonts w:asciiTheme="majorHAnsi" w:eastAsia="Times New Roman" w:hAnsiTheme="majorHAnsi" w:cstheme="majorHAnsi"/>
        </w:rPr>
        <w:t>The undersigned agree to all terms and conditions herein. This agreement becomes valid upon the signing of both parties.</w:t>
      </w:r>
    </w:p>
    <w:p w14:paraId="38ECA648" w14:textId="77777777" w:rsidR="00A90962" w:rsidRPr="00A90962" w:rsidRDefault="00A90962" w:rsidP="000C66D9">
      <w:pPr>
        <w:spacing w:after="0" w:line="240" w:lineRule="auto"/>
        <w:rPr>
          <w:rFonts w:cstheme="minorHAnsi"/>
        </w:rPr>
      </w:pPr>
    </w:p>
    <w:p w14:paraId="1F09DBA3" w14:textId="406F35B8" w:rsidR="002A284C" w:rsidRDefault="002A284C" w:rsidP="000C66D9">
      <w:pPr>
        <w:spacing w:after="0" w:line="240" w:lineRule="auto"/>
        <w:ind w:left="720"/>
        <w:rPr>
          <w:rFonts w:cstheme="minorHAnsi"/>
        </w:rPr>
      </w:pPr>
    </w:p>
    <w:p w14:paraId="6E8EBF94" w14:textId="39F97EC2" w:rsidR="00A90962" w:rsidRPr="006470F6" w:rsidRDefault="00A90962" w:rsidP="000C66D9">
      <w:pPr>
        <w:spacing w:after="0" w:line="240" w:lineRule="auto"/>
        <w:rPr>
          <w:rFonts w:cstheme="minorHAnsi"/>
          <w:sz w:val="24"/>
        </w:rPr>
      </w:pPr>
      <w:r w:rsidRPr="00A90962">
        <w:rPr>
          <w:rFonts w:cstheme="minorHAnsi"/>
          <w:noProof/>
          <w:lang w:val="en-US"/>
        </w:rPr>
        <mc:AlternateContent>
          <mc:Choice Requires="wps">
            <w:drawing>
              <wp:anchor distT="0" distB="0" distL="114300" distR="114300" simplePos="0" relativeHeight="251663360" behindDoc="0" locked="0" layoutInCell="1" allowOverlap="1" wp14:anchorId="6660A9E6" wp14:editId="2562C83B">
                <wp:simplePos x="0" y="0"/>
                <wp:positionH relativeFrom="column">
                  <wp:posOffset>3175000</wp:posOffset>
                </wp:positionH>
                <wp:positionV relativeFrom="paragraph">
                  <wp:posOffset>229235</wp:posOffset>
                </wp:positionV>
                <wp:extent cx="1741170" cy="15875"/>
                <wp:effectExtent l="0" t="0" r="30480"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562B37"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pt,18.05pt" to="387.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5/2w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" strokecolor="#5b9bd5 [3204]" strokeweight="1pt">
                <v:stroke joinstyle="miter"/>
                <o:lock v:ext="edit" shapetype="f"/>
              </v:line>
            </w:pict>
          </mc:Fallback>
        </mc:AlternateContent>
      </w:r>
      <w:r w:rsidRPr="00A90962">
        <w:rPr>
          <w:rFonts w:cstheme="minorHAnsi"/>
          <w:noProof/>
          <w:lang w:val="en-US"/>
        </w:rPr>
        <mc:AlternateContent>
          <mc:Choice Requires="wps">
            <w:drawing>
              <wp:anchor distT="0" distB="0" distL="114300" distR="114300" simplePos="0" relativeHeight="251658240" behindDoc="0" locked="0" layoutInCell="1" allowOverlap="1" wp14:anchorId="59A83395" wp14:editId="24CFC528">
                <wp:simplePos x="0" y="0"/>
                <wp:positionH relativeFrom="column">
                  <wp:posOffset>437515</wp:posOffset>
                </wp:positionH>
                <wp:positionV relativeFrom="paragraph">
                  <wp:posOffset>240030</wp:posOffset>
                </wp:positionV>
                <wp:extent cx="1741170" cy="15875"/>
                <wp:effectExtent l="0" t="0" r="30480" b="222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49E8CD"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8.9pt" to="171.5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sf2g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" strokecolor="#5b9bd5 [3204]" strokeweight="1pt">
                <v:stroke joinstyle="miter"/>
                <o:lock v:ext="edit" shapetype="f"/>
              </v:line>
            </w:pict>
          </mc:Fallback>
        </mc:AlternateContent>
      </w:r>
    </w:p>
    <w:p w14:paraId="3BEDC389" w14:textId="77777777" w:rsidR="005A5E6D" w:rsidRDefault="005A5E6D" w:rsidP="000C66D9">
      <w:pPr>
        <w:spacing w:after="0" w:line="240" w:lineRule="auto"/>
        <w:ind w:left="720"/>
        <w:rPr>
          <w:rFonts w:cstheme="minorHAnsi"/>
          <w:b/>
          <w:sz w:val="24"/>
        </w:rPr>
      </w:pPr>
    </w:p>
    <w:p w14:paraId="7558899F" w14:textId="499707B9" w:rsidR="00A90962" w:rsidRPr="006470F6" w:rsidRDefault="00EF641B" w:rsidP="000C66D9">
      <w:pPr>
        <w:spacing w:after="0" w:line="240" w:lineRule="auto"/>
        <w:ind w:left="720"/>
        <w:rPr>
          <w:rFonts w:cstheme="minorHAnsi"/>
          <w:sz w:val="24"/>
        </w:rPr>
      </w:pPr>
      <w:r>
        <w:rPr>
          <w:rFonts w:cstheme="minorHAnsi"/>
          <w:b/>
          <w:sz w:val="24"/>
        </w:rPr>
        <w:t>Name</w:t>
      </w:r>
      <w:r>
        <w:rPr>
          <w:rFonts w:cstheme="minorHAnsi"/>
          <w:b/>
          <w:sz w:val="24"/>
        </w:rPr>
        <w:tab/>
      </w:r>
      <w:r>
        <w:rPr>
          <w:rFonts w:cstheme="minorHAnsi"/>
          <w:b/>
          <w:sz w:val="24"/>
        </w:rPr>
        <w:tab/>
      </w:r>
      <w:r>
        <w:rPr>
          <w:rFonts w:cstheme="minorHAnsi"/>
          <w:b/>
          <w:sz w:val="24"/>
        </w:rPr>
        <w:tab/>
      </w:r>
      <w:r w:rsidR="00A90962" w:rsidRPr="006470F6">
        <w:rPr>
          <w:rFonts w:cstheme="minorHAnsi"/>
          <w:sz w:val="24"/>
        </w:rPr>
        <w:tab/>
      </w:r>
      <w:r w:rsidR="00A90962" w:rsidRPr="006470F6">
        <w:rPr>
          <w:rFonts w:cstheme="minorHAnsi"/>
          <w:sz w:val="24"/>
        </w:rPr>
        <w:tab/>
      </w:r>
      <w:r w:rsidR="00A90962" w:rsidRPr="006470F6">
        <w:rPr>
          <w:rFonts w:cstheme="minorHAnsi"/>
          <w:sz w:val="24"/>
        </w:rPr>
        <w:tab/>
      </w:r>
      <w:r w:rsidR="000C66D9">
        <w:rPr>
          <w:rFonts w:cstheme="minorHAnsi"/>
          <w:b/>
          <w:bCs/>
          <w:sz w:val="24"/>
        </w:rPr>
        <w:t>Aaron Wise</w:t>
      </w:r>
    </w:p>
    <w:p w14:paraId="60A49883" w14:textId="756A22CD" w:rsidR="00A90962" w:rsidRPr="001B4AB5" w:rsidRDefault="00EF641B" w:rsidP="000C66D9">
      <w:pPr>
        <w:spacing w:after="0" w:line="240" w:lineRule="auto"/>
        <w:rPr>
          <w:rFonts w:cstheme="minorHAnsi"/>
          <w:sz w:val="24"/>
        </w:rPr>
      </w:pPr>
      <w:r>
        <w:rPr>
          <w:rFonts w:cstheme="minorHAnsi"/>
          <w:sz w:val="24"/>
        </w:rPr>
        <w:tab/>
        <w:t>Iodine Global Network</w:t>
      </w:r>
      <w:r w:rsidR="00A90962" w:rsidRPr="006470F6">
        <w:rPr>
          <w:rFonts w:cstheme="minorHAnsi"/>
          <w:sz w:val="24"/>
        </w:rPr>
        <w:tab/>
      </w:r>
      <w:r w:rsidR="00A90962" w:rsidRPr="006470F6">
        <w:rPr>
          <w:rFonts w:cstheme="minorHAnsi"/>
          <w:sz w:val="24"/>
        </w:rPr>
        <w:tab/>
      </w:r>
      <w:r w:rsidR="00A90962" w:rsidRPr="006470F6">
        <w:rPr>
          <w:rFonts w:cstheme="minorHAnsi"/>
          <w:sz w:val="24"/>
        </w:rPr>
        <w:tab/>
      </w:r>
      <w:r w:rsidR="00A46201" w:rsidRPr="001B4AB5">
        <w:rPr>
          <w:rFonts w:ascii="Calibri" w:hAnsi="Calibri" w:cstheme="minorHAnsi"/>
        </w:rPr>
        <w:t>Consultant</w:t>
      </w:r>
    </w:p>
    <w:p w14:paraId="257BCE41" w14:textId="03C60F28" w:rsidR="00A90962" w:rsidRPr="006470F6" w:rsidRDefault="00A90962" w:rsidP="000C66D9">
      <w:pPr>
        <w:spacing w:after="0" w:line="240" w:lineRule="auto"/>
        <w:ind w:left="720"/>
        <w:rPr>
          <w:rFonts w:cstheme="minorHAnsi"/>
          <w:sz w:val="24"/>
        </w:rPr>
      </w:pPr>
      <w:r w:rsidRPr="006470F6">
        <w:rPr>
          <w:rFonts w:cstheme="minorHAnsi"/>
          <w:sz w:val="24"/>
        </w:rPr>
        <w:tab/>
      </w:r>
      <w:r w:rsidRPr="006470F6">
        <w:rPr>
          <w:rFonts w:cstheme="minorHAnsi"/>
          <w:sz w:val="24"/>
        </w:rPr>
        <w:tab/>
      </w:r>
      <w:r w:rsidRPr="006470F6">
        <w:rPr>
          <w:rFonts w:cstheme="minorHAnsi"/>
          <w:sz w:val="24"/>
        </w:rPr>
        <w:tab/>
      </w:r>
      <w:r w:rsidRPr="006470F6">
        <w:rPr>
          <w:rFonts w:cstheme="minorHAnsi"/>
          <w:sz w:val="24"/>
        </w:rPr>
        <w:tab/>
      </w:r>
    </w:p>
    <w:p w14:paraId="19A46656" w14:textId="77777777" w:rsidR="00A90962" w:rsidRPr="006470F6" w:rsidRDefault="00A90962" w:rsidP="000C66D9">
      <w:pPr>
        <w:spacing w:after="0" w:line="240" w:lineRule="auto"/>
        <w:ind w:left="720"/>
        <w:rPr>
          <w:rFonts w:cstheme="minorHAnsi"/>
          <w:sz w:val="24"/>
        </w:rPr>
      </w:pPr>
    </w:p>
    <w:p w14:paraId="52F6B919" w14:textId="5F895885" w:rsidR="00A90962" w:rsidRPr="006470F6" w:rsidRDefault="00A90962" w:rsidP="000C66D9">
      <w:pPr>
        <w:spacing w:after="0" w:line="240" w:lineRule="auto"/>
        <w:ind w:left="720"/>
        <w:rPr>
          <w:rFonts w:cstheme="minorHAnsi"/>
          <w:sz w:val="24"/>
        </w:rPr>
      </w:pPr>
      <w:r w:rsidRPr="00260D91">
        <w:rPr>
          <w:rFonts w:cstheme="minorHAnsi"/>
          <w:sz w:val="24"/>
          <w:highlight w:val="yellow"/>
        </w:rPr>
        <w:t>Date:</w:t>
      </w:r>
      <w:r w:rsidR="00260D91" w:rsidRPr="00260D91">
        <w:rPr>
          <w:rFonts w:cstheme="minorHAnsi"/>
          <w:sz w:val="24"/>
          <w:highlight w:val="yellow"/>
        </w:rPr>
        <w:t xml:space="preserve"> [date]</w:t>
      </w:r>
      <w:r w:rsidRPr="006470F6">
        <w:rPr>
          <w:rFonts w:cstheme="minorHAnsi"/>
          <w:sz w:val="24"/>
        </w:rPr>
        <w:tab/>
      </w:r>
      <w:r w:rsidR="00260D91">
        <w:rPr>
          <w:rFonts w:cstheme="minorHAnsi"/>
          <w:sz w:val="24"/>
        </w:rPr>
        <w:tab/>
      </w:r>
      <w:r w:rsidRPr="006470F6">
        <w:rPr>
          <w:rFonts w:cstheme="minorHAnsi"/>
          <w:sz w:val="24"/>
        </w:rPr>
        <w:tab/>
      </w:r>
      <w:r w:rsidRPr="006470F6">
        <w:rPr>
          <w:rFonts w:cstheme="minorHAnsi"/>
          <w:sz w:val="24"/>
        </w:rPr>
        <w:tab/>
      </w:r>
      <w:r w:rsidRPr="006470F6">
        <w:rPr>
          <w:rFonts w:cstheme="minorHAnsi"/>
          <w:sz w:val="24"/>
        </w:rPr>
        <w:tab/>
      </w:r>
      <w:r w:rsidRPr="006D627C">
        <w:rPr>
          <w:rFonts w:cstheme="minorHAnsi"/>
          <w:sz w:val="24"/>
          <w:highlight w:val="yellow"/>
        </w:rPr>
        <w:t>Date: [date]</w:t>
      </w:r>
    </w:p>
    <w:p w14:paraId="39DB0D09" w14:textId="77777777" w:rsidR="004D4FD5" w:rsidRDefault="004D4FD5" w:rsidP="000C66D9">
      <w:pPr>
        <w:pStyle w:val="Heading1"/>
        <w:spacing w:before="0" w:line="240" w:lineRule="auto"/>
        <w:rPr>
          <w:b/>
        </w:rPr>
      </w:pPr>
    </w:p>
    <w:p w14:paraId="5F768CFA" w14:textId="77777777" w:rsidR="004D4FD5" w:rsidRDefault="004D4FD5" w:rsidP="000C66D9">
      <w:pPr>
        <w:pStyle w:val="Heading1"/>
        <w:spacing w:before="0" w:line="240" w:lineRule="auto"/>
        <w:rPr>
          <w:b/>
        </w:rPr>
      </w:pPr>
    </w:p>
    <w:p w14:paraId="43F9E113" w14:textId="77777777" w:rsidR="004D4FD5" w:rsidRDefault="004D4FD5">
      <w:pPr>
        <w:rPr>
          <w:rStyle w:val="Heading2Char"/>
          <w:rFonts w:eastAsiaTheme="majorEastAsia"/>
          <w:color w:val="2E74B5" w:themeColor="accent1" w:themeShade="BF"/>
          <w:sz w:val="32"/>
          <w:szCs w:val="32"/>
        </w:rPr>
      </w:pPr>
      <w:r>
        <w:rPr>
          <w:rStyle w:val="Heading2Char"/>
          <w:rFonts w:eastAsiaTheme="majorEastAsia"/>
        </w:rPr>
        <w:br w:type="page"/>
      </w:r>
    </w:p>
    <w:p w14:paraId="745F9F8C" w14:textId="77777777" w:rsidR="004D4FD5" w:rsidRPr="004D4FD5" w:rsidRDefault="004D4FD5" w:rsidP="000C66D9">
      <w:pPr>
        <w:pStyle w:val="Heading1"/>
        <w:spacing w:before="0" w:line="240" w:lineRule="auto"/>
        <w:rPr>
          <w:noProof/>
          <w:color w:val="000000" w:themeColor="text1"/>
          <w:sz w:val="22"/>
          <w:szCs w:val="22"/>
        </w:rPr>
      </w:pPr>
      <w:r w:rsidRPr="004D4FD5">
        <w:rPr>
          <w:rStyle w:val="Heading2Char"/>
          <w:rFonts w:eastAsiaTheme="majorEastAsia"/>
          <w:color w:val="000000" w:themeColor="text1"/>
          <w:sz w:val="22"/>
          <w:szCs w:val="22"/>
        </w:rPr>
        <w:lastRenderedPageBreak/>
        <w:t>Annex 1: List of foods for Task 4</w:t>
      </w:r>
      <w:r w:rsidRPr="004D4FD5">
        <w:rPr>
          <w:noProof/>
          <w:color w:val="000000" w:themeColor="text1"/>
          <w:sz w:val="22"/>
          <w:szCs w:val="22"/>
        </w:rPr>
        <w:t xml:space="preserve"> </w:t>
      </w:r>
    </w:p>
    <w:p w14:paraId="45AC2BCC" w14:textId="1378A5B7" w:rsidR="00A90962" w:rsidRPr="002A284C" w:rsidRDefault="004D4FD5" w:rsidP="000C66D9">
      <w:pPr>
        <w:pStyle w:val="Heading1"/>
        <w:spacing w:before="0" w:line="240" w:lineRule="auto"/>
        <w:rPr>
          <w:rFonts w:asciiTheme="minorHAnsi" w:hAnsiTheme="minorHAnsi" w:cstheme="minorHAnsi"/>
          <w:b/>
          <w:sz w:val="28"/>
          <w:szCs w:val="28"/>
        </w:rPr>
      </w:pPr>
      <w:r w:rsidRPr="001C6914">
        <w:rPr>
          <w:rStyle w:val="FootnoteTextChar"/>
          <w:noProof/>
        </w:rPr>
        <w:drawing>
          <wp:inline distT="0" distB="0" distL="0" distR="0" wp14:anchorId="167A07AB" wp14:editId="6284E8B6">
            <wp:extent cx="5731510" cy="784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844790"/>
                    </a:xfrm>
                    <a:prstGeom prst="rect">
                      <a:avLst/>
                    </a:prstGeom>
                  </pic:spPr>
                </pic:pic>
              </a:graphicData>
            </a:graphic>
          </wp:inline>
        </w:drawing>
      </w:r>
      <w:r w:rsidR="00A90962">
        <w:rPr>
          <w:b/>
        </w:rPr>
        <w:br w:type="column"/>
      </w:r>
      <w:r w:rsidR="00A90962" w:rsidRPr="002A284C">
        <w:rPr>
          <w:rFonts w:asciiTheme="minorHAnsi" w:hAnsiTheme="minorHAnsi" w:cstheme="minorHAnsi"/>
          <w:b/>
          <w:sz w:val="28"/>
          <w:szCs w:val="28"/>
        </w:rPr>
        <w:lastRenderedPageBreak/>
        <w:t>Terms and Conditions</w:t>
      </w:r>
    </w:p>
    <w:p w14:paraId="53947D9E"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rPr>
      </w:pPr>
      <w:r w:rsidRPr="002A284C">
        <w:rPr>
          <w:rFonts w:asciiTheme="minorHAnsi" w:hAnsiTheme="minorHAnsi" w:cstheme="minorHAnsi"/>
          <w:color w:val="2F5496"/>
        </w:rPr>
        <w:t>Travel</w:t>
      </w:r>
      <w:r w:rsidRPr="002A284C">
        <w:rPr>
          <w:rFonts w:asciiTheme="minorHAnsi" w:hAnsiTheme="minorHAnsi" w:cstheme="minorHAnsi"/>
          <w:color w:val="2F5496"/>
          <w:spacing w:val="10"/>
        </w:rPr>
        <w:t xml:space="preserve"> </w:t>
      </w:r>
      <w:r w:rsidRPr="002A284C">
        <w:rPr>
          <w:rFonts w:asciiTheme="minorHAnsi" w:hAnsiTheme="minorHAnsi" w:cstheme="minorHAnsi"/>
          <w:color w:val="2F5496"/>
        </w:rPr>
        <w:t>Policy</w:t>
      </w:r>
    </w:p>
    <w:p w14:paraId="02A3F556" w14:textId="24ADD766" w:rsidR="00A90962" w:rsidRPr="002A284C" w:rsidRDefault="00A90962" w:rsidP="000C66D9">
      <w:pPr>
        <w:pStyle w:val="BodyText"/>
        <w:ind w:left="285" w:right="216"/>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will only travel as is necessary to carry out the Services. Prior written approval from the IGN Executive Director is required to carry out any travel required. The IGN policy requires that the </w:t>
      </w:r>
      <w:r w:rsidR="00A46201">
        <w:rPr>
          <w:rFonts w:cstheme="minorHAnsi"/>
          <w:b/>
          <w:sz w:val="22"/>
          <w:szCs w:val="22"/>
        </w:rPr>
        <w:t>Consultant</w:t>
      </w:r>
      <w:r w:rsidRPr="002A284C">
        <w:rPr>
          <w:rFonts w:asciiTheme="minorHAnsi" w:hAnsiTheme="minorHAnsi" w:cstheme="minorHAnsi"/>
          <w:sz w:val="22"/>
          <w:szCs w:val="22"/>
        </w:rPr>
        <w:t xml:space="preserve"> to travel </w:t>
      </w:r>
      <w:r w:rsidR="00B93C6A">
        <w:rPr>
          <w:rFonts w:asciiTheme="minorHAnsi" w:hAnsiTheme="minorHAnsi" w:cstheme="minorHAnsi"/>
          <w:sz w:val="22"/>
          <w:szCs w:val="22"/>
        </w:rPr>
        <w:t xml:space="preserve">in </w:t>
      </w:r>
      <w:r w:rsidRPr="002A284C">
        <w:rPr>
          <w:rFonts w:asciiTheme="minorHAnsi" w:hAnsiTheme="minorHAnsi" w:cstheme="minorHAnsi"/>
          <w:sz w:val="22"/>
          <w:szCs w:val="22"/>
        </w:rPr>
        <w:t xml:space="preserve">economy class by the most direct and economical routing. An estimated budget for travel needs to be approved in advance but the </w:t>
      </w:r>
      <w:r w:rsidR="00A46201">
        <w:rPr>
          <w:rFonts w:cstheme="minorHAnsi"/>
          <w:b/>
          <w:sz w:val="22"/>
          <w:szCs w:val="22"/>
        </w:rPr>
        <w:t>Consultant</w:t>
      </w:r>
      <w:r w:rsidRPr="002A284C">
        <w:rPr>
          <w:rFonts w:asciiTheme="minorHAnsi" w:hAnsiTheme="minorHAnsi" w:cstheme="minorHAnsi"/>
          <w:sz w:val="22"/>
          <w:szCs w:val="22"/>
        </w:rPr>
        <w:t xml:space="preserve"> is able to pay for tickets against reimbursement. Reimbursement for all travel, accommodation and other expenses will require receipts and </w:t>
      </w:r>
      <w:r w:rsidR="00B93C6A">
        <w:rPr>
          <w:rFonts w:asciiTheme="minorHAnsi" w:hAnsiTheme="minorHAnsi" w:cstheme="minorHAnsi"/>
          <w:sz w:val="22"/>
          <w:szCs w:val="22"/>
        </w:rPr>
        <w:t>an itemized travel claim</w:t>
      </w:r>
      <w:r w:rsidRPr="002A284C">
        <w:rPr>
          <w:rFonts w:asciiTheme="minorHAnsi" w:hAnsiTheme="minorHAnsi" w:cstheme="minorHAnsi"/>
          <w:sz w:val="22"/>
          <w:szCs w:val="22"/>
        </w:rPr>
        <w:t>.</w:t>
      </w:r>
    </w:p>
    <w:p w14:paraId="2A205656"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Liability and Insurance</w:t>
      </w:r>
    </w:p>
    <w:p w14:paraId="359CF995" w14:textId="089FEDA5" w:rsidR="00A90962" w:rsidRPr="002A284C" w:rsidRDefault="00A90962" w:rsidP="000C66D9">
      <w:pPr>
        <w:pStyle w:val="BodyText"/>
        <w:ind w:left="285"/>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shall arrange for their own proper health and travel insurance and shall not hold IGN liable for costs incurred as a result of loss of property, illness or death. </w:t>
      </w:r>
      <w:r w:rsidRPr="002A284C">
        <w:rPr>
          <w:rFonts w:asciiTheme="minorHAnsi" w:hAnsiTheme="minorHAnsi" w:cstheme="minorHAnsi"/>
          <w:color w:val="000000"/>
          <w:sz w:val="22"/>
          <w:szCs w:val="22"/>
        </w:rPr>
        <w:t xml:space="preserve">To the </w:t>
      </w:r>
      <w:r w:rsidRPr="002A284C">
        <w:rPr>
          <w:rFonts w:asciiTheme="minorHAnsi" w:hAnsiTheme="minorHAnsi" w:cstheme="minorHAnsi"/>
          <w:sz w:val="22"/>
          <w:szCs w:val="22"/>
        </w:rPr>
        <w:t>extent</w:t>
      </w:r>
      <w:r w:rsidRPr="002A284C">
        <w:rPr>
          <w:rFonts w:asciiTheme="minorHAnsi" w:hAnsiTheme="minorHAnsi" w:cstheme="minorHAnsi"/>
          <w:color w:val="000000"/>
          <w:sz w:val="22"/>
          <w:szCs w:val="22"/>
        </w:rPr>
        <w:t xml:space="preserve"> permitted by law, IGN agrees that the maximum aggregate liability of the </w:t>
      </w:r>
      <w:r w:rsidR="00A46201">
        <w:rPr>
          <w:rFonts w:cstheme="minorHAnsi"/>
          <w:b/>
          <w:color w:val="000000"/>
          <w:sz w:val="22"/>
          <w:szCs w:val="22"/>
        </w:rPr>
        <w:t>Consultant</w:t>
      </w:r>
      <w:r w:rsidRPr="002A284C">
        <w:rPr>
          <w:rFonts w:asciiTheme="minorHAnsi" w:hAnsiTheme="minorHAnsi" w:cstheme="minorHAnsi"/>
          <w:color w:val="000000"/>
          <w:sz w:val="22"/>
          <w:szCs w:val="22"/>
        </w:rPr>
        <w:t xml:space="preserve"> in contract, tort (including negligence and breach of statutory duty) or otherwise for any breach of this contract shall in no circumstances exceed the lesser of a) the total funds actually received by the </w:t>
      </w:r>
      <w:r w:rsidR="00A46201">
        <w:rPr>
          <w:rFonts w:cstheme="minorHAnsi"/>
          <w:b/>
          <w:color w:val="000000"/>
          <w:sz w:val="22"/>
          <w:szCs w:val="22"/>
        </w:rPr>
        <w:t>Consultant</w:t>
      </w:r>
      <w:r w:rsidRPr="002A284C">
        <w:rPr>
          <w:rFonts w:asciiTheme="minorHAnsi" w:hAnsiTheme="minorHAnsi" w:cstheme="minorHAnsi"/>
          <w:color w:val="000000"/>
          <w:sz w:val="22"/>
          <w:szCs w:val="22"/>
        </w:rPr>
        <w:t>, or (b) USD 50,000.</w:t>
      </w:r>
    </w:p>
    <w:p w14:paraId="739EEB8C"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Confidentiality</w:t>
      </w:r>
    </w:p>
    <w:p w14:paraId="32BF46F5" w14:textId="32FA0B30" w:rsidR="00A90962" w:rsidRPr="002A284C" w:rsidRDefault="00A90962" w:rsidP="000C66D9">
      <w:pPr>
        <w:pStyle w:val="BodyText"/>
        <w:ind w:left="285" w:right="112"/>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shall not, during the terms of this Contract, and within five years after its expiration, disclose any proprietary information related to the Services, this Contract or the IGN’s business or operation with the prior written consent of the IGN.</w:t>
      </w:r>
    </w:p>
    <w:p w14:paraId="1D5C9952"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Intellectual Property</w:t>
      </w:r>
    </w:p>
    <w:p w14:paraId="04729A5C" w14:textId="3E2E7197"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retains ownership and/or control of any concepts, know-how, tools, frameworks and intellectual property which are proprietary to it and which were previously developed outside of this contract, but which may be used during or for the purposes of this contract.</w:t>
      </w:r>
    </w:p>
    <w:p w14:paraId="3B987E69" w14:textId="77777777" w:rsidR="00A90962" w:rsidRPr="002A284C" w:rsidRDefault="00A90962" w:rsidP="000C66D9">
      <w:pPr>
        <w:pStyle w:val="BodyText"/>
        <w:ind w:left="285" w:right="115"/>
        <w:jc w:val="both"/>
        <w:rPr>
          <w:rFonts w:asciiTheme="minorHAnsi" w:hAnsiTheme="minorHAnsi" w:cstheme="minorHAnsi"/>
          <w:sz w:val="22"/>
          <w:szCs w:val="22"/>
        </w:rPr>
      </w:pPr>
    </w:p>
    <w:p w14:paraId="64364474" w14:textId="243E9E08"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 xml:space="preserve">Design documents, specifications, reports and all relevant data such as maps, diagrams, plans, statistics and supporting records and materials compiled and prepared in the course of the Services (the “Intellectual Property Rights”) shall be the property of the IGN. The </w:t>
      </w:r>
      <w:r w:rsidR="00A46201">
        <w:rPr>
          <w:rFonts w:cstheme="minorHAnsi"/>
          <w:b/>
          <w:sz w:val="22"/>
          <w:szCs w:val="22"/>
        </w:rPr>
        <w:t>Consultant</w:t>
      </w:r>
      <w:r w:rsidRPr="002A284C">
        <w:rPr>
          <w:rFonts w:asciiTheme="minorHAnsi" w:hAnsiTheme="minorHAnsi" w:cstheme="minorHAnsi"/>
          <w:sz w:val="22"/>
          <w:szCs w:val="22"/>
        </w:rPr>
        <w:t xml:space="preserve"> may retail a copy thereof, provided that such copy shall not be used for purposes unrelated to the Contract without the approval of the IGN.</w:t>
      </w:r>
    </w:p>
    <w:p w14:paraId="7111F010"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Global Access</w:t>
      </w:r>
    </w:p>
    <w:p w14:paraId="583387DA" w14:textId="77777777" w:rsidR="00A90962" w:rsidRPr="002A284C" w:rsidRDefault="00A90962" w:rsidP="000C66D9">
      <w:pPr>
        <w:pStyle w:val="BodyText"/>
        <w:ind w:left="285" w:right="115"/>
        <w:jc w:val="both"/>
        <w:rPr>
          <w:rFonts w:asciiTheme="minorHAnsi" w:hAnsiTheme="minorHAnsi" w:cstheme="minorHAnsi"/>
          <w:sz w:val="22"/>
          <w:szCs w:val="22"/>
        </w:rPr>
      </w:pPr>
      <w:r w:rsidRPr="002A284C">
        <w:rPr>
          <w:rFonts w:asciiTheme="minorHAnsi" w:hAnsiTheme="minorHAnsi" w:cstheme="minorHAnsi"/>
          <w:sz w:val="22"/>
          <w:szCs w:val="22"/>
        </w:rPr>
        <w:t>You will conduct and manage the Project and the Funded Developments in a manner that ensures Global Access. Your Global Access commitments will survive the term of this Agreement. “</w:t>
      </w:r>
      <w:r w:rsidRPr="002A284C">
        <w:rPr>
          <w:rFonts w:asciiTheme="minorHAnsi" w:hAnsiTheme="minorHAnsi" w:cstheme="minorHAnsi"/>
          <w:i/>
          <w:sz w:val="22"/>
          <w:szCs w:val="22"/>
        </w:rPr>
        <w:t>Funded Developments</w:t>
      </w:r>
      <w:r w:rsidRPr="002A284C">
        <w:rPr>
          <w:rFonts w:asciiTheme="minorHAnsi" w:hAnsiTheme="minorHAnsi" w:cstheme="minorHAnsi"/>
          <w:sz w:val="22"/>
          <w:szCs w:val="22"/>
        </w:rPr>
        <w:t>” means the products, services, processes, technologies, materials, software, data, other innovations, and intellectual property resulting from the Project (including modifications, improvements, and further developments to Background Technology). “</w:t>
      </w:r>
      <w:r w:rsidRPr="002A284C">
        <w:rPr>
          <w:rFonts w:asciiTheme="minorHAnsi" w:hAnsiTheme="minorHAnsi" w:cstheme="minorHAnsi"/>
          <w:i/>
          <w:sz w:val="22"/>
          <w:szCs w:val="22"/>
        </w:rPr>
        <w:t>Background Technology</w:t>
      </w:r>
      <w:r w:rsidRPr="002A284C">
        <w:rPr>
          <w:rFonts w:asciiTheme="minorHAnsi" w:hAnsiTheme="minorHAnsi" w:cstheme="minorHAnsi"/>
          <w:sz w:val="22"/>
          <w:szCs w:val="22"/>
        </w:rPr>
        <w:t>” means any and all products, services, processes, technologies, materials, software, data, or other innovations, and intellectual property created by You or a third party prior to or outside of the Project used as part of the Project. “</w:t>
      </w:r>
      <w:r w:rsidRPr="002A284C">
        <w:rPr>
          <w:rFonts w:asciiTheme="minorHAnsi" w:hAnsiTheme="minorHAnsi" w:cstheme="minorHAnsi"/>
          <w:i/>
          <w:sz w:val="22"/>
          <w:szCs w:val="22"/>
        </w:rPr>
        <w:t>Global Access</w:t>
      </w:r>
      <w:r w:rsidRPr="002A284C">
        <w:rPr>
          <w:rFonts w:asciiTheme="minorHAnsi" w:hAnsiTheme="minorHAnsi" w:cstheme="minorHAnsi"/>
          <w:sz w:val="22"/>
          <w:szCs w:val="22"/>
        </w:rPr>
        <w:t>” means: (a) the knowledge and information gained from the Project will be promptly and broadly disseminated; and (b) the Funded Developments will be made available and accessible at an affordable price (i) to people most in need within developing countries.</w:t>
      </w:r>
    </w:p>
    <w:p w14:paraId="431BDC6C" w14:textId="6A100A94" w:rsidR="00A90962" w:rsidRPr="002A284C" w:rsidRDefault="00FF5B6B"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Pr>
          <w:rFonts w:asciiTheme="minorHAnsi" w:hAnsiTheme="minorHAnsi" w:cstheme="minorHAnsi"/>
          <w:color w:val="2F5496"/>
        </w:rPr>
        <w:br w:type="column"/>
      </w:r>
      <w:r w:rsidR="00A90962" w:rsidRPr="002A284C">
        <w:rPr>
          <w:rFonts w:asciiTheme="minorHAnsi" w:hAnsiTheme="minorHAnsi" w:cstheme="minorHAnsi"/>
          <w:color w:val="2F5496"/>
        </w:rPr>
        <w:lastRenderedPageBreak/>
        <w:t>Assignment, Conflict of Interest and Prohibited Activities</w:t>
      </w:r>
    </w:p>
    <w:p w14:paraId="1EE3E724" w14:textId="6CE67EC6" w:rsidR="00A90962" w:rsidRPr="002A284C" w:rsidRDefault="00A90962" w:rsidP="000C66D9">
      <w:pPr>
        <w:pStyle w:val="BodyText"/>
        <w:ind w:left="270" w:right="113"/>
        <w:jc w:val="both"/>
        <w:rPr>
          <w:rFonts w:asciiTheme="minorHAnsi" w:hAnsiTheme="minorHAnsi" w:cstheme="minorHAnsi"/>
          <w:sz w:val="22"/>
          <w:szCs w:val="22"/>
        </w:rPr>
      </w:pPr>
      <w:r w:rsidRPr="002A284C">
        <w:rPr>
          <w:rFonts w:asciiTheme="minorHAnsi" w:hAnsiTheme="minorHAnsi" w:cstheme="minorHAnsi"/>
          <w:sz w:val="22"/>
          <w:szCs w:val="22"/>
        </w:rPr>
        <w:t xml:space="preserve">The </w:t>
      </w:r>
      <w:r w:rsidR="00A46201">
        <w:rPr>
          <w:rFonts w:cstheme="minorHAnsi"/>
          <w:b/>
          <w:sz w:val="22"/>
          <w:szCs w:val="22"/>
        </w:rPr>
        <w:t>Consultant</w:t>
      </w:r>
      <w:r w:rsidRPr="002A284C">
        <w:rPr>
          <w:rFonts w:asciiTheme="minorHAnsi" w:hAnsiTheme="minorHAnsi" w:cstheme="minorHAnsi"/>
          <w:sz w:val="22"/>
          <w:szCs w:val="22"/>
        </w:rPr>
        <w:t xml:space="preserve"> may not, except with the prior approval of the IGN, assign or transfer the Contract or any of the Services, nor may he/she engage any sub-</w:t>
      </w:r>
      <w:r w:rsidR="00A46201">
        <w:rPr>
          <w:rFonts w:cstheme="minorHAnsi"/>
          <w:b/>
          <w:sz w:val="22"/>
          <w:szCs w:val="22"/>
        </w:rPr>
        <w:t>Consultant</w:t>
      </w:r>
      <w:r w:rsidRPr="002A284C">
        <w:rPr>
          <w:rFonts w:asciiTheme="minorHAnsi" w:hAnsiTheme="minorHAnsi" w:cstheme="minorHAnsi"/>
          <w:sz w:val="22"/>
          <w:szCs w:val="22"/>
        </w:rPr>
        <w:t xml:space="preserve"> to perform any part of the Services. The IGN’s approval of the assignment or transfer of any part of the Contract, or of the engagement of any sub- </w:t>
      </w:r>
      <w:r w:rsidR="00A46201">
        <w:rPr>
          <w:rFonts w:cstheme="minorHAnsi"/>
          <w:b/>
          <w:sz w:val="22"/>
          <w:szCs w:val="22"/>
        </w:rPr>
        <w:t>Consultant</w:t>
      </w:r>
      <w:r w:rsidRPr="002A284C">
        <w:rPr>
          <w:rFonts w:asciiTheme="minorHAnsi" w:hAnsiTheme="minorHAnsi" w:cstheme="minorHAnsi"/>
          <w:sz w:val="22"/>
          <w:szCs w:val="22"/>
        </w:rPr>
        <w:t xml:space="preserve">, shall not relieve the </w:t>
      </w:r>
      <w:r w:rsidR="00A46201">
        <w:rPr>
          <w:rFonts w:cstheme="minorHAnsi"/>
          <w:b/>
          <w:sz w:val="22"/>
          <w:szCs w:val="22"/>
        </w:rPr>
        <w:t>Consultant</w:t>
      </w:r>
      <w:r w:rsidRPr="002A284C">
        <w:rPr>
          <w:rFonts w:asciiTheme="minorHAnsi" w:hAnsiTheme="minorHAnsi" w:cstheme="minorHAnsi"/>
          <w:sz w:val="22"/>
          <w:szCs w:val="22"/>
        </w:rPr>
        <w:t xml:space="preserve"> of any of his obligations under the Contract. The </w:t>
      </w:r>
      <w:r w:rsidR="00A46201">
        <w:rPr>
          <w:rFonts w:cstheme="minorHAnsi"/>
          <w:b/>
          <w:sz w:val="22"/>
          <w:szCs w:val="22"/>
        </w:rPr>
        <w:t>Consultant</w:t>
      </w:r>
      <w:r w:rsidRPr="002A284C">
        <w:rPr>
          <w:rFonts w:asciiTheme="minorHAnsi" w:hAnsiTheme="minorHAnsi" w:cstheme="minorHAnsi"/>
          <w:sz w:val="22"/>
          <w:szCs w:val="22"/>
        </w:rPr>
        <w:t xml:space="preserve"> shall not engage, directly or indirectly, in any other work, business or professional activities that may conflict with the performance of the Services. The </w:t>
      </w:r>
      <w:r w:rsidR="00A46201">
        <w:rPr>
          <w:rFonts w:cstheme="minorHAnsi"/>
          <w:b/>
          <w:sz w:val="22"/>
          <w:szCs w:val="22"/>
        </w:rPr>
        <w:t>Consultant</w:t>
      </w:r>
      <w:r w:rsidRPr="002A284C">
        <w:rPr>
          <w:rFonts w:asciiTheme="minorHAnsi" w:hAnsiTheme="minorHAnsi" w:cstheme="minorHAnsi"/>
          <w:sz w:val="22"/>
          <w:szCs w:val="22"/>
        </w:rPr>
        <w:t xml:space="preserve"> warrants that to the best of his knowledge at the date of signing this Contract no conflict of interests exists. If during the course of this Contract, a conflict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or</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risk</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of</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conflict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of</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interest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should</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arise,</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the</w:t>
      </w:r>
      <w:r w:rsidRPr="002A284C">
        <w:rPr>
          <w:rFonts w:asciiTheme="minorHAnsi" w:hAnsiTheme="minorHAnsi" w:cstheme="minorHAnsi"/>
          <w:spacing w:val="-3"/>
          <w:sz w:val="22"/>
          <w:szCs w:val="22"/>
        </w:rPr>
        <w:t xml:space="preserve"> </w:t>
      </w:r>
      <w:r w:rsidR="00A46201">
        <w:rPr>
          <w:rFonts w:cstheme="minorHAnsi"/>
          <w:b/>
          <w:sz w:val="22"/>
          <w:szCs w:val="22"/>
        </w:rPr>
        <w:t>Consultant</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will</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notify</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the</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IGN</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immediately</w:t>
      </w:r>
      <w:r w:rsidRPr="002A284C">
        <w:rPr>
          <w:rFonts w:asciiTheme="minorHAnsi" w:hAnsiTheme="minorHAnsi" w:cstheme="minorHAnsi"/>
          <w:spacing w:val="-4"/>
          <w:sz w:val="22"/>
          <w:szCs w:val="22"/>
        </w:rPr>
        <w:t xml:space="preserve"> </w:t>
      </w:r>
      <w:r w:rsidRPr="002A284C">
        <w:rPr>
          <w:rFonts w:asciiTheme="minorHAnsi" w:hAnsiTheme="minorHAnsi" w:cstheme="minorHAnsi"/>
          <w:sz w:val="22"/>
          <w:szCs w:val="22"/>
        </w:rPr>
        <w:t>in</w:t>
      </w:r>
      <w:r w:rsidRPr="002A284C">
        <w:rPr>
          <w:rFonts w:asciiTheme="minorHAnsi" w:hAnsiTheme="minorHAnsi" w:cstheme="minorHAnsi"/>
          <w:spacing w:val="-3"/>
          <w:sz w:val="22"/>
          <w:szCs w:val="22"/>
        </w:rPr>
        <w:t xml:space="preserve"> </w:t>
      </w:r>
      <w:r w:rsidRPr="002A284C">
        <w:rPr>
          <w:rFonts w:asciiTheme="minorHAnsi" w:hAnsiTheme="minorHAnsi" w:cstheme="minorHAnsi"/>
          <w:sz w:val="22"/>
          <w:szCs w:val="22"/>
        </w:rPr>
        <w:t>writing.</w:t>
      </w:r>
    </w:p>
    <w:p w14:paraId="7BC31020"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Anti-Corruption; Anti-Bribery</w:t>
      </w:r>
    </w:p>
    <w:p w14:paraId="054E9743" w14:textId="7D7B0FB3" w:rsidR="00A90962" w:rsidRPr="002A284C" w:rsidRDefault="00A90962" w:rsidP="000C66D9">
      <w:pPr>
        <w:pStyle w:val="TableParagraph"/>
        <w:ind w:right="198"/>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will not offer or provide money, gifts, or any other things of value directly or indirectly to anyone in order to improperly influence any act or decision relating to the Project, including by assisting any party to secure an improper advantage. </w:t>
      </w:r>
    </w:p>
    <w:p w14:paraId="2A02EEBD"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Lobbying and Electioneering Prohibition</w:t>
      </w:r>
    </w:p>
    <w:p w14:paraId="4D8D9E27" w14:textId="24643B73" w:rsidR="00A90962" w:rsidRPr="002A284C" w:rsidRDefault="00A90962" w:rsidP="000C66D9">
      <w:pPr>
        <w:pStyle w:val="TableParagraph"/>
        <w:ind w:right="197"/>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may not use Grant Funds to influence the outcome of any election for public office or to carry on any voter registration drive.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acknowledges that the IGN has not earmarked Grant Funds to support lobbying activities or to otherwise support attempts to influence legislation.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agrees to comply with any national, state, local, or other lobbying, gift, and ethics rules applicable to the Project. The IGN is not retaining or employing 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to engage in lobbying activities.</w:t>
      </w:r>
    </w:p>
    <w:p w14:paraId="0C8DA5B8"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Publicity</w:t>
      </w:r>
    </w:p>
    <w:p w14:paraId="311B3C57" w14:textId="7E5E2D86" w:rsidR="00A90962" w:rsidRPr="002A284C" w:rsidRDefault="00A90962" w:rsidP="000C66D9">
      <w:pPr>
        <w:pStyle w:val="TableParagraph"/>
        <w:ind w:right="197"/>
        <w:jc w:val="both"/>
        <w:rPr>
          <w:rFonts w:asciiTheme="minorHAnsi" w:eastAsia="Calibri" w:hAnsiTheme="minorHAnsi" w:cstheme="minorHAnsi"/>
          <w:lang w:bidi="ar-SA"/>
        </w:rPr>
      </w:pPr>
      <w:r w:rsidRPr="002A284C">
        <w:rPr>
          <w:rFonts w:asciiTheme="minorHAnsi" w:eastAsia="Calibri" w:hAnsiTheme="minorHAnsi" w:cstheme="minorHAnsi"/>
          <w:lang w:bidi="ar-SA"/>
        </w:rPr>
        <w:t xml:space="preserve">The </w:t>
      </w:r>
      <w:r w:rsidR="00A46201">
        <w:rPr>
          <w:rFonts w:ascii="Calibri" w:eastAsia="Calibri" w:hAnsi="Calibri" w:cstheme="minorHAnsi"/>
          <w:b/>
          <w:lang w:bidi="ar-SA"/>
        </w:rPr>
        <w:t>Consultant</w:t>
      </w:r>
      <w:r w:rsidRPr="002A284C">
        <w:rPr>
          <w:rFonts w:asciiTheme="minorHAnsi" w:eastAsia="Calibri" w:hAnsiTheme="minorHAnsi" w:cstheme="minorHAnsi"/>
          <w:lang w:bidi="ar-SA"/>
        </w:rPr>
        <w:t xml:space="preserve"> must obtain IGN’s prior written approval before: (a) issuing a press release or other public announcement regarding this grant; and (b) any other public use of the IGN name or logo. Please email your request to: ggizak</w:t>
      </w:r>
      <w:hyperlink r:id="rId9" w:history="1">
        <w:r w:rsidRPr="002A284C">
          <w:rPr>
            <w:rFonts w:asciiTheme="minorHAnsi" w:eastAsia="Calibri" w:hAnsiTheme="minorHAnsi" w:cstheme="minorHAnsi"/>
            <w:lang w:bidi="ar-SA"/>
          </w:rPr>
          <w:t>@ign.org</w:t>
        </w:r>
      </w:hyperlink>
      <w:r w:rsidRPr="002A284C">
        <w:rPr>
          <w:rFonts w:asciiTheme="minorHAnsi" w:eastAsia="Calibri" w:hAnsiTheme="minorHAnsi" w:cstheme="minorHAnsi"/>
          <w:lang w:bidi="ar-SA"/>
        </w:rPr>
        <w:t xml:space="preserve"> two weeks in advance to provide IGN with an opportunity to review and comment.</w:t>
      </w:r>
    </w:p>
    <w:p w14:paraId="38A63CEF"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Termination</w:t>
      </w:r>
    </w:p>
    <w:p w14:paraId="5C7C5DC9" w14:textId="1DEEEB55"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4" w:hanging="715"/>
        <w:contextualSpacing w:val="0"/>
        <w:jc w:val="both"/>
        <w:rPr>
          <w:rFonts w:cstheme="minorHAnsi"/>
        </w:rPr>
      </w:pPr>
      <w:r w:rsidRPr="002A284C">
        <w:rPr>
          <w:rFonts w:cstheme="minorHAnsi"/>
        </w:rPr>
        <w:t xml:space="preserve">The IGN may terminate this Agreement at any time by providing the </w:t>
      </w:r>
      <w:r w:rsidR="00A46201">
        <w:rPr>
          <w:rFonts w:ascii="Calibri" w:hAnsi="Calibri" w:cstheme="minorHAnsi"/>
          <w:b/>
        </w:rPr>
        <w:t>Consultant</w:t>
      </w:r>
      <w:r w:rsidRPr="002A284C">
        <w:rPr>
          <w:rFonts w:cstheme="minorHAnsi"/>
        </w:rPr>
        <w:t xml:space="preserve"> with 15 days written notice, without any further obligation or</w:t>
      </w:r>
      <w:r w:rsidRPr="002A284C">
        <w:rPr>
          <w:rFonts w:cstheme="minorHAnsi"/>
          <w:spacing w:val="20"/>
        </w:rPr>
        <w:t xml:space="preserve"> </w:t>
      </w:r>
      <w:r w:rsidRPr="002A284C">
        <w:rPr>
          <w:rFonts w:cstheme="minorHAnsi"/>
        </w:rPr>
        <w:t xml:space="preserve">compensation. In the event of termination, IGN shall pay the </w:t>
      </w:r>
      <w:r w:rsidR="00A46201">
        <w:rPr>
          <w:rFonts w:ascii="Calibri" w:hAnsi="Calibri" w:cstheme="minorHAnsi"/>
          <w:b/>
        </w:rPr>
        <w:t>Consultant</w:t>
      </w:r>
      <w:r w:rsidRPr="002A284C">
        <w:rPr>
          <w:rFonts w:cstheme="minorHAnsi"/>
        </w:rPr>
        <w:t xml:space="preserve"> for the work performed and expenses incurred up to the date of termination.</w:t>
      </w:r>
    </w:p>
    <w:p w14:paraId="2A26D45E" w14:textId="278DF9C9"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may terminate this Agreement on giving 15 days prior written notice of termination to IGN. During the 15-day notice period, the </w:t>
      </w:r>
      <w:r w:rsidR="00A46201">
        <w:rPr>
          <w:rFonts w:ascii="Calibri" w:hAnsi="Calibri" w:cstheme="minorHAnsi"/>
          <w:b/>
        </w:rPr>
        <w:t>Consultant</w:t>
      </w:r>
      <w:r w:rsidRPr="002A284C">
        <w:rPr>
          <w:rFonts w:cstheme="minorHAnsi"/>
        </w:rPr>
        <w:t xml:space="preserve"> is required to continue providing the services outlined in this agreement. Upon the expiry of the notice period, or if the </w:t>
      </w:r>
      <w:r w:rsidR="00A46201">
        <w:rPr>
          <w:rFonts w:ascii="Calibri" w:hAnsi="Calibri" w:cstheme="minorHAnsi"/>
          <w:b/>
        </w:rPr>
        <w:t>Consultant</w:t>
      </w:r>
      <w:r w:rsidRPr="002A284C">
        <w:rPr>
          <w:rFonts w:cstheme="minorHAnsi"/>
        </w:rPr>
        <w:t xml:space="preserve"> fails to serve a portion or all of the required working days with the notice period, the IGN’s sole liability to the </w:t>
      </w:r>
      <w:r w:rsidR="00A46201">
        <w:rPr>
          <w:rFonts w:ascii="Calibri" w:hAnsi="Calibri" w:cstheme="minorHAnsi"/>
          <w:b/>
        </w:rPr>
        <w:t>Consultant</w:t>
      </w:r>
      <w:r w:rsidRPr="002A284C">
        <w:rPr>
          <w:rFonts w:cstheme="minorHAnsi"/>
        </w:rPr>
        <w:t xml:space="preserve"> shall be to pay</w:t>
      </w:r>
      <w:r w:rsidRPr="002A284C">
        <w:rPr>
          <w:rFonts w:cstheme="minorHAnsi"/>
          <w:spacing w:val="5"/>
        </w:rPr>
        <w:t xml:space="preserve"> </w:t>
      </w:r>
      <w:r w:rsidRPr="002A284C">
        <w:rPr>
          <w:rFonts w:cstheme="minorHAnsi"/>
        </w:rPr>
        <w:t>to</w:t>
      </w:r>
      <w:r w:rsidRPr="002A284C">
        <w:rPr>
          <w:rFonts w:cstheme="minorHAnsi"/>
          <w:spacing w:val="5"/>
        </w:rPr>
        <w:t xml:space="preserve"> </w:t>
      </w:r>
      <w:r w:rsidRPr="002A284C">
        <w:rPr>
          <w:rFonts w:cstheme="minorHAnsi"/>
        </w:rPr>
        <w:t>the</w:t>
      </w:r>
      <w:r w:rsidRPr="002A284C">
        <w:rPr>
          <w:rFonts w:cstheme="minorHAnsi"/>
          <w:spacing w:val="5"/>
        </w:rPr>
        <w:t xml:space="preserve"> </w:t>
      </w:r>
      <w:r w:rsidR="00A46201">
        <w:rPr>
          <w:rFonts w:ascii="Calibri" w:hAnsi="Calibri" w:cstheme="minorHAnsi"/>
          <w:b/>
        </w:rPr>
        <w:t>Consultant</w:t>
      </w:r>
      <w:r w:rsidRPr="002A284C">
        <w:rPr>
          <w:rFonts w:cstheme="minorHAnsi"/>
          <w:spacing w:val="5"/>
        </w:rPr>
        <w:t xml:space="preserve"> </w:t>
      </w:r>
      <w:r w:rsidRPr="002A284C">
        <w:rPr>
          <w:rFonts w:cstheme="minorHAnsi"/>
        </w:rPr>
        <w:t>any</w:t>
      </w:r>
      <w:r w:rsidRPr="002A284C">
        <w:rPr>
          <w:rFonts w:cstheme="minorHAnsi"/>
          <w:spacing w:val="5"/>
        </w:rPr>
        <w:t xml:space="preserve"> </w:t>
      </w:r>
      <w:r w:rsidRPr="002A284C">
        <w:rPr>
          <w:rFonts w:cstheme="minorHAnsi"/>
        </w:rPr>
        <w:t>compensation</w:t>
      </w:r>
      <w:r w:rsidRPr="002A284C">
        <w:rPr>
          <w:rFonts w:cstheme="minorHAnsi"/>
          <w:spacing w:val="5"/>
        </w:rPr>
        <w:t xml:space="preserve"> </w:t>
      </w:r>
      <w:r w:rsidRPr="002A284C">
        <w:rPr>
          <w:rFonts w:cstheme="minorHAnsi"/>
        </w:rPr>
        <w:t>up</w:t>
      </w:r>
      <w:r w:rsidRPr="002A284C">
        <w:rPr>
          <w:rFonts w:cstheme="minorHAnsi"/>
          <w:spacing w:val="5"/>
        </w:rPr>
        <w:t xml:space="preserve"> </w:t>
      </w:r>
      <w:r w:rsidRPr="002A284C">
        <w:rPr>
          <w:rFonts w:cstheme="minorHAnsi"/>
        </w:rPr>
        <w:t>to</w:t>
      </w:r>
      <w:r w:rsidRPr="002A284C">
        <w:rPr>
          <w:rFonts w:cstheme="minorHAnsi"/>
          <w:spacing w:val="5"/>
        </w:rPr>
        <w:t xml:space="preserve"> </w:t>
      </w:r>
      <w:r w:rsidRPr="002A284C">
        <w:rPr>
          <w:rFonts w:cstheme="minorHAnsi"/>
        </w:rPr>
        <w:t>the</w:t>
      </w:r>
      <w:r w:rsidRPr="002A284C">
        <w:rPr>
          <w:rFonts w:cstheme="minorHAnsi"/>
          <w:spacing w:val="5"/>
        </w:rPr>
        <w:t xml:space="preserve"> </w:t>
      </w:r>
      <w:r w:rsidRPr="002A284C">
        <w:rPr>
          <w:rFonts w:cstheme="minorHAnsi"/>
        </w:rPr>
        <w:t>last</w:t>
      </w:r>
      <w:r w:rsidRPr="002A284C">
        <w:rPr>
          <w:rFonts w:cstheme="minorHAnsi"/>
          <w:spacing w:val="5"/>
        </w:rPr>
        <w:t xml:space="preserve"> </w:t>
      </w:r>
      <w:r w:rsidRPr="002A284C">
        <w:rPr>
          <w:rFonts w:cstheme="minorHAnsi"/>
        </w:rPr>
        <w:t>day</w:t>
      </w:r>
      <w:r w:rsidRPr="002A284C">
        <w:rPr>
          <w:rFonts w:cstheme="minorHAnsi"/>
          <w:spacing w:val="5"/>
        </w:rPr>
        <w:t xml:space="preserve"> </w:t>
      </w:r>
      <w:r w:rsidRPr="002A284C">
        <w:rPr>
          <w:rFonts w:cstheme="minorHAnsi"/>
        </w:rPr>
        <w:t>on</w:t>
      </w:r>
      <w:r w:rsidRPr="002A284C">
        <w:rPr>
          <w:rFonts w:cstheme="minorHAnsi"/>
          <w:spacing w:val="5"/>
        </w:rPr>
        <w:t xml:space="preserve"> </w:t>
      </w:r>
      <w:r w:rsidRPr="002A284C">
        <w:rPr>
          <w:rFonts w:cstheme="minorHAnsi"/>
        </w:rPr>
        <w:t>which</w:t>
      </w:r>
      <w:r w:rsidRPr="002A284C">
        <w:rPr>
          <w:rFonts w:cstheme="minorHAnsi"/>
          <w:spacing w:val="5"/>
        </w:rPr>
        <w:t xml:space="preserve"> </w:t>
      </w:r>
      <w:r w:rsidRPr="002A284C">
        <w:rPr>
          <w:rFonts w:cstheme="minorHAnsi"/>
        </w:rPr>
        <w:t>services</w:t>
      </w:r>
      <w:r w:rsidRPr="002A284C">
        <w:rPr>
          <w:rFonts w:cstheme="minorHAnsi"/>
          <w:spacing w:val="5"/>
        </w:rPr>
        <w:t xml:space="preserve"> </w:t>
      </w:r>
      <w:r w:rsidRPr="002A284C">
        <w:rPr>
          <w:rFonts w:cstheme="minorHAnsi"/>
        </w:rPr>
        <w:t>were</w:t>
      </w:r>
      <w:r w:rsidRPr="002A284C">
        <w:rPr>
          <w:rFonts w:cstheme="minorHAnsi"/>
          <w:spacing w:val="5"/>
        </w:rPr>
        <w:t xml:space="preserve"> </w:t>
      </w:r>
      <w:r w:rsidRPr="002A284C">
        <w:rPr>
          <w:rFonts w:cstheme="minorHAnsi"/>
        </w:rPr>
        <w:t>performed.</w:t>
      </w:r>
    </w:p>
    <w:p w14:paraId="2EADE6A7" w14:textId="7924428E"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2A284C">
        <w:rPr>
          <w:rFonts w:cstheme="minorHAnsi"/>
        </w:rPr>
        <w:t xml:space="preserve">The IGN shall have the right to terminate this Contract effective immediately in the event of any material default/breach by the </w:t>
      </w:r>
      <w:r w:rsidR="00A46201">
        <w:rPr>
          <w:rFonts w:ascii="Calibri" w:hAnsi="Calibri" w:cstheme="minorHAnsi"/>
          <w:b/>
        </w:rPr>
        <w:t>Consultant</w:t>
      </w:r>
      <w:r w:rsidRPr="002A284C">
        <w:rPr>
          <w:rFonts w:cstheme="minorHAnsi"/>
        </w:rPr>
        <w:t xml:space="preserve"> of the terms and conditions of this Contract. In the event of any such termination, the IGN is not liable to the </w:t>
      </w:r>
      <w:r w:rsidR="00A46201">
        <w:rPr>
          <w:rFonts w:ascii="Calibri" w:hAnsi="Calibri" w:cstheme="minorHAnsi"/>
          <w:b/>
        </w:rPr>
        <w:t>Consultant</w:t>
      </w:r>
      <w:r w:rsidRPr="002A284C">
        <w:rPr>
          <w:rFonts w:cstheme="minorHAnsi"/>
        </w:rPr>
        <w:t xml:space="preserve"> for any undelivered work and may request the repayment of any advance payments which have yet to be disbursed related to that</w:t>
      </w:r>
      <w:r w:rsidRPr="002A284C">
        <w:rPr>
          <w:rFonts w:cstheme="minorHAnsi"/>
          <w:spacing w:val="30"/>
        </w:rPr>
        <w:t xml:space="preserve"> </w:t>
      </w:r>
      <w:r w:rsidRPr="002A284C">
        <w:rPr>
          <w:rFonts w:cstheme="minorHAnsi"/>
        </w:rPr>
        <w:t>work.</w:t>
      </w:r>
    </w:p>
    <w:p w14:paraId="6076599A" w14:textId="25BF88E2"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1" w:hanging="700"/>
        <w:contextualSpacing w:val="0"/>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agrees that upon any termination for whatever reason, the </w:t>
      </w:r>
      <w:r w:rsidR="00A46201">
        <w:rPr>
          <w:rFonts w:ascii="Calibri" w:hAnsi="Calibri" w:cstheme="minorHAnsi"/>
          <w:b/>
        </w:rPr>
        <w:t>Consultant</w:t>
      </w:r>
      <w:r w:rsidRPr="002A284C">
        <w:rPr>
          <w:rFonts w:cstheme="minorHAnsi"/>
        </w:rPr>
        <w:t xml:space="preserve"> shall at once delivery or cause to be delivered to the IGN any books, documents, effects, </w:t>
      </w:r>
      <w:r w:rsidRPr="002A284C">
        <w:rPr>
          <w:rFonts w:cstheme="minorHAnsi"/>
        </w:rPr>
        <w:lastRenderedPageBreak/>
        <w:t>monies, securities or other property belonging to the IGN for which IGN is liable to others which are in possession, charge, control or custody of the</w:t>
      </w:r>
      <w:r w:rsidRPr="002A284C">
        <w:rPr>
          <w:rFonts w:cstheme="minorHAnsi"/>
          <w:spacing w:val="15"/>
        </w:rPr>
        <w:t xml:space="preserve"> </w:t>
      </w:r>
      <w:r w:rsidR="00A46201">
        <w:rPr>
          <w:rFonts w:ascii="Calibri" w:hAnsi="Calibri" w:cstheme="minorHAnsi"/>
          <w:b/>
        </w:rPr>
        <w:t>Consultant</w:t>
      </w:r>
      <w:r w:rsidRPr="002A284C">
        <w:rPr>
          <w:rFonts w:cstheme="minorHAnsi"/>
        </w:rPr>
        <w:t>.</w:t>
      </w:r>
    </w:p>
    <w:p w14:paraId="375846FB" w14:textId="2016BBA4" w:rsidR="00A90962" w:rsidRPr="002A284C" w:rsidRDefault="00A90962" w:rsidP="000C66D9">
      <w:pPr>
        <w:pStyle w:val="ListParagraph"/>
        <w:widowControl w:val="0"/>
        <w:numPr>
          <w:ilvl w:val="1"/>
          <w:numId w:val="26"/>
        </w:numPr>
        <w:tabs>
          <w:tab w:val="left" w:pos="985"/>
          <w:tab w:val="left" w:pos="986"/>
        </w:tabs>
        <w:autoSpaceDE w:val="0"/>
        <w:autoSpaceDN w:val="0"/>
        <w:spacing w:after="0" w:line="240" w:lineRule="auto"/>
        <w:ind w:right="113" w:hanging="700"/>
        <w:contextualSpacing w:val="0"/>
        <w:jc w:val="both"/>
        <w:rPr>
          <w:rFonts w:cstheme="minorHAnsi"/>
        </w:rPr>
      </w:pPr>
      <w:r w:rsidRPr="002A284C">
        <w:rPr>
          <w:rFonts w:cstheme="minorHAnsi"/>
        </w:rPr>
        <w:t xml:space="preserve">The parties confirm that the notice provisions in this Agreement are valid and reasonable and fair and equitable. The parties agree that upon any termination of this Agreement in compliance with this Agreement, the payments made by the IGN in accordance with this Agreement shall satisfy   all of the obligations that the IGN has to the </w:t>
      </w:r>
      <w:r w:rsidR="00A46201">
        <w:rPr>
          <w:rFonts w:ascii="Calibri" w:hAnsi="Calibri" w:cstheme="minorHAnsi"/>
          <w:b/>
        </w:rPr>
        <w:t>Consultant</w:t>
      </w:r>
      <w:r w:rsidRPr="002A284C">
        <w:rPr>
          <w:rFonts w:cstheme="minorHAnsi"/>
        </w:rPr>
        <w:t xml:space="preserve">, and that upon making of any such payments the </w:t>
      </w:r>
      <w:r w:rsidR="00A46201">
        <w:rPr>
          <w:rFonts w:ascii="Calibri" w:hAnsi="Calibri" w:cstheme="minorHAnsi"/>
          <w:b/>
        </w:rPr>
        <w:t>Consultant</w:t>
      </w:r>
      <w:r w:rsidRPr="002A284C">
        <w:rPr>
          <w:rFonts w:cstheme="minorHAnsi"/>
        </w:rPr>
        <w:t xml:space="preserve"> shall not have any action, cause of action, claim or demand against the IGN or any person as a consequence of this</w:t>
      </w:r>
      <w:r w:rsidRPr="002A284C">
        <w:rPr>
          <w:rFonts w:cstheme="minorHAnsi"/>
          <w:spacing w:val="25"/>
        </w:rPr>
        <w:t xml:space="preserve"> </w:t>
      </w:r>
      <w:r w:rsidRPr="002A284C">
        <w:rPr>
          <w:rFonts w:cstheme="minorHAnsi"/>
        </w:rPr>
        <w:t>Agreement.</w:t>
      </w:r>
    </w:p>
    <w:p w14:paraId="53CD8B91"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Law Governing Contract</w:t>
      </w:r>
    </w:p>
    <w:p w14:paraId="0F701CE2" w14:textId="77777777" w:rsidR="00A90962" w:rsidRPr="002A284C" w:rsidRDefault="00A90962" w:rsidP="000C66D9">
      <w:pPr>
        <w:pStyle w:val="BodyText"/>
        <w:ind w:left="285"/>
        <w:rPr>
          <w:rFonts w:asciiTheme="minorHAnsi" w:hAnsiTheme="minorHAnsi" w:cstheme="minorHAnsi"/>
          <w:sz w:val="22"/>
          <w:szCs w:val="22"/>
        </w:rPr>
      </w:pPr>
      <w:r w:rsidRPr="002A284C">
        <w:rPr>
          <w:rFonts w:asciiTheme="minorHAnsi" w:hAnsiTheme="minorHAnsi" w:cstheme="minorHAnsi"/>
          <w:sz w:val="22"/>
          <w:szCs w:val="22"/>
        </w:rPr>
        <w:t>The Contract shall be governed by the laws of Ontario and the laws of Canada applicable thereto.</w:t>
      </w:r>
    </w:p>
    <w:p w14:paraId="2F1A07D9"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Dispute Resolution</w:t>
      </w:r>
    </w:p>
    <w:p w14:paraId="14ABE687" w14:textId="77777777" w:rsidR="00A90962" w:rsidRPr="002A284C" w:rsidRDefault="00A90962" w:rsidP="000C66D9">
      <w:pPr>
        <w:spacing w:after="0" w:line="240" w:lineRule="auto"/>
        <w:ind w:left="285" w:right="113"/>
        <w:jc w:val="both"/>
        <w:rPr>
          <w:rFonts w:cstheme="minorHAnsi"/>
          <w:i/>
        </w:rPr>
      </w:pPr>
      <w:r w:rsidRPr="002A284C">
        <w:rPr>
          <w:rFonts w:cstheme="minorHAnsi"/>
        </w:rPr>
        <w:t xml:space="preserve">Any dispute arising out of this Contract, which cannot be amicably settled between the parties, shall be referred to arbitration by a single arbitrator in Ontario, Canada in accordance with the </w:t>
      </w:r>
      <w:r w:rsidRPr="002A284C">
        <w:rPr>
          <w:rFonts w:cstheme="minorHAnsi"/>
          <w:i/>
        </w:rPr>
        <w:t>International Commercial Arbitration Act (Ontario).</w:t>
      </w:r>
    </w:p>
    <w:p w14:paraId="1819A184" w14:textId="77777777" w:rsidR="00A90962" w:rsidRPr="002A284C"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2A284C">
        <w:rPr>
          <w:rFonts w:asciiTheme="minorHAnsi" w:hAnsiTheme="minorHAnsi" w:cstheme="minorHAnsi"/>
          <w:color w:val="2F5496"/>
        </w:rPr>
        <w:t>Compliance with Donor</w:t>
      </w:r>
    </w:p>
    <w:p w14:paraId="2A560372" w14:textId="03AEB35A" w:rsidR="00A90962" w:rsidRPr="002A284C" w:rsidRDefault="00A90962" w:rsidP="000C66D9">
      <w:pPr>
        <w:spacing w:after="0" w:line="240" w:lineRule="auto"/>
        <w:ind w:left="285" w:right="113"/>
        <w:jc w:val="both"/>
        <w:rPr>
          <w:rFonts w:cstheme="minorHAnsi"/>
        </w:rPr>
      </w:pPr>
      <w:r w:rsidRPr="002A284C">
        <w:rPr>
          <w:rFonts w:cstheme="minorHAnsi"/>
        </w:rPr>
        <w:t xml:space="preserve">The </w:t>
      </w:r>
      <w:r w:rsidR="00A46201">
        <w:rPr>
          <w:rFonts w:ascii="Calibri" w:hAnsi="Calibri" w:cstheme="minorHAnsi"/>
          <w:b/>
        </w:rPr>
        <w:t>Consultant</w:t>
      </w:r>
      <w:r w:rsidRPr="002A284C">
        <w:rPr>
          <w:rFonts w:cstheme="minorHAnsi"/>
        </w:rPr>
        <w:t xml:space="preserve"> agrees to comply with the terms stipulated by the administer of the grant</w:t>
      </w:r>
      <w:r w:rsidR="002A284C">
        <w:rPr>
          <w:rFonts w:cstheme="minorHAnsi"/>
        </w:rPr>
        <w:t>s</w:t>
      </w:r>
      <w:r w:rsidRPr="002A284C">
        <w:rPr>
          <w:rFonts w:cstheme="minorHAnsi"/>
        </w:rPr>
        <w:t xml:space="preserve"> for </w:t>
      </w:r>
      <w:r w:rsidR="002A284C">
        <w:rPr>
          <w:rFonts w:cstheme="minorHAnsi"/>
        </w:rPr>
        <w:t xml:space="preserve">all related </w:t>
      </w:r>
      <w:r w:rsidRPr="002A284C">
        <w:rPr>
          <w:rFonts w:cstheme="minorHAnsi"/>
        </w:rPr>
        <w:t>project</w:t>
      </w:r>
      <w:r w:rsidR="002A284C">
        <w:rPr>
          <w:rFonts w:cstheme="minorHAnsi"/>
        </w:rPr>
        <w:t>s</w:t>
      </w:r>
      <w:r w:rsidRPr="002A284C">
        <w:rPr>
          <w:rFonts w:cstheme="minorHAnsi"/>
        </w:rPr>
        <w:t xml:space="preserve">. </w:t>
      </w:r>
    </w:p>
    <w:p w14:paraId="40CEF29F" w14:textId="77777777" w:rsidR="00A90962" w:rsidRPr="002A284C" w:rsidRDefault="00A90962" w:rsidP="000C66D9">
      <w:pPr>
        <w:spacing w:after="0" w:line="240" w:lineRule="auto"/>
        <w:ind w:left="285" w:right="113"/>
        <w:jc w:val="both"/>
        <w:rPr>
          <w:rFonts w:cstheme="minorHAnsi"/>
        </w:rPr>
      </w:pPr>
    </w:p>
    <w:p w14:paraId="28C1A244" w14:textId="56A5E74E" w:rsidR="005F1B70" w:rsidRPr="00120F24" w:rsidRDefault="002A284C" w:rsidP="000C66D9">
      <w:pPr>
        <w:spacing w:line="240" w:lineRule="auto"/>
        <w:rPr>
          <w:b/>
          <w:sz w:val="28"/>
          <w:szCs w:val="28"/>
          <w:lang w:val="en-CA"/>
        </w:rPr>
      </w:pPr>
      <w:r>
        <w:rPr>
          <w:b/>
          <w:sz w:val="28"/>
          <w:szCs w:val="28"/>
          <w:lang w:val="en-CA"/>
        </w:rPr>
        <w:br w:type="column"/>
      </w:r>
      <w:r w:rsidR="00120F24" w:rsidRPr="00120F24">
        <w:rPr>
          <w:b/>
          <w:sz w:val="28"/>
          <w:szCs w:val="28"/>
          <w:lang w:val="en-CA"/>
        </w:rPr>
        <w:lastRenderedPageBreak/>
        <w:t xml:space="preserve">Annex 1 </w:t>
      </w:r>
      <w:r w:rsidR="00120F24" w:rsidRPr="00120F24">
        <w:rPr>
          <w:b/>
          <w:sz w:val="28"/>
          <w:szCs w:val="28"/>
          <w:lang w:val="en-CA"/>
        </w:rPr>
        <w:tab/>
        <w:t>Banking Details</w:t>
      </w:r>
    </w:p>
    <w:p w14:paraId="3562802C" w14:textId="78306E65" w:rsidR="00120F24" w:rsidRDefault="00120F24" w:rsidP="000C66D9">
      <w:pPr>
        <w:spacing w:line="240" w:lineRule="auto"/>
        <w:rPr>
          <w:lang w:val="en-CA"/>
        </w:rPr>
      </w:pPr>
    </w:p>
    <w:p w14:paraId="744C2510" w14:textId="202601E0" w:rsidR="0004138C" w:rsidRPr="004F3C2E" w:rsidRDefault="0004138C" w:rsidP="000C66D9">
      <w:pPr>
        <w:tabs>
          <w:tab w:val="left" w:pos="5760"/>
          <w:tab w:val="left" w:pos="5850"/>
        </w:tabs>
        <w:spacing w:before="240" w:after="240" w:line="240" w:lineRule="auto"/>
        <w:rPr>
          <w:shd w:val="clear" w:color="auto" w:fill="FFFFFF"/>
        </w:rPr>
      </w:pPr>
      <w:r w:rsidRPr="004F3C2E">
        <w:rPr>
          <w:shd w:val="clear" w:color="auto" w:fill="FFFFFF"/>
        </w:rPr>
        <w:t>Bank name:</w:t>
      </w:r>
      <w:r w:rsidR="00F96A2B" w:rsidRPr="004F3C2E">
        <w:rPr>
          <w:shd w:val="clear" w:color="auto" w:fill="FFFFFF"/>
        </w:rPr>
        <w:t xml:space="preserve"> </w:t>
      </w:r>
      <w:ins w:id="6" w:author="Aaron" w:date="2020-07-27T19:49:00Z">
        <w:r w:rsidR="004F3C2E">
          <w:rPr>
            <w:shd w:val="clear" w:color="auto" w:fill="FFFFFF"/>
          </w:rPr>
          <w:t>Bank of America</w:t>
        </w:r>
      </w:ins>
    </w:p>
    <w:p w14:paraId="39E9A629" w14:textId="4F9AC09E"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Bank address: </w:t>
      </w:r>
      <w:ins w:id="7" w:author="Aaron" w:date="2020-07-27T19:50:00Z">
        <w:r w:rsidR="004F3C2E">
          <w:rPr>
            <w:shd w:val="clear" w:color="auto" w:fill="FFFFFF"/>
          </w:rPr>
          <w:t xml:space="preserve">100 North Tryon Street, Charlotte, NC, </w:t>
        </w:r>
      </w:ins>
      <w:ins w:id="8" w:author="Aaron" w:date="2020-07-27T19:51:00Z">
        <w:r w:rsidR="004F3C2E">
          <w:rPr>
            <w:shd w:val="clear" w:color="auto" w:fill="FFFFFF"/>
          </w:rPr>
          <w:t>28202, USA</w:t>
        </w:r>
      </w:ins>
    </w:p>
    <w:p w14:paraId="671B452B" w14:textId="189670B4"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Bank phone number: </w:t>
      </w:r>
      <w:ins w:id="9" w:author="Aaron" w:date="2020-07-27T19:51:00Z">
        <w:r w:rsidR="004F3C2E">
          <w:rPr>
            <w:shd w:val="clear" w:color="auto" w:fill="FFFFFF"/>
          </w:rPr>
          <w:t>+1 800-432-1002</w:t>
        </w:r>
      </w:ins>
    </w:p>
    <w:p w14:paraId="7DFBD3C5" w14:textId="1FD08980" w:rsidR="0004138C" w:rsidRPr="004F3C2E" w:rsidRDefault="00120F24" w:rsidP="000C66D9">
      <w:pPr>
        <w:tabs>
          <w:tab w:val="left" w:pos="5760"/>
        </w:tabs>
        <w:spacing w:before="240" w:after="240" w:line="240" w:lineRule="auto"/>
        <w:rPr>
          <w:shd w:val="clear" w:color="auto" w:fill="FFFFFF"/>
        </w:rPr>
      </w:pPr>
      <w:r w:rsidRPr="004F3C2E">
        <w:rPr>
          <w:shd w:val="clear" w:color="auto" w:fill="FFFFFF"/>
        </w:rPr>
        <w:t>Ac</w:t>
      </w:r>
      <w:r w:rsidR="0004138C" w:rsidRPr="004F3C2E">
        <w:rPr>
          <w:shd w:val="clear" w:color="auto" w:fill="FFFFFF"/>
        </w:rPr>
        <w:t xml:space="preserve">count name: </w:t>
      </w:r>
      <w:ins w:id="10" w:author="Aaron" w:date="2020-07-27T19:51:00Z">
        <w:r w:rsidR="004F3C2E">
          <w:rPr>
            <w:shd w:val="clear" w:color="auto" w:fill="FFFFFF"/>
          </w:rPr>
          <w:t>Aaron Wise</w:t>
        </w:r>
      </w:ins>
    </w:p>
    <w:p w14:paraId="076D6D12" w14:textId="2C0BB527"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 xml:space="preserve">Account number: </w:t>
      </w:r>
      <w:ins w:id="11" w:author="Aaron" w:date="2020-07-27T19:51:00Z">
        <w:r w:rsidR="004F3C2E">
          <w:rPr>
            <w:shd w:val="clear" w:color="auto" w:fill="FFFFFF"/>
          </w:rPr>
          <w:t>003540425524</w:t>
        </w:r>
      </w:ins>
    </w:p>
    <w:p w14:paraId="3F136906" w14:textId="721FE017" w:rsidR="0004138C" w:rsidRPr="004F3C2E" w:rsidRDefault="0004138C" w:rsidP="000C66D9">
      <w:pPr>
        <w:tabs>
          <w:tab w:val="left" w:pos="5760"/>
        </w:tabs>
        <w:spacing w:before="240" w:after="240" w:line="240" w:lineRule="auto"/>
        <w:rPr>
          <w:shd w:val="clear" w:color="auto" w:fill="FFFFFF"/>
        </w:rPr>
      </w:pPr>
      <w:r w:rsidRPr="004F3C2E">
        <w:rPr>
          <w:shd w:val="clear" w:color="auto" w:fill="FFFFFF"/>
        </w:rPr>
        <w:t>Currency ():</w:t>
      </w:r>
      <w:r w:rsidR="00E85D7C" w:rsidRPr="004F3C2E">
        <w:rPr>
          <w:shd w:val="clear" w:color="auto" w:fill="FFFFFF"/>
        </w:rPr>
        <w:t xml:space="preserve"> </w:t>
      </w:r>
      <w:ins w:id="12" w:author="Aaron" w:date="2020-07-27T19:51:00Z">
        <w:r w:rsidR="004F3C2E">
          <w:rPr>
            <w:shd w:val="clear" w:color="auto" w:fill="FFFFFF"/>
          </w:rPr>
          <w:t>USD</w:t>
        </w:r>
      </w:ins>
      <w:ins w:id="13" w:author="Aaron" w:date="2020-07-27T19:52:00Z">
        <w:r w:rsidR="004F3C2E">
          <w:rPr>
            <w:shd w:val="clear" w:color="auto" w:fill="FFFFFF"/>
          </w:rPr>
          <w:t xml:space="preserve"> ($)</w:t>
        </w:r>
      </w:ins>
    </w:p>
    <w:p w14:paraId="059D3ACC" w14:textId="4C110550" w:rsidR="0004138C" w:rsidRPr="004F3C2E" w:rsidRDefault="00120F24" w:rsidP="000C66D9">
      <w:pPr>
        <w:tabs>
          <w:tab w:val="left" w:pos="5760"/>
        </w:tabs>
        <w:spacing w:before="240" w:after="240" w:line="240" w:lineRule="auto"/>
        <w:rPr>
          <w:shd w:val="clear" w:color="auto" w:fill="FFFFFF"/>
        </w:rPr>
      </w:pPr>
      <w:r w:rsidRPr="004F3C2E">
        <w:rPr>
          <w:shd w:val="clear" w:color="auto" w:fill="FFFFFF"/>
        </w:rPr>
        <w:t>ABA (routing) num</w:t>
      </w:r>
      <w:r w:rsidR="0004138C" w:rsidRPr="004F3C2E">
        <w:rPr>
          <w:shd w:val="clear" w:color="auto" w:fill="FFFFFF"/>
        </w:rPr>
        <w:t>ber:</w:t>
      </w:r>
      <w:r w:rsidR="00E85D7C" w:rsidRPr="004F3C2E">
        <w:rPr>
          <w:shd w:val="clear" w:color="auto" w:fill="FFFFFF"/>
        </w:rPr>
        <w:t xml:space="preserve"> </w:t>
      </w:r>
      <w:del w:id="14" w:author="Aaron" w:date="2020-07-27T19:51:00Z">
        <w:r w:rsidR="00E85D7C" w:rsidRPr="004F3C2E" w:rsidDel="004F3C2E">
          <w:rPr>
            <w:shd w:val="clear" w:color="auto" w:fill="FFFFFF"/>
          </w:rPr>
          <w:delText>----</w:delText>
        </w:r>
      </w:del>
      <w:ins w:id="15" w:author="Aaron" w:date="2020-07-27T19:51:00Z">
        <w:r w:rsidR="004F3C2E">
          <w:rPr>
            <w:shd w:val="clear" w:color="auto" w:fill="FFFFFF"/>
          </w:rPr>
          <w:t>081000032</w:t>
        </w:r>
      </w:ins>
    </w:p>
    <w:p w14:paraId="03188E36" w14:textId="6FAC803D" w:rsidR="0004138C" w:rsidRPr="00120F24" w:rsidRDefault="006319DE" w:rsidP="000C66D9">
      <w:pPr>
        <w:tabs>
          <w:tab w:val="left" w:pos="2145"/>
          <w:tab w:val="left" w:pos="5760"/>
        </w:tabs>
        <w:spacing w:before="240" w:after="240" w:line="240" w:lineRule="auto"/>
        <w:rPr>
          <w:lang w:val="en-CA"/>
        </w:rPr>
      </w:pPr>
      <w:r w:rsidRPr="004F3C2E">
        <w:rPr>
          <w:shd w:val="clear" w:color="auto" w:fill="FFFFFF"/>
        </w:rPr>
        <w:t>SWIFT Code:</w:t>
      </w:r>
      <w:r w:rsidR="00E6695B">
        <w:rPr>
          <w:shd w:val="clear" w:color="auto" w:fill="FFFFFF"/>
        </w:rPr>
        <w:t xml:space="preserve"> </w:t>
      </w:r>
      <w:ins w:id="16" w:author="Aaron" w:date="2020-07-27T19:51:00Z">
        <w:r w:rsidR="004F3C2E">
          <w:rPr>
            <w:shd w:val="clear" w:color="auto" w:fill="FFFFFF"/>
          </w:rPr>
          <w:t>BOFA</w:t>
        </w:r>
      </w:ins>
      <w:ins w:id="17" w:author="Aaron" w:date="2020-07-27T19:52:00Z">
        <w:r w:rsidR="004F3C2E">
          <w:rPr>
            <w:shd w:val="clear" w:color="auto" w:fill="FFFFFF"/>
          </w:rPr>
          <w:t>US3N</w:t>
        </w:r>
      </w:ins>
    </w:p>
    <w:sectPr w:rsidR="0004138C" w:rsidRPr="00120F24" w:rsidSect="00D3676A">
      <w:footerReference w:type="default" r:id="rId10"/>
      <w:headerReference w:type="first" r:id="rId11"/>
      <w:footerReference w:type="first" r:id="rId12"/>
      <w:pgSz w:w="11907" w:h="16839" w:code="9"/>
      <w:pgMar w:top="1440" w:right="1440" w:bottom="1296"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3E9A25" w14:textId="77777777" w:rsidR="0056381F" w:rsidRDefault="0056381F" w:rsidP="0050067F">
      <w:pPr>
        <w:spacing w:after="0" w:line="240" w:lineRule="auto"/>
      </w:pPr>
      <w:r>
        <w:separator/>
      </w:r>
    </w:p>
  </w:endnote>
  <w:endnote w:type="continuationSeparator" w:id="0">
    <w:p w14:paraId="73DA6DA9" w14:textId="77777777" w:rsidR="0056381F" w:rsidRDefault="0056381F" w:rsidP="0050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notTrueType/>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D3E0FD" w14:textId="0CDB8966" w:rsidR="00F15E06" w:rsidRPr="00F15E06" w:rsidRDefault="00260D91">
    <w:pPr>
      <w:pStyle w:val="Footer"/>
      <w:rPr>
        <w:i/>
      </w:rPr>
    </w:pPr>
    <w:r w:rsidRPr="00F15E06">
      <w:rPr>
        <w:i/>
      </w:rPr>
      <w:t xml:space="preserve">Employment contract between IGN and </w:t>
    </w:r>
    <w:r w:rsidR="000C66D9">
      <w:rPr>
        <w:i/>
      </w:rPr>
      <w:t>Aaron Wise</w:t>
    </w:r>
    <w:r>
      <w:rPr>
        <w:i/>
      </w:rPr>
      <w:t>, Contract No. 2020-</w:t>
    </w:r>
    <w:r w:rsidR="000C66D9">
      <w:rPr>
        <w:i/>
      </w:rPr>
      <w:t>Wise</w:t>
    </w:r>
    <w:r>
      <w:rPr>
        <w:i/>
      </w:rPr>
      <w:t>-01</w:t>
    </w:r>
    <w:r w:rsidR="00F15E06" w:rsidRPr="00F15E06">
      <w:rPr>
        <w:i/>
      </w:rPr>
      <w:tab/>
      <w:t xml:space="preserve">Page </w:t>
    </w:r>
    <w:r w:rsidR="00F15E06" w:rsidRPr="00F15E06">
      <w:rPr>
        <w:i/>
      </w:rPr>
      <w:fldChar w:fldCharType="begin"/>
    </w:r>
    <w:r w:rsidR="00F15E06" w:rsidRPr="00F15E06">
      <w:rPr>
        <w:i/>
      </w:rPr>
      <w:instrText xml:space="preserve"> PAGE   \* MERGEFORMAT </w:instrText>
    </w:r>
    <w:r w:rsidR="00F15E06" w:rsidRPr="00F15E06">
      <w:rPr>
        <w:i/>
      </w:rPr>
      <w:fldChar w:fldCharType="separate"/>
    </w:r>
    <w:r w:rsidR="00025659">
      <w:rPr>
        <w:i/>
        <w:noProof/>
      </w:rPr>
      <w:t>2</w:t>
    </w:r>
    <w:r w:rsidR="00F15E06" w:rsidRPr="00F15E06">
      <w:rPr>
        <w:i/>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A0C58" w14:textId="51E3AC16" w:rsidR="00F15E06" w:rsidRPr="00F15E06" w:rsidRDefault="00F15E06">
    <w:pPr>
      <w:pStyle w:val="Footer"/>
      <w:rPr>
        <w:i/>
      </w:rPr>
    </w:pPr>
    <w:r w:rsidRPr="00F15E06">
      <w:rPr>
        <w:i/>
      </w:rPr>
      <w:t xml:space="preserve">Employment contract between IGN and </w:t>
    </w:r>
    <w:r w:rsidR="000C66D9">
      <w:rPr>
        <w:i/>
      </w:rPr>
      <w:t>Aaron Wise</w:t>
    </w:r>
    <w:r w:rsidR="007A392A">
      <w:rPr>
        <w:i/>
      </w:rPr>
      <w:t>, Contract No. 2020-</w:t>
    </w:r>
    <w:r w:rsidR="000C66D9">
      <w:rPr>
        <w:i/>
      </w:rPr>
      <w:t>Wise</w:t>
    </w:r>
    <w:r w:rsidR="007A392A">
      <w:rPr>
        <w:i/>
      </w:rPr>
      <w:t>-01</w:t>
    </w:r>
    <w:r w:rsidRPr="00F15E06">
      <w:rPr>
        <w:i/>
      </w:rPr>
      <w:tab/>
      <w:t xml:space="preserve">Page </w:t>
    </w:r>
    <w:r w:rsidRPr="00F15E06">
      <w:rPr>
        <w:i/>
      </w:rPr>
      <w:fldChar w:fldCharType="begin"/>
    </w:r>
    <w:r w:rsidRPr="00F15E06">
      <w:rPr>
        <w:i/>
      </w:rPr>
      <w:instrText xml:space="preserve"> PAGE   \* MERGEFORMAT </w:instrText>
    </w:r>
    <w:r w:rsidRPr="00F15E06">
      <w:rPr>
        <w:i/>
      </w:rPr>
      <w:fldChar w:fldCharType="separate"/>
    </w:r>
    <w:r w:rsidR="00025659">
      <w:rPr>
        <w:i/>
        <w:noProof/>
      </w:rPr>
      <w:t>1</w:t>
    </w:r>
    <w:r w:rsidRPr="00F15E06">
      <w:rPr>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14766C" w14:textId="77777777" w:rsidR="0056381F" w:rsidRDefault="0056381F" w:rsidP="0050067F">
      <w:pPr>
        <w:spacing w:after="0" w:line="240" w:lineRule="auto"/>
      </w:pPr>
      <w:r>
        <w:separator/>
      </w:r>
    </w:p>
  </w:footnote>
  <w:footnote w:type="continuationSeparator" w:id="0">
    <w:p w14:paraId="49C23C5F" w14:textId="77777777" w:rsidR="0056381F" w:rsidRDefault="0056381F" w:rsidP="0050067F">
      <w:pPr>
        <w:spacing w:after="0" w:line="240" w:lineRule="auto"/>
      </w:pPr>
      <w:r>
        <w:continuationSeparator/>
      </w:r>
    </w:p>
  </w:footnote>
  <w:footnote w:id="1">
    <w:p w14:paraId="4E7888E3" w14:textId="77777777" w:rsidR="00372CFF" w:rsidRPr="009B31A2" w:rsidRDefault="00372CFF" w:rsidP="00372CFF">
      <w:pPr>
        <w:pStyle w:val="FootnoteText"/>
        <w:rPr>
          <w:rFonts w:asciiTheme="majorHAnsi" w:hAnsiTheme="majorHAnsi" w:cstheme="majorHAnsi"/>
        </w:rPr>
      </w:pPr>
      <w:r w:rsidRPr="009B31A2">
        <w:rPr>
          <w:rStyle w:val="FootnoteReference"/>
          <w:rFonts w:asciiTheme="majorHAnsi" w:hAnsiTheme="majorHAnsi" w:cstheme="majorHAnsi"/>
        </w:rPr>
        <w:footnoteRef/>
      </w:r>
      <w:r w:rsidRPr="009B31A2">
        <w:rPr>
          <w:rFonts w:asciiTheme="majorHAnsi" w:hAnsiTheme="majorHAnsi" w:cstheme="majorHAnsi"/>
        </w:rPr>
        <w:t xml:space="preserve"> Green highlights are priority foods for analysis as they are the most likely to be mandatorily fortified; blue highlights are other staple foods that could potentially be fortified if adequately consumed; peach highlights are processed foods that potentially contribute significantly to salt intake. Selection of foods to be included in the analysis to be determined based on estimated time and resources to undertake the analysis.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3ABE9" w14:textId="77777777" w:rsidR="00A90962" w:rsidRPr="004837DA" w:rsidRDefault="00A90962" w:rsidP="00A90962">
    <w:pPr>
      <w:pStyle w:val="Header"/>
      <w:tabs>
        <w:tab w:val="center" w:pos="4500"/>
      </w:tabs>
      <w:ind w:left="-1440" w:right="-1440"/>
      <w:jc w:val="center"/>
    </w:pPr>
    <w:r w:rsidRPr="004837DA">
      <w:rPr>
        <w:rFonts w:cs="Calibri"/>
        <w:b/>
        <w:noProof/>
        <w:sz w:val="20"/>
        <w:lang w:val="en-US"/>
      </w:rPr>
      <w:drawing>
        <wp:inline distT="0" distB="0" distL="0" distR="0" wp14:anchorId="2E6430B0" wp14:editId="54AC9505">
          <wp:extent cx="2707640" cy="10312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7640" cy="1031240"/>
                  </a:xfrm>
                  <a:prstGeom prst="rect">
                    <a:avLst/>
                  </a:prstGeom>
                  <a:noFill/>
                  <a:ln>
                    <a:noFill/>
                  </a:ln>
                </pic:spPr>
              </pic:pic>
            </a:graphicData>
          </a:graphic>
        </wp:inline>
      </w:drawing>
    </w:r>
  </w:p>
  <w:p w14:paraId="7A96C2F6" w14:textId="24DAA90E" w:rsidR="00A90962" w:rsidRDefault="00025659" w:rsidP="00A90962">
    <w:pPr>
      <w:pStyle w:val="Footer"/>
      <w:jc w:val="center"/>
      <w:rPr>
        <w:rFonts w:cs="Shruti"/>
        <w:i/>
        <w:color w:val="000000" w:themeColor="text1"/>
      </w:rPr>
    </w:pPr>
    <w:r>
      <w:rPr>
        <w:rFonts w:cs="Shruti"/>
        <w:i/>
        <w:color w:val="000000" w:themeColor="text1"/>
      </w:rPr>
      <w:t>IGN Contract No 2020</w:t>
    </w:r>
    <w:r w:rsidR="00A90962" w:rsidRPr="004837DA">
      <w:rPr>
        <w:rFonts w:cs="Shruti"/>
        <w:i/>
        <w:color w:val="000000" w:themeColor="text1"/>
      </w:rPr>
      <w:t>-</w:t>
    </w:r>
    <w:r w:rsidR="00204C57">
      <w:rPr>
        <w:rFonts w:cs="Shruti"/>
        <w:i/>
        <w:color w:val="000000" w:themeColor="text1"/>
      </w:rPr>
      <w:t>Wise</w:t>
    </w:r>
    <w:r w:rsidR="00A90962" w:rsidRPr="004837DA">
      <w:rPr>
        <w:rFonts w:cs="Shruti"/>
        <w:i/>
        <w:color w:val="000000" w:themeColor="text1"/>
      </w:rPr>
      <w:t>-01</w:t>
    </w:r>
  </w:p>
  <w:p w14:paraId="0719E996" w14:textId="77777777" w:rsidR="00FE2379" w:rsidRDefault="00FE2379" w:rsidP="00A90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47973"/>
    <w:multiLevelType w:val="hybridMultilevel"/>
    <w:tmpl w:val="F3E2E5BE"/>
    <w:lvl w:ilvl="0" w:tplc="CDE2CFBC">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B6B2E"/>
    <w:multiLevelType w:val="hybridMultilevel"/>
    <w:tmpl w:val="29D2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A72E6"/>
    <w:multiLevelType w:val="hybridMultilevel"/>
    <w:tmpl w:val="B5446932"/>
    <w:lvl w:ilvl="0" w:tplc="CDE2CFBC">
      <w:start w:val="1"/>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4D01F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2431ED"/>
    <w:multiLevelType w:val="hybridMultilevel"/>
    <w:tmpl w:val="63E22F5A"/>
    <w:lvl w:ilvl="0" w:tplc="754A2BB0">
      <w:start w:val="1"/>
      <w:numFmt w:val="bullet"/>
      <w:lvlText w:val=""/>
      <w:lvlJc w:val="left"/>
      <w:pPr>
        <w:ind w:left="705" w:hanging="360"/>
      </w:pPr>
      <w:rPr>
        <w:rFonts w:ascii="Symbol" w:hAnsi="Symbol" w:hint="default"/>
        <w:b/>
        <w:bCs/>
        <w:color w:val="2F5496"/>
        <w:spacing w:val="0"/>
        <w:w w:val="100"/>
        <w:sz w:val="21"/>
        <w:szCs w:val="21"/>
      </w:rPr>
    </w:lvl>
    <w:lvl w:ilvl="1" w:tplc="E57EC710">
      <w:start w:val="1"/>
      <w:numFmt w:val="decimal"/>
      <w:lvlText w:val="%2."/>
      <w:lvlJc w:val="left"/>
      <w:pPr>
        <w:ind w:left="985" w:hanging="701"/>
      </w:pPr>
      <w:rPr>
        <w:rFonts w:ascii="Calibri" w:eastAsia="Calibri" w:hAnsi="Calibri" w:cs="Calibri" w:hint="default"/>
        <w:spacing w:val="-22"/>
        <w:w w:val="100"/>
        <w:sz w:val="21"/>
        <w:szCs w:val="21"/>
      </w:rPr>
    </w:lvl>
    <w:lvl w:ilvl="2" w:tplc="5FB8B4FA">
      <w:numFmt w:val="bullet"/>
      <w:lvlText w:val="•"/>
      <w:lvlJc w:val="left"/>
      <w:pPr>
        <w:ind w:left="2685" w:hanging="701"/>
      </w:pPr>
      <w:rPr>
        <w:rFonts w:hint="default"/>
      </w:rPr>
    </w:lvl>
    <w:lvl w:ilvl="3" w:tplc="7EF85E4A">
      <w:numFmt w:val="bullet"/>
      <w:lvlText w:val="•"/>
      <w:lvlJc w:val="left"/>
      <w:pPr>
        <w:ind w:left="3537" w:hanging="701"/>
      </w:pPr>
      <w:rPr>
        <w:rFonts w:hint="default"/>
      </w:rPr>
    </w:lvl>
    <w:lvl w:ilvl="4" w:tplc="BE3C7ED6">
      <w:numFmt w:val="bullet"/>
      <w:lvlText w:val="•"/>
      <w:lvlJc w:val="left"/>
      <w:pPr>
        <w:ind w:left="4390" w:hanging="701"/>
      </w:pPr>
      <w:rPr>
        <w:rFonts w:hint="default"/>
      </w:rPr>
    </w:lvl>
    <w:lvl w:ilvl="5" w:tplc="5C7C86A0">
      <w:numFmt w:val="bullet"/>
      <w:lvlText w:val="•"/>
      <w:lvlJc w:val="left"/>
      <w:pPr>
        <w:ind w:left="5242" w:hanging="701"/>
      </w:pPr>
      <w:rPr>
        <w:rFonts w:hint="default"/>
      </w:rPr>
    </w:lvl>
    <w:lvl w:ilvl="6" w:tplc="4DEE0D52">
      <w:numFmt w:val="bullet"/>
      <w:lvlText w:val="•"/>
      <w:lvlJc w:val="left"/>
      <w:pPr>
        <w:ind w:left="6095" w:hanging="701"/>
      </w:pPr>
      <w:rPr>
        <w:rFonts w:hint="default"/>
      </w:rPr>
    </w:lvl>
    <w:lvl w:ilvl="7" w:tplc="58EA8F8A">
      <w:numFmt w:val="bullet"/>
      <w:lvlText w:val="•"/>
      <w:lvlJc w:val="left"/>
      <w:pPr>
        <w:ind w:left="6947" w:hanging="701"/>
      </w:pPr>
      <w:rPr>
        <w:rFonts w:hint="default"/>
      </w:rPr>
    </w:lvl>
    <w:lvl w:ilvl="8" w:tplc="20049448">
      <w:numFmt w:val="bullet"/>
      <w:lvlText w:val="•"/>
      <w:lvlJc w:val="left"/>
      <w:pPr>
        <w:ind w:left="7800" w:hanging="701"/>
      </w:pPr>
      <w:rPr>
        <w:rFonts w:hint="default"/>
      </w:rPr>
    </w:lvl>
  </w:abstractNum>
  <w:abstractNum w:abstractNumId="5" w15:restartNumberingAfterBreak="0">
    <w:nsid w:val="1F37317C"/>
    <w:multiLevelType w:val="hybridMultilevel"/>
    <w:tmpl w:val="352C5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D4A7E"/>
    <w:multiLevelType w:val="hybridMultilevel"/>
    <w:tmpl w:val="2D7A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231AD"/>
    <w:multiLevelType w:val="hybridMultilevel"/>
    <w:tmpl w:val="DB40AB6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1177DA"/>
    <w:multiLevelType w:val="hybridMultilevel"/>
    <w:tmpl w:val="61E0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725ADF"/>
    <w:multiLevelType w:val="hybridMultilevel"/>
    <w:tmpl w:val="B04AB98E"/>
    <w:lvl w:ilvl="0" w:tplc="F46A0A66">
      <w:start w:val="1"/>
      <w:numFmt w:val="decimal"/>
      <w:pStyle w:val="Heading2"/>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C390985"/>
    <w:multiLevelType w:val="hybridMultilevel"/>
    <w:tmpl w:val="ECDE9C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296268"/>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E0470F"/>
    <w:multiLevelType w:val="hybridMultilevel"/>
    <w:tmpl w:val="8FD4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20168"/>
    <w:multiLevelType w:val="hybridMultilevel"/>
    <w:tmpl w:val="249A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61FFA"/>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C3413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8742E17"/>
    <w:multiLevelType w:val="hybridMultilevel"/>
    <w:tmpl w:val="B5446932"/>
    <w:lvl w:ilvl="0" w:tplc="CDE2CFBC">
      <w:start w:val="1"/>
      <w:numFmt w:val="decimal"/>
      <w:lvlText w:val="%1."/>
      <w:lvlJc w:val="left"/>
      <w:pPr>
        <w:ind w:left="360" w:hanging="360"/>
      </w:pPr>
      <w:rPr>
        <w:rFonts w:hint="default"/>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4CA72BF"/>
    <w:multiLevelType w:val="hybridMultilevel"/>
    <w:tmpl w:val="D0B4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00364"/>
    <w:multiLevelType w:val="hybridMultilevel"/>
    <w:tmpl w:val="8C6EF62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6ADA7062"/>
    <w:multiLevelType w:val="hybridMultilevel"/>
    <w:tmpl w:val="E230F58A"/>
    <w:lvl w:ilvl="0" w:tplc="4000C1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CA68D8"/>
    <w:multiLevelType w:val="hybridMultilevel"/>
    <w:tmpl w:val="F1B8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952F00"/>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5F7BE6"/>
    <w:multiLevelType w:val="hybridMultilevel"/>
    <w:tmpl w:val="E41E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105C55"/>
    <w:multiLevelType w:val="hybridMultilevel"/>
    <w:tmpl w:val="038C8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num>
  <w:num w:numId="3">
    <w:abstractNumId w:val="16"/>
  </w:num>
  <w:num w:numId="4">
    <w:abstractNumId w:val="15"/>
  </w:num>
  <w:num w:numId="5">
    <w:abstractNumId w:val="2"/>
  </w:num>
  <w:num w:numId="6">
    <w:abstractNumId w:val="10"/>
  </w:num>
  <w:num w:numId="7">
    <w:abstractNumId w:val="22"/>
  </w:num>
  <w:num w:numId="8">
    <w:abstractNumId w:val="12"/>
  </w:num>
  <w:num w:numId="9">
    <w:abstractNumId w:val="1"/>
  </w:num>
  <w:num w:numId="10">
    <w:abstractNumId w:val="13"/>
  </w:num>
  <w:num w:numId="11">
    <w:abstractNumId w:val="20"/>
  </w:num>
  <w:num w:numId="12">
    <w:abstractNumId w:val="18"/>
  </w:num>
  <w:num w:numId="13">
    <w:abstractNumId w:val="11"/>
  </w:num>
  <w:num w:numId="14">
    <w:abstractNumId w:val="19"/>
  </w:num>
  <w:num w:numId="15">
    <w:abstractNumId w:val="21"/>
  </w:num>
  <w:num w:numId="16">
    <w:abstractNumId w:val="3"/>
  </w:num>
  <w:num w:numId="17">
    <w:abstractNumId w:val="5"/>
  </w:num>
  <w:num w:numId="18">
    <w:abstractNumId w:val="9"/>
  </w:num>
  <w:num w:numId="19">
    <w:abstractNumId w:val="8"/>
  </w:num>
  <w:num w:numId="20">
    <w:abstractNumId w:val="9"/>
  </w:num>
  <w:num w:numId="21">
    <w:abstractNumId w:val="9"/>
  </w:num>
  <w:num w:numId="22">
    <w:abstractNumId w:val="9"/>
  </w:num>
  <w:num w:numId="23">
    <w:abstractNumId w:val="9"/>
  </w:num>
  <w:num w:numId="24">
    <w:abstractNumId w:val="9"/>
  </w:num>
  <w:num w:numId="25">
    <w:abstractNumId w:val="9"/>
  </w:num>
  <w:num w:numId="26">
    <w:abstractNumId w:val="4"/>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6"/>
  </w:num>
  <w:num w:numId="40">
    <w:abstractNumId w:val="17"/>
  </w:num>
  <w:num w:numId="41">
    <w:abstractNumId w:val="7"/>
  </w:num>
  <w:num w:numId="42">
    <w:abstractNumId w:val="9"/>
  </w:num>
  <w:num w:numId="4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aron">
    <w15:presenceInfo w15:providerId="None" w15:userId="Aar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0E8"/>
    <w:rsid w:val="000041BC"/>
    <w:rsid w:val="000176E1"/>
    <w:rsid w:val="00025659"/>
    <w:rsid w:val="00033913"/>
    <w:rsid w:val="0004138C"/>
    <w:rsid w:val="000634F2"/>
    <w:rsid w:val="00075948"/>
    <w:rsid w:val="0008645C"/>
    <w:rsid w:val="000C66D9"/>
    <w:rsid w:val="000E592C"/>
    <w:rsid w:val="001123E4"/>
    <w:rsid w:val="00120F24"/>
    <w:rsid w:val="001210D6"/>
    <w:rsid w:val="00140C51"/>
    <w:rsid w:val="001520D5"/>
    <w:rsid w:val="001967FC"/>
    <w:rsid w:val="001A6503"/>
    <w:rsid w:val="001B4AB5"/>
    <w:rsid w:val="001B533D"/>
    <w:rsid w:val="001C4529"/>
    <w:rsid w:val="001D1286"/>
    <w:rsid w:val="001F5DF8"/>
    <w:rsid w:val="00200DC2"/>
    <w:rsid w:val="00204C57"/>
    <w:rsid w:val="00251261"/>
    <w:rsid w:val="00260D91"/>
    <w:rsid w:val="002A284C"/>
    <w:rsid w:val="0031086B"/>
    <w:rsid w:val="00333E93"/>
    <w:rsid w:val="00372CFF"/>
    <w:rsid w:val="00417CDE"/>
    <w:rsid w:val="00422F82"/>
    <w:rsid w:val="004322D4"/>
    <w:rsid w:val="004336EF"/>
    <w:rsid w:val="004362D0"/>
    <w:rsid w:val="00472C29"/>
    <w:rsid w:val="004837DA"/>
    <w:rsid w:val="00495209"/>
    <w:rsid w:val="004D4FD5"/>
    <w:rsid w:val="004D7828"/>
    <w:rsid w:val="004F3C2E"/>
    <w:rsid w:val="004F4505"/>
    <w:rsid w:val="0050067F"/>
    <w:rsid w:val="005124B1"/>
    <w:rsid w:val="00512BE3"/>
    <w:rsid w:val="00520133"/>
    <w:rsid w:val="00546F44"/>
    <w:rsid w:val="0056381F"/>
    <w:rsid w:val="00574C15"/>
    <w:rsid w:val="005A5E6D"/>
    <w:rsid w:val="005A635F"/>
    <w:rsid w:val="005B10A6"/>
    <w:rsid w:val="005B2C34"/>
    <w:rsid w:val="005B49A6"/>
    <w:rsid w:val="005D77E0"/>
    <w:rsid w:val="005F1B70"/>
    <w:rsid w:val="00607300"/>
    <w:rsid w:val="00624AD6"/>
    <w:rsid w:val="00625D10"/>
    <w:rsid w:val="006319DE"/>
    <w:rsid w:val="00633565"/>
    <w:rsid w:val="00654D78"/>
    <w:rsid w:val="00666E59"/>
    <w:rsid w:val="0068281E"/>
    <w:rsid w:val="006C55BC"/>
    <w:rsid w:val="006D627C"/>
    <w:rsid w:val="006E1425"/>
    <w:rsid w:val="006E3E66"/>
    <w:rsid w:val="00710568"/>
    <w:rsid w:val="00714894"/>
    <w:rsid w:val="00736DCC"/>
    <w:rsid w:val="00740292"/>
    <w:rsid w:val="00754B56"/>
    <w:rsid w:val="0075511F"/>
    <w:rsid w:val="00765C07"/>
    <w:rsid w:val="00766B10"/>
    <w:rsid w:val="00774506"/>
    <w:rsid w:val="00782671"/>
    <w:rsid w:val="0078521F"/>
    <w:rsid w:val="00796008"/>
    <w:rsid w:val="00797412"/>
    <w:rsid w:val="007A392A"/>
    <w:rsid w:val="007B5782"/>
    <w:rsid w:val="007C71CB"/>
    <w:rsid w:val="00813428"/>
    <w:rsid w:val="00817FB6"/>
    <w:rsid w:val="00823EA3"/>
    <w:rsid w:val="00826EF9"/>
    <w:rsid w:val="0083384D"/>
    <w:rsid w:val="0083456A"/>
    <w:rsid w:val="00850860"/>
    <w:rsid w:val="008A490C"/>
    <w:rsid w:val="008D16C6"/>
    <w:rsid w:val="008D794B"/>
    <w:rsid w:val="008E1B32"/>
    <w:rsid w:val="00925F5E"/>
    <w:rsid w:val="00935872"/>
    <w:rsid w:val="00942A86"/>
    <w:rsid w:val="00957EBF"/>
    <w:rsid w:val="009706CD"/>
    <w:rsid w:val="009A4DED"/>
    <w:rsid w:val="009B2F83"/>
    <w:rsid w:val="009C30FA"/>
    <w:rsid w:val="00A16472"/>
    <w:rsid w:val="00A2575A"/>
    <w:rsid w:val="00A339B6"/>
    <w:rsid w:val="00A41A5A"/>
    <w:rsid w:val="00A46201"/>
    <w:rsid w:val="00A71A1D"/>
    <w:rsid w:val="00A90962"/>
    <w:rsid w:val="00AD23CD"/>
    <w:rsid w:val="00B069E2"/>
    <w:rsid w:val="00B15C5C"/>
    <w:rsid w:val="00B52F15"/>
    <w:rsid w:val="00B569DE"/>
    <w:rsid w:val="00B66F8F"/>
    <w:rsid w:val="00B7744C"/>
    <w:rsid w:val="00B9009F"/>
    <w:rsid w:val="00B93C6A"/>
    <w:rsid w:val="00BA10E8"/>
    <w:rsid w:val="00BC3194"/>
    <w:rsid w:val="00BD65CB"/>
    <w:rsid w:val="00BE2367"/>
    <w:rsid w:val="00BE47F2"/>
    <w:rsid w:val="00C005E1"/>
    <w:rsid w:val="00C47900"/>
    <w:rsid w:val="00CB18B9"/>
    <w:rsid w:val="00CB21E7"/>
    <w:rsid w:val="00CB5959"/>
    <w:rsid w:val="00D3676A"/>
    <w:rsid w:val="00D6524A"/>
    <w:rsid w:val="00DB2C34"/>
    <w:rsid w:val="00DE7A92"/>
    <w:rsid w:val="00E02D79"/>
    <w:rsid w:val="00E5262C"/>
    <w:rsid w:val="00E60D40"/>
    <w:rsid w:val="00E6695B"/>
    <w:rsid w:val="00E710CC"/>
    <w:rsid w:val="00E85D7C"/>
    <w:rsid w:val="00E91B19"/>
    <w:rsid w:val="00ED7ACF"/>
    <w:rsid w:val="00EE215A"/>
    <w:rsid w:val="00EE377E"/>
    <w:rsid w:val="00EF641B"/>
    <w:rsid w:val="00F00690"/>
    <w:rsid w:val="00F10256"/>
    <w:rsid w:val="00F15E06"/>
    <w:rsid w:val="00F2378E"/>
    <w:rsid w:val="00F341FE"/>
    <w:rsid w:val="00F34DB3"/>
    <w:rsid w:val="00F41E36"/>
    <w:rsid w:val="00F9326D"/>
    <w:rsid w:val="00F96A2B"/>
    <w:rsid w:val="00FB4BD8"/>
    <w:rsid w:val="00FE2379"/>
    <w:rsid w:val="00FF4C1A"/>
    <w:rsid w:val="00FF5B6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8BEFC"/>
  <w15:docId w15:val="{9E3A0657-715A-4395-822D-0703A464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9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MediumList2-Accent41"/>
    <w:next w:val="Normal"/>
    <w:link w:val="Heading2Char"/>
    <w:uiPriority w:val="9"/>
    <w:unhideWhenUsed/>
    <w:qFormat/>
    <w:rsid w:val="00A90962"/>
    <w:pPr>
      <w:widowControl w:val="0"/>
      <w:numPr>
        <w:numId w:val="18"/>
      </w:numPr>
      <w:shd w:val="clear" w:color="auto" w:fill="FFFFFF"/>
      <w:spacing w:before="240" w:after="240"/>
      <w:jc w:val="both"/>
      <w:outlineLvl w:val="1"/>
    </w:pPr>
    <w:rPr>
      <w:rFonts w:ascii="Calibri" w:hAnsi="Calibri" w:cs="Arial"/>
      <w:b/>
      <w:sz w:val="22"/>
      <w:szCs w:val="22"/>
      <w:lang w:val="en-US"/>
    </w:rPr>
  </w:style>
  <w:style w:type="paragraph" w:styleId="Heading3">
    <w:name w:val="heading 3"/>
    <w:basedOn w:val="Normal"/>
    <w:next w:val="Normal"/>
    <w:link w:val="Heading3Char"/>
    <w:uiPriority w:val="9"/>
    <w:unhideWhenUsed/>
    <w:qFormat/>
    <w:rsid w:val="0083456A"/>
    <w:pPr>
      <w:keepNext/>
      <w:keepLines/>
      <w:spacing w:before="40" w:after="12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B15C5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Colorful List Accent 1,Colorful List - Accent 11,Colorful List - Accent 12,numbered,Paragraphe de liste1,Bulletr List Paragraph,列出段落,列出段落1,List Paragraph2,List Paragraph21,Listeafsnit1,リスト段落1,Foot,Pl"/>
    <w:basedOn w:val="Normal"/>
    <w:link w:val="ListParagraphChar"/>
    <w:uiPriority w:val="34"/>
    <w:qFormat/>
    <w:rsid w:val="00BA10E8"/>
    <w:pPr>
      <w:ind w:left="720"/>
      <w:contextualSpacing/>
    </w:pPr>
  </w:style>
  <w:style w:type="character" w:customStyle="1" w:styleId="Heading2Char">
    <w:name w:val="Heading 2 Char"/>
    <w:basedOn w:val="DefaultParagraphFont"/>
    <w:link w:val="Heading2"/>
    <w:uiPriority w:val="9"/>
    <w:rsid w:val="00A90962"/>
    <w:rPr>
      <w:rFonts w:ascii="Calibri" w:eastAsia="Times New Roman" w:hAnsi="Calibri" w:cs="Arial"/>
      <w:b/>
      <w:shd w:val="clear" w:color="auto" w:fill="FFFFFF"/>
      <w:lang w:val="en-US"/>
    </w:rPr>
  </w:style>
  <w:style w:type="character" w:customStyle="1" w:styleId="Heading3Char">
    <w:name w:val="Heading 3 Char"/>
    <w:basedOn w:val="DefaultParagraphFont"/>
    <w:link w:val="Heading3"/>
    <w:uiPriority w:val="9"/>
    <w:rsid w:val="0083456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196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C55BC"/>
    <w:rPr>
      <w:sz w:val="16"/>
      <w:szCs w:val="16"/>
    </w:rPr>
  </w:style>
  <w:style w:type="paragraph" w:styleId="CommentText">
    <w:name w:val="annotation text"/>
    <w:basedOn w:val="Normal"/>
    <w:link w:val="CommentTextChar"/>
    <w:uiPriority w:val="99"/>
    <w:semiHidden/>
    <w:unhideWhenUsed/>
    <w:rsid w:val="006C55BC"/>
    <w:pPr>
      <w:spacing w:line="240" w:lineRule="auto"/>
    </w:pPr>
    <w:rPr>
      <w:sz w:val="20"/>
      <w:szCs w:val="20"/>
    </w:rPr>
  </w:style>
  <w:style w:type="character" w:customStyle="1" w:styleId="CommentTextChar">
    <w:name w:val="Comment Text Char"/>
    <w:basedOn w:val="DefaultParagraphFont"/>
    <w:link w:val="CommentText"/>
    <w:uiPriority w:val="99"/>
    <w:semiHidden/>
    <w:rsid w:val="006C55BC"/>
    <w:rPr>
      <w:sz w:val="20"/>
      <w:szCs w:val="20"/>
    </w:rPr>
  </w:style>
  <w:style w:type="paragraph" w:styleId="CommentSubject">
    <w:name w:val="annotation subject"/>
    <w:basedOn w:val="CommentText"/>
    <w:next w:val="CommentText"/>
    <w:link w:val="CommentSubjectChar"/>
    <w:uiPriority w:val="99"/>
    <w:semiHidden/>
    <w:unhideWhenUsed/>
    <w:rsid w:val="006C55BC"/>
    <w:rPr>
      <w:b/>
      <w:bCs/>
    </w:rPr>
  </w:style>
  <w:style w:type="character" w:customStyle="1" w:styleId="CommentSubjectChar">
    <w:name w:val="Comment Subject Char"/>
    <w:basedOn w:val="CommentTextChar"/>
    <w:link w:val="CommentSubject"/>
    <w:uiPriority w:val="99"/>
    <w:semiHidden/>
    <w:rsid w:val="006C55BC"/>
    <w:rPr>
      <w:b/>
      <w:bCs/>
      <w:sz w:val="20"/>
      <w:szCs w:val="20"/>
    </w:rPr>
  </w:style>
  <w:style w:type="paragraph" w:styleId="BalloonText">
    <w:name w:val="Balloon Text"/>
    <w:basedOn w:val="Normal"/>
    <w:link w:val="BalloonTextChar"/>
    <w:uiPriority w:val="99"/>
    <w:semiHidden/>
    <w:unhideWhenUsed/>
    <w:rsid w:val="006C55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5BC"/>
    <w:rPr>
      <w:rFonts w:ascii="Tahoma" w:hAnsi="Tahoma" w:cs="Tahoma"/>
      <w:sz w:val="16"/>
      <w:szCs w:val="16"/>
    </w:rPr>
  </w:style>
  <w:style w:type="paragraph" w:styleId="Header">
    <w:name w:val="header"/>
    <w:basedOn w:val="Normal"/>
    <w:link w:val="HeaderChar"/>
    <w:unhideWhenUsed/>
    <w:rsid w:val="0050067F"/>
    <w:pPr>
      <w:tabs>
        <w:tab w:val="center" w:pos="4680"/>
        <w:tab w:val="right" w:pos="9360"/>
      </w:tabs>
      <w:spacing w:after="0" w:line="240" w:lineRule="auto"/>
    </w:pPr>
  </w:style>
  <w:style w:type="character" w:customStyle="1" w:styleId="HeaderChar">
    <w:name w:val="Header Char"/>
    <w:basedOn w:val="DefaultParagraphFont"/>
    <w:link w:val="Header"/>
    <w:rsid w:val="0050067F"/>
  </w:style>
  <w:style w:type="paragraph" w:styleId="Footer">
    <w:name w:val="footer"/>
    <w:basedOn w:val="Normal"/>
    <w:link w:val="FooterChar"/>
    <w:uiPriority w:val="99"/>
    <w:unhideWhenUsed/>
    <w:rsid w:val="00500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7F"/>
  </w:style>
  <w:style w:type="paragraph" w:styleId="PlainText">
    <w:name w:val="Plain Text"/>
    <w:basedOn w:val="Normal"/>
    <w:link w:val="PlainTextChar"/>
    <w:uiPriority w:val="99"/>
    <w:unhideWhenUsed/>
    <w:rsid w:val="0050067F"/>
    <w:pPr>
      <w:spacing w:after="0" w:line="240" w:lineRule="auto"/>
    </w:pPr>
    <w:rPr>
      <w:rFonts w:ascii="Calibri" w:eastAsia="Times New Roman" w:hAnsi="Calibri" w:cs="Times New Roman"/>
      <w:lang w:val="en-US"/>
    </w:rPr>
  </w:style>
  <w:style w:type="character" w:customStyle="1" w:styleId="PlainTextChar">
    <w:name w:val="Plain Text Char"/>
    <w:basedOn w:val="DefaultParagraphFont"/>
    <w:link w:val="PlainText"/>
    <w:uiPriority w:val="99"/>
    <w:rsid w:val="0050067F"/>
    <w:rPr>
      <w:rFonts w:ascii="Calibri" w:eastAsia="Times New Roman" w:hAnsi="Calibri" w:cs="Times New Roman"/>
      <w:lang w:val="en-US"/>
    </w:rPr>
  </w:style>
  <w:style w:type="paragraph" w:styleId="NormalWeb">
    <w:name w:val="Normal (Web)"/>
    <w:basedOn w:val="Normal"/>
    <w:uiPriority w:val="99"/>
    <w:unhideWhenUsed/>
    <w:rsid w:val="005F1B7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ediumList2-Accent41">
    <w:name w:val="Medium List 2 - Accent 41"/>
    <w:basedOn w:val="Normal"/>
    <w:qFormat/>
    <w:rsid w:val="005F1B70"/>
    <w:pPr>
      <w:spacing w:after="0" w:line="240" w:lineRule="auto"/>
      <w:ind w:left="720"/>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D65CB"/>
    <w:rPr>
      <w:color w:val="0000FF"/>
      <w:u w:val="single"/>
    </w:rPr>
  </w:style>
  <w:style w:type="character" w:customStyle="1" w:styleId="Heading1Char">
    <w:name w:val="Heading 1 Char"/>
    <w:basedOn w:val="DefaultParagraphFont"/>
    <w:link w:val="Heading1"/>
    <w:uiPriority w:val="9"/>
    <w:rsid w:val="00A90962"/>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A90962"/>
    <w:pPr>
      <w:widowControl w:val="0"/>
      <w:autoSpaceDE w:val="0"/>
      <w:autoSpaceDN w:val="0"/>
      <w:spacing w:after="0" w:line="240" w:lineRule="auto"/>
    </w:pPr>
    <w:rPr>
      <w:rFonts w:ascii="Calibri" w:eastAsia="Calibri" w:hAnsi="Calibri" w:cs="Calibri"/>
      <w:sz w:val="21"/>
      <w:szCs w:val="21"/>
      <w:lang w:val="en-US"/>
    </w:rPr>
  </w:style>
  <w:style w:type="character" w:customStyle="1" w:styleId="BodyTextChar">
    <w:name w:val="Body Text Char"/>
    <w:basedOn w:val="DefaultParagraphFont"/>
    <w:link w:val="BodyText"/>
    <w:uiPriority w:val="1"/>
    <w:rsid w:val="00A90962"/>
    <w:rPr>
      <w:rFonts w:ascii="Calibri" w:eastAsia="Calibri" w:hAnsi="Calibri" w:cs="Calibri"/>
      <w:sz w:val="21"/>
      <w:szCs w:val="21"/>
      <w:lang w:val="en-US"/>
    </w:rPr>
  </w:style>
  <w:style w:type="character" w:customStyle="1" w:styleId="ListParagraphChar">
    <w:name w:val="List Paragraph Char"/>
    <w:aliases w:val="Bullet List Char,FooterText Char,List Paragraph1 Char,Colorful List Accent 1 Char,Colorful List - Accent 11 Char,Colorful List - Accent 12 Char,numbered Char,Paragraphe de liste1 Char,Bulletr List Paragraph Char,列出段落 Char,列出段落1 Char"/>
    <w:basedOn w:val="DefaultParagraphFont"/>
    <w:link w:val="ListParagraph"/>
    <w:uiPriority w:val="34"/>
    <w:locked/>
    <w:rsid w:val="00A90962"/>
  </w:style>
  <w:style w:type="paragraph" w:customStyle="1" w:styleId="TableParagraph">
    <w:name w:val="Table Paragraph"/>
    <w:basedOn w:val="Normal"/>
    <w:uiPriority w:val="1"/>
    <w:qFormat/>
    <w:rsid w:val="00A90962"/>
    <w:pPr>
      <w:widowControl w:val="0"/>
      <w:autoSpaceDE w:val="0"/>
      <w:autoSpaceDN w:val="0"/>
      <w:spacing w:after="0" w:line="240" w:lineRule="auto"/>
      <w:ind w:left="200"/>
    </w:pPr>
    <w:rPr>
      <w:rFonts w:ascii="Arial" w:eastAsia="Arial" w:hAnsi="Arial" w:cs="Arial"/>
      <w:lang w:val="en-US" w:bidi="en-US"/>
    </w:rPr>
  </w:style>
  <w:style w:type="character" w:customStyle="1" w:styleId="UnresolvedMention1">
    <w:name w:val="Unresolved Mention1"/>
    <w:basedOn w:val="DefaultParagraphFont"/>
    <w:uiPriority w:val="99"/>
    <w:semiHidden/>
    <w:unhideWhenUsed/>
    <w:rsid w:val="00A46201"/>
    <w:rPr>
      <w:color w:val="605E5C"/>
      <w:shd w:val="clear" w:color="auto" w:fill="E1DFDD"/>
    </w:rPr>
  </w:style>
  <w:style w:type="table" w:customStyle="1" w:styleId="TableGrid10">
    <w:name w:val="Table Grid10"/>
    <w:basedOn w:val="TableNormal"/>
    <w:next w:val="TableGrid"/>
    <w:uiPriority w:val="39"/>
    <w:rsid w:val="00C005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5C5C"/>
    <w:rPr>
      <w:rFonts w:asciiTheme="majorHAnsi" w:eastAsiaTheme="majorEastAsia" w:hAnsiTheme="majorHAnsi" w:cstheme="majorBidi"/>
      <w:color w:val="1F4D78" w:themeColor="accent1" w:themeShade="7F"/>
    </w:rPr>
  </w:style>
  <w:style w:type="paragraph" w:styleId="FootnoteText">
    <w:name w:val="footnote text"/>
    <w:aliases w:val="FOOTNOTES,fn,single space,Footnote Text Char Char Char,Footnote Text Char Char,Footnote Text Char Char Char Char Char Char Char Char Char,Footnote Text Char Char Char Char Char Char Char Char Char Char Char C,footnote,ALTS FOOTNOTE,f,Char"/>
    <w:basedOn w:val="Normal"/>
    <w:link w:val="FootnoteTextChar"/>
    <w:uiPriority w:val="99"/>
    <w:rsid w:val="00B15C5C"/>
    <w:pPr>
      <w:spacing w:after="0" w:line="240" w:lineRule="auto"/>
      <w:contextualSpacing/>
      <w:jc w:val="both"/>
    </w:pPr>
    <w:rPr>
      <w:rFonts w:ascii="Arial" w:eastAsia="Calibri" w:hAnsi="Arial" w:cs="Arial"/>
      <w:bCs/>
      <w:sz w:val="18"/>
      <w:szCs w:val="20"/>
      <w:lang w:val="en-US" w:eastAsia="en-GB"/>
    </w:rPr>
  </w:style>
  <w:style w:type="character" w:customStyle="1" w:styleId="FootnoteTextChar">
    <w:name w:val="Footnote Text Char"/>
    <w:aliases w:val="FOOTNOTES Char,fn Char,single space Char,Footnote Text Char Char Char Char,Footnote Text Char Char Char1,Footnote Text Char Char Char Char Char Char Char Char Char Char,footnote Char,ALTS FOOTNOTE Char,f Char,Char Char"/>
    <w:basedOn w:val="DefaultParagraphFont"/>
    <w:link w:val="FootnoteText"/>
    <w:uiPriority w:val="99"/>
    <w:rsid w:val="00B15C5C"/>
    <w:rPr>
      <w:rFonts w:ascii="Arial" w:eastAsia="Calibri" w:hAnsi="Arial" w:cs="Arial"/>
      <w:bCs/>
      <w:sz w:val="18"/>
      <w:szCs w:val="20"/>
      <w:lang w:val="en-US" w:eastAsia="en-GB"/>
    </w:rPr>
  </w:style>
  <w:style w:type="character" w:styleId="FootnoteReference">
    <w:name w:val="footnote reference"/>
    <w:aliases w:val="16 Point,Superscript 6 Point,ftref,Normal + Font:9 Point,Superscript 3 Point Times,(NECG) Footnote Reference,Ref,de nota al pie, BVI fnr,BVI fnr, BVI fnr Char1 Char Char Char Char Char Char,BVI fnr Char1 Char Char Char Char Char Char"/>
    <w:link w:val="BVIfnrChar1CharCharCharCharChar"/>
    <w:uiPriority w:val="99"/>
    <w:rsid w:val="00B15C5C"/>
    <w:rPr>
      <w:vertAlign w:val="superscript"/>
    </w:rPr>
  </w:style>
  <w:style w:type="paragraph" w:customStyle="1" w:styleId="BVIfnrChar1CharCharCharCharChar">
    <w:name w:val="BVI fnr Char1 Char Char Char Char Char"/>
    <w:aliases w:val=" BVI fnr Car Car Char1 Char Char Char Char Char,BVI fnr Car Char1 Char Char Char Char Char, BVI fnr Car Car Car Car Char2 Char Char Char Char Char"/>
    <w:basedOn w:val="Normal"/>
    <w:link w:val="FootnoteReference"/>
    <w:rsid w:val="00B15C5C"/>
    <w:pPr>
      <w:spacing w:line="240" w:lineRule="exact"/>
    </w:pPr>
    <w:rPr>
      <w:vertAlign w:val="superscript"/>
    </w:rPr>
  </w:style>
  <w:style w:type="paragraph" w:styleId="NoSpacing">
    <w:name w:val="No Spacing"/>
    <w:uiPriority w:val="1"/>
    <w:qFormat/>
    <w:rsid w:val="00B15C5C"/>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04733">
      <w:bodyDiv w:val="1"/>
      <w:marLeft w:val="0"/>
      <w:marRight w:val="0"/>
      <w:marTop w:val="0"/>
      <w:marBottom w:val="0"/>
      <w:divBdr>
        <w:top w:val="none" w:sz="0" w:space="0" w:color="auto"/>
        <w:left w:val="none" w:sz="0" w:space="0" w:color="auto"/>
        <w:bottom w:val="none" w:sz="0" w:space="0" w:color="auto"/>
        <w:right w:val="none" w:sz="0" w:space="0" w:color="auto"/>
      </w:divBdr>
    </w:div>
    <w:div w:id="294529559">
      <w:bodyDiv w:val="1"/>
      <w:marLeft w:val="0"/>
      <w:marRight w:val="0"/>
      <w:marTop w:val="0"/>
      <w:marBottom w:val="0"/>
      <w:divBdr>
        <w:top w:val="none" w:sz="0" w:space="0" w:color="auto"/>
        <w:left w:val="none" w:sz="0" w:space="0" w:color="auto"/>
        <w:bottom w:val="none" w:sz="0" w:space="0" w:color="auto"/>
        <w:right w:val="none" w:sz="0" w:space="0" w:color="auto"/>
      </w:divBdr>
    </w:div>
    <w:div w:id="734739194">
      <w:bodyDiv w:val="1"/>
      <w:marLeft w:val="0"/>
      <w:marRight w:val="0"/>
      <w:marTop w:val="0"/>
      <w:marBottom w:val="0"/>
      <w:divBdr>
        <w:top w:val="none" w:sz="0" w:space="0" w:color="auto"/>
        <w:left w:val="none" w:sz="0" w:space="0" w:color="auto"/>
        <w:bottom w:val="none" w:sz="0" w:space="0" w:color="auto"/>
        <w:right w:val="none" w:sz="0" w:space="0" w:color="auto"/>
      </w:divBdr>
    </w:div>
    <w:div w:id="915359145">
      <w:bodyDiv w:val="1"/>
      <w:marLeft w:val="0"/>
      <w:marRight w:val="0"/>
      <w:marTop w:val="0"/>
      <w:marBottom w:val="0"/>
      <w:divBdr>
        <w:top w:val="none" w:sz="0" w:space="0" w:color="auto"/>
        <w:left w:val="none" w:sz="0" w:space="0" w:color="auto"/>
        <w:bottom w:val="none" w:sz="0" w:space="0" w:color="auto"/>
        <w:right w:val="none" w:sz="0" w:space="0" w:color="auto"/>
      </w:divBdr>
    </w:div>
    <w:div w:id="930548536">
      <w:bodyDiv w:val="1"/>
      <w:marLeft w:val="0"/>
      <w:marRight w:val="0"/>
      <w:marTop w:val="0"/>
      <w:marBottom w:val="0"/>
      <w:divBdr>
        <w:top w:val="none" w:sz="0" w:space="0" w:color="auto"/>
        <w:left w:val="none" w:sz="0" w:space="0" w:color="auto"/>
        <w:bottom w:val="none" w:sz="0" w:space="0" w:color="auto"/>
        <w:right w:val="none" w:sz="0" w:space="0" w:color="auto"/>
      </w:divBdr>
    </w:div>
    <w:div w:id="136428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ign.org" TargetMode="Externa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75D9E2-4087-45A9-8C79-774B0B8DE320}">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E8BC8-E083-4FE3-A8F0-2AB89A475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8</Pages>
  <Words>2060</Words>
  <Characters>11744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Jacky K</dc:creator>
  <cp:lastModifiedBy>Aaron</cp:lastModifiedBy>
  <cp:revision>3</cp:revision>
  <cp:lastPrinted>2015-05-19T18:44:00Z</cp:lastPrinted>
  <dcterms:created xsi:type="dcterms:W3CDTF">2020-07-27T12:26:00Z</dcterms:created>
  <dcterms:modified xsi:type="dcterms:W3CDTF">2020-07-27T12:52:00Z</dcterms:modified>
</cp:coreProperties>
</file>