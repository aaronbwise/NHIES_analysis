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59A1802" w14:textId="77777777" w:rsidR="00B15C5C" w:rsidRPr="00890F72" w:rsidRDefault="00B15C5C" w:rsidP="000C66D9">
      <w:pPr>
        <w:spacing w:line="240" w:lineRule="auto"/>
        <w:jc w:val="center"/>
        <w:rPr>
          <w:color w:val="0070C0"/>
          <w:sz w:val="40"/>
          <w:szCs w:val="40"/>
        </w:rPr>
      </w:pPr>
      <w:r w:rsidRPr="00890F72">
        <w:rPr>
          <w:color w:val="0070C0"/>
          <w:sz w:val="40"/>
          <w:szCs w:val="40"/>
        </w:rPr>
        <w:t>CONSULTANCY CONTRACT</w:t>
      </w:r>
    </w:p>
    <w:p w14:paraId="588B0FB5" w14:textId="225876DA" w:rsidR="0050067F" w:rsidRPr="00A90962" w:rsidRDefault="0050067F" w:rsidP="000C66D9">
      <w:pPr>
        <w:spacing w:line="240" w:lineRule="auto"/>
        <w:rPr>
          <w:rFonts w:cstheme="minorHAnsi"/>
        </w:rPr>
      </w:pPr>
      <w:r w:rsidRPr="00A90962">
        <w:rPr>
          <w:rFonts w:cstheme="minorHAnsi"/>
        </w:rPr>
        <w:t xml:space="preserve">This contract is made on </w:t>
      </w:r>
      <w:r w:rsidR="00204C57">
        <w:rPr>
          <w:rFonts w:cstheme="minorHAnsi"/>
        </w:rPr>
        <w:t>1 August 2020</w:t>
      </w:r>
      <w:r w:rsidR="004F4505" w:rsidRPr="00A90962">
        <w:rPr>
          <w:rFonts w:cstheme="minorHAnsi"/>
        </w:rPr>
        <w:t xml:space="preserve"> </w:t>
      </w:r>
      <w:r w:rsidRPr="00A90962">
        <w:rPr>
          <w:rFonts w:cstheme="minorHAnsi"/>
        </w:rPr>
        <w:t>between</w:t>
      </w:r>
      <w:r w:rsidR="00FE2379" w:rsidRPr="00A90962">
        <w:rPr>
          <w:rFonts w:cstheme="minorHAnsi"/>
        </w:rPr>
        <w:t xml:space="preserve"> the</w:t>
      </w:r>
    </w:p>
    <w:p w14:paraId="47459BE0" w14:textId="77777777" w:rsidR="0050067F" w:rsidRPr="002A284C" w:rsidRDefault="0050067F" w:rsidP="000C66D9">
      <w:pPr>
        <w:spacing w:after="0" w:line="240" w:lineRule="auto"/>
        <w:rPr>
          <w:rFonts w:cstheme="minorHAnsi"/>
          <w:b/>
          <w:color w:val="000000" w:themeColor="text1"/>
        </w:rPr>
      </w:pPr>
      <w:r w:rsidRPr="002A284C">
        <w:rPr>
          <w:rFonts w:cstheme="minorHAnsi"/>
          <w:b/>
          <w:color w:val="000000" w:themeColor="text1"/>
        </w:rPr>
        <w:t>Iodine Global Network</w:t>
      </w:r>
    </w:p>
    <w:p w14:paraId="5479B21F" w14:textId="77777777" w:rsidR="0050067F" w:rsidRPr="00A90962" w:rsidRDefault="0050067F" w:rsidP="000C66D9">
      <w:pPr>
        <w:spacing w:after="0" w:line="240" w:lineRule="auto"/>
        <w:rPr>
          <w:rFonts w:cstheme="minorHAnsi"/>
          <w:color w:val="000000" w:themeColor="text1"/>
        </w:rPr>
      </w:pPr>
      <w:r w:rsidRPr="00A90962">
        <w:rPr>
          <w:rFonts w:cstheme="minorHAnsi"/>
          <w:color w:val="000000" w:themeColor="text1"/>
        </w:rPr>
        <w:t>P.O. Box 51030</w:t>
      </w:r>
    </w:p>
    <w:p w14:paraId="5BB32F9E" w14:textId="77777777" w:rsidR="0050067F" w:rsidRPr="00A90962" w:rsidRDefault="0050067F" w:rsidP="000C66D9">
      <w:pPr>
        <w:spacing w:after="0" w:line="240" w:lineRule="auto"/>
        <w:rPr>
          <w:rFonts w:cstheme="minorHAnsi"/>
          <w:color w:val="000000" w:themeColor="text1"/>
        </w:rPr>
      </w:pPr>
      <w:r w:rsidRPr="00A90962">
        <w:rPr>
          <w:rFonts w:cstheme="minorHAnsi"/>
          <w:color w:val="000000" w:themeColor="text1"/>
        </w:rPr>
        <w:t xml:space="preserve">375 des </w:t>
      </w:r>
      <w:proofErr w:type="spellStart"/>
      <w:r w:rsidRPr="00A90962">
        <w:rPr>
          <w:rFonts w:cstheme="minorHAnsi"/>
          <w:color w:val="000000" w:themeColor="text1"/>
        </w:rPr>
        <w:t>Epinettes</w:t>
      </w:r>
      <w:proofErr w:type="spellEnd"/>
      <w:r w:rsidRPr="00A90962">
        <w:rPr>
          <w:rFonts w:cstheme="minorHAnsi"/>
          <w:color w:val="000000" w:themeColor="text1"/>
        </w:rPr>
        <w:t>,</w:t>
      </w:r>
    </w:p>
    <w:p w14:paraId="0436B0DF" w14:textId="77777777" w:rsidR="0050067F" w:rsidRPr="00A90962" w:rsidRDefault="0050067F" w:rsidP="000C66D9">
      <w:pPr>
        <w:spacing w:after="0" w:line="240" w:lineRule="auto"/>
        <w:rPr>
          <w:rFonts w:cstheme="minorHAnsi"/>
          <w:color w:val="000000" w:themeColor="text1"/>
        </w:rPr>
      </w:pPr>
      <w:r w:rsidRPr="00A90962">
        <w:rPr>
          <w:rFonts w:cstheme="minorHAnsi"/>
          <w:color w:val="000000" w:themeColor="text1"/>
        </w:rPr>
        <w:t>Ottawa, Ontario</w:t>
      </w:r>
    </w:p>
    <w:p w14:paraId="412C00C7" w14:textId="77777777" w:rsidR="0050067F" w:rsidRPr="00A90962" w:rsidRDefault="0050067F" w:rsidP="000C66D9">
      <w:pPr>
        <w:spacing w:after="0" w:line="240" w:lineRule="auto"/>
        <w:rPr>
          <w:rFonts w:cstheme="minorHAnsi"/>
          <w:color w:val="000000" w:themeColor="text1"/>
        </w:rPr>
      </w:pPr>
      <w:r w:rsidRPr="00A90962">
        <w:rPr>
          <w:rFonts w:cstheme="minorHAnsi"/>
          <w:color w:val="000000" w:themeColor="text1"/>
        </w:rPr>
        <w:t>Canada, K1E3E0</w:t>
      </w:r>
    </w:p>
    <w:p w14:paraId="15EC7E3F" w14:textId="77777777" w:rsidR="002A284C" w:rsidRDefault="002A284C" w:rsidP="000C66D9">
      <w:pPr>
        <w:spacing w:after="0" w:line="240" w:lineRule="auto"/>
        <w:rPr>
          <w:rFonts w:cstheme="minorHAnsi"/>
          <w:color w:val="000000" w:themeColor="text1"/>
        </w:rPr>
      </w:pPr>
    </w:p>
    <w:p w14:paraId="740B8406" w14:textId="17B1AAA7" w:rsidR="0050067F" w:rsidRPr="00A90962" w:rsidRDefault="0050067F" w:rsidP="000C66D9">
      <w:pPr>
        <w:spacing w:after="0" w:line="240" w:lineRule="auto"/>
        <w:rPr>
          <w:rFonts w:cstheme="minorHAnsi"/>
          <w:color w:val="000000" w:themeColor="text1"/>
        </w:rPr>
      </w:pPr>
      <w:r w:rsidRPr="00A90962">
        <w:rPr>
          <w:rFonts w:cstheme="minorHAnsi"/>
          <w:color w:val="000000" w:themeColor="text1"/>
        </w:rPr>
        <w:t xml:space="preserve">Hereinafter referred to as </w:t>
      </w:r>
      <w:r w:rsidRPr="00A90962">
        <w:rPr>
          <w:rFonts w:cstheme="minorHAnsi"/>
          <w:b/>
          <w:color w:val="000000" w:themeColor="text1"/>
        </w:rPr>
        <w:t>IGN</w:t>
      </w:r>
      <w:r w:rsidRPr="00A90962">
        <w:rPr>
          <w:rFonts w:cstheme="minorHAnsi"/>
          <w:color w:val="000000" w:themeColor="text1"/>
        </w:rPr>
        <w:t>; and</w:t>
      </w:r>
    </w:p>
    <w:p w14:paraId="78D4D6EF" w14:textId="77777777" w:rsidR="0050067F" w:rsidRPr="00A90962" w:rsidRDefault="0050067F" w:rsidP="000C66D9">
      <w:pPr>
        <w:spacing w:after="0" w:line="240" w:lineRule="auto"/>
        <w:rPr>
          <w:rFonts w:cstheme="minorHAnsi"/>
        </w:rPr>
      </w:pPr>
    </w:p>
    <w:p w14:paraId="708FCE7E" w14:textId="3518871D" w:rsidR="00B15C5C" w:rsidRPr="00204C57" w:rsidRDefault="007A392A" w:rsidP="000C66D9">
      <w:pPr>
        <w:spacing w:after="0" w:line="240" w:lineRule="auto"/>
        <w:rPr>
          <w:rFonts w:ascii="Arial" w:eastAsia="MS Mincho" w:hAnsi="Arial" w:cs="Arial"/>
          <w:b/>
          <w:sz w:val="20"/>
          <w:szCs w:val="20"/>
          <w:lang w:val="en-US"/>
        </w:rPr>
      </w:pPr>
      <w:r w:rsidRPr="00204C57">
        <w:rPr>
          <w:rFonts w:ascii="Arial" w:eastAsia="MS Mincho" w:hAnsi="Arial" w:cs="Arial"/>
          <w:b/>
          <w:sz w:val="20"/>
          <w:szCs w:val="20"/>
          <w:lang w:val="en-US"/>
        </w:rPr>
        <w:t>Name:</w:t>
      </w:r>
      <w:r w:rsidR="00204C57" w:rsidRPr="00204C57">
        <w:rPr>
          <w:rFonts w:ascii="Arial" w:eastAsia="MS Mincho" w:hAnsi="Arial" w:cs="Arial"/>
          <w:b/>
          <w:sz w:val="20"/>
          <w:szCs w:val="20"/>
          <w:lang w:val="en-US"/>
        </w:rPr>
        <w:t xml:space="preserve"> Aaron Wise</w:t>
      </w:r>
    </w:p>
    <w:p w14:paraId="71CF53DD" w14:textId="75153835" w:rsidR="00B15C5C" w:rsidRPr="00204C57" w:rsidRDefault="007A392A" w:rsidP="000C66D9">
      <w:pPr>
        <w:spacing w:after="0" w:line="240" w:lineRule="auto"/>
        <w:rPr>
          <w:rFonts w:cs="Shruti"/>
          <w:bCs/>
          <w:color w:val="000000" w:themeColor="text1"/>
          <w:lang w:val="en-US"/>
        </w:rPr>
      </w:pPr>
      <w:r w:rsidRPr="00204C57">
        <w:rPr>
          <w:rFonts w:ascii="Arial" w:eastAsia="MS Mincho" w:hAnsi="Arial" w:cs="Arial"/>
          <w:bCs/>
          <w:sz w:val="20"/>
          <w:szCs w:val="20"/>
          <w:lang w:val="en-US"/>
        </w:rPr>
        <w:t>Address:</w:t>
      </w:r>
      <w:r w:rsidR="00204C57" w:rsidRPr="00204C57">
        <w:rPr>
          <w:rFonts w:ascii="Arial" w:eastAsia="MS Mincho" w:hAnsi="Arial" w:cs="Arial"/>
          <w:bCs/>
          <w:sz w:val="20"/>
          <w:szCs w:val="20"/>
          <w:lang w:val="en-US"/>
        </w:rPr>
        <w:t xml:space="preserve">  920 Leaping Brook Road, Lincolnton, NC 28092, USA</w:t>
      </w:r>
    </w:p>
    <w:p w14:paraId="39D12738" w14:textId="545653A9" w:rsidR="00B15C5C" w:rsidRPr="00204C57" w:rsidRDefault="00B15C5C" w:rsidP="000C66D9">
      <w:pPr>
        <w:spacing w:after="0" w:line="240" w:lineRule="auto"/>
        <w:rPr>
          <w:rFonts w:cs="Shruti"/>
          <w:color w:val="000000" w:themeColor="text1"/>
          <w:lang w:val="en-US"/>
        </w:rPr>
      </w:pPr>
      <w:r w:rsidRPr="00204C57">
        <w:rPr>
          <w:rFonts w:cs="Shruti"/>
          <w:color w:val="000000" w:themeColor="text1"/>
          <w:lang w:val="en-US"/>
        </w:rPr>
        <w:t>Tel:</w:t>
      </w:r>
      <w:r w:rsidR="00204C57" w:rsidRPr="00204C57">
        <w:rPr>
          <w:rFonts w:cs="Shruti"/>
          <w:color w:val="000000" w:themeColor="text1"/>
          <w:lang w:val="en-US"/>
        </w:rPr>
        <w:t xml:space="preserve"> +258 85 0707157</w:t>
      </w:r>
    </w:p>
    <w:p w14:paraId="7D98290F" w14:textId="7B136F4D" w:rsidR="00B15C5C" w:rsidRPr="007A392A" w:rsidRDefault="00B15C5C" w:rsidP="000C66D9">
      <w:pPr>
        <w:spacing w:line="240" w:lineRule="auto"/>
        <w:rPr>
          <w:rFonts w:cs="Shruti"/>
          <w:color w:val="000000" w:themeColor="text1"/>
          <w:lang w:val="en-US"/>
        </w:rPr>
      </w:pPr>
      <w:r w:rsidRPr="00204C57">
        <w:rPr>
          <w:rFonts w:cs="Shruti"/>
          <w:color w:val="000000" w:themeColor="text1"/>
          <w:lang w:val="en-US"/>
        </w:rPr>
        <w:t>Email:</w:t>
      </w:r>
      <w:r w:rsidR="007A392A" w:rsidRPr="00204C57">
        <w:rPr>
          <w:rFonts w:cs="Shruti"/>
          <w:color w:val="000000" w:themeColor="text1"/>
          <w:lang w:val="en-US"/>
        </w:rPr>
        <w:t xml:space="preserve"> </w:t>
      </w:r>
      <w:r w:rsidR="00204C57" w:rsidRPr="00204C57">
        <w:rPr>
          <w:rFonts w:cs="Shruti"/>
          <w:color w:val="000000" w:themeColor="text1"/>
          <w:lang w:val="en-US"/>
        </w:rPr>
        <w:t>aaronbwise@gmail.com</w:t>
      </w:r>
    </w:p>
    <w:p w14:paraId="516C1704" w14:textId="77777777" w:rsidR="00B15C5C" w:rsidRPr="0050067F" w:rsidRDefault="00B15C5C" w:rsidP="000C66D9">
      <w:pPr>
        <w:spacing w:after="0" w:line="240" w:lineRule="auto"/>
        <w:rPr>
          <w:rFonts w:cs="Shruti"/>
          <w:color w:val="000000" w:themeColor="text1"/>
        </w:rPr>
      </w:pPr>
      <w:r w:rsidRPr="0050067F">
        <w:rPr>
          <w:rFonts w:cs="Shruti"/>
          <w:color w:val="000000" w:themeColor="text1"/>
        </w:rPr>
        <w:t xml:space="preserve">Hereinafter referred to as </w:t>
      </w:r>
      <w:r w:rsidRPr="00FE2379">
        <w:rPr>
          <w:rFonts w:cs="Shruti"/>
          <w:color w:val="000000" w:themeColor="text1"/>
        </w:rPr>
        <w:t xml:space="preserve">the </w:t>
      </w:r>
      <w:r>
        <w:rPr>
          <w:rFonts w:cs="Shruti"/>
          <w:b/>
          <w:color w:val="000000" w:themeColor="text1"/>
        </w:rPr>
        <w:t>Consultant.</w:t>
      </w:r>
    </w:p>
    <w:p w14:paraId="1EF4F56A" w14:textId="77777777" w:rsidR="002A284C" w:rsidRDefault="002A284C" w:rsidP="000C66D9">
      <w:pPr>
        <w:pStyle w:val="Footer"/>
        <w:rPr>
          <w:rFonts w:cstheme="minorHAnsi"/>
          <w:i/>
          <w:color w:val="000000" w:themeColor="text1"/>
          <w:highlight w:val="yellow"/>
        </w:rPr>
      </w:pPr>
    </w:p>
    <w:p w14:paraId="684C0A80" w14:textId="76677E40" w:rsidR="00A90962" w:rsidRPr="004837DA" w:rsidRDefault="00A90962" w:rsidP="000C66D9">
      <w:pPr>
        <w:pStyle w:val="Footer"/>
        <w:rPr>
          <w:rFonts w:cstheme="minorHAnsi"/>
          <w:i/>
          <w:color w:val="000000" w:themeColor="text1"/>
        </w:rPr>
      </w:pPr>
      <w:r w:rsidRPr="004837DA">
        <w:rPr>
          <w:rFonts w:cstheme="minorHAnsi"/>
          <w:i/>
          <w:color w:val="000000" w:themeColor="text1"/>
        </w:rPr>
        <w:t xml:space="preserve">Re: Offer of </w:t>
      </w:r>
      <w:r w:rsidR="00A46201">
        <w:rPr>
          <w:rFonts w:cstheme="minorHAnsi"/>
          <w:i/>
          <w:color w:val="000000" w:themeColor="text1"/>
        </w:rPr>
        <w:t>Consultancy</w:t>
      </w:r>
      <w:r w:rsidRPr="004837DA">
        <w:rPr>
          <w:rFonts w:cstheme="minorHAnsi"/>
          <w:i/>
          <w:color w:val="000000" w:themeColor="text1"/>
        </w:rPr>
        <w:t xml:space="preserve"> Contract</w:t>
      </w:r>
    </w:p>
    <w:p w14:paraId="2B6DCE6B" w14:textId="1FF53C37" w:rsidR="00A90962" w:rsidRPr="00A90962" w:rsidRDefault="00EF641B" w:rsidP="000C66D9">
      <w:pPr>
        <w:pStyle w:val="Footer"/>
        <w:rPr>
          <w:rFonts w:cstheme="minorHAnsi"/>
          <w:i/>
          <w:color w:val="000000" w:themeColor="text1"/>
        </w:rPr>
      </w:pPr>
      <w:r>
        <w:rPr>
          <w:rFonts w:cstheme="minorHAnsi"/>
          <w:i/>
          <w:color w:val="000000" w:themeColor="text1"/>
        </w:rPr>
        <w:t>IGN Contract No 2020</w:t>
      </w:r>
      <w:r w:rsidR="00A90962" w:rsidRPr="004837DA">
        <w:rPr>
          <w:rFonts w:cstheme="minorHAnsi"/>
          <w:i/>
          <w:color w:val="000000" w:themeColor="text1"/>
        </w:rPr>
        <w:t>-</w:t>
      </w:r>
      <w:r w:rsidR="00204C57">
        <w:rPr>
          <w:rFonts w:cstheme="minorHAnsi"/>
          <w:i/>
          <w:color w:val="000000" w:themeColor="text1"/>
        </w:rPr>
        <w:t>Wise</w:t>
      </w:r>
      <w:r w:rsidR="00A90962" w:rsidRPr="004837DA">
        <w:rPr>
          <w:rFonts w:cstheme="minorHAnsi"/>
          <w:i/>
          <w:color w:val="000000" w:themeColor="text1"/>
        </w:rPr>
        <w:t>-01</w:t>
      </w:r>
    </w:p>
    <w:p w14:paraId="1E4DD840" w14:textId="77777777" w:rsidR="00A90962" w:rsidRPr="00A90962" w:rsidRDefault="00A90962" w:rsidP="000C66D9">
      <w:pPr>
        <w:spacing w:line="240" w:lineRule="auto"/>
        <w:jc w:val="both"/>
        <w:rPr>
          <w:rFonts w:cstheme="minorHAnsi"/>
        </w:rPr>
      </w:pPr>
    </w:p>
    <w:p w14:paraId="7F5AFB60" w14:textId="77777777" w:rsidR="005124B1" w:rsidRPr="00A90962" w:rsidRDefault="005124B1" w:rsidP="000C66D9">
      <w:pPr>
        <w:pStyle w:val="Heading2"/>
        <w:numPr>
          <w:ilvl w:val="0"/>
          <w:numId w:val="0"/>
        </w:numPr>
        <w:rPr>
          <w:rFonts w:asciiTheme="minorHAnsi" w:hAnsiTheme="minorHAnsi" w:cstheme="minorHAnsi"/>
        </w:rPr>
      </w:pPr>
      <w:r w:rsidRPr="00A90962">
        <w:rPr>
          <w:rFonts w:asciiTheme="minorHAnsi" w:hAnsiTheme="minorHAnsi" w:cstheme="minorHAnsi"/>
        </w:rPr>
        <w:t>TERMS OF REFERENCE</w:t>
      </w:r>
    </w:p>
    <w:p w14:paraId="65CA189C" w14:textId="151EF4E9" w:rsidR="00A46201" w:rsidRDefault="00A46201" w:rsidP="000C66D9">
      <w:pPr>
        <w:pStyle w:val="Heading2"/>
        <w:ind w:left="274" w:hanging="274"/>
        <w:rPr>
          <w:rFonts w:asciiTheme="minorHAnsi" w:hAnsiTheme="minorHAnsi" w:cstheme="minorHAnsi"/>
        </w:rPr>
      </w:pPr>
      <w:r>
        <w:rPr>
          <w:rFonts w:asciiTheme="minorHAnsi" w:hAnsiTheme="minorHAnsi" w:cstheme="minorHAnsi"/>
        </w:rPr>
        <w:t>Background</w:t>
      </w:r>
    </w:p>
    <w:p w14:paraId="53DA7DDB" w14:textId="53F1EFE1" w:rsidR="00C47900" w:rsidRDefault="00C47900" w:rsidP="000C66D9">
      <w:pPr>
        <w:spacing w:line="240" w:lineRule="auto"/>
        <w:rPr>
          <w:rFonts w:asciiTheme="majorHAnsi" w:hAnsiTheme="majorHAnsi" w:cstheme="majorHAnsi"/>
          <w:lang w:val="en-US"/>
        </w:rPr>
      </w:pPr>
      <w:r>
        <w:rPr>
          <w:rFonts w:asciiTheme="majorHAnsi" w:hAnsiTheme="majorHAnsi" w:cstheme="majorHAnsi"/>
          <w:lang w:val="en-US"/>
        </w:rPr>
        <w:t>Namibia is currently implementing its Food and Nutrition Security Policy and Implementation Action Plan 2019-2024. It includes several strategies to implement and strengthen mandatory fortification of staple foods and condiments. In order to design the most effective and feasible fortification programme for Namibia, UNICEF is seeking data on prevalence of micronutrient deficiencies, consumption data, including nutrient gap analysis, and data on food imports and domestic production. This data will also be useful for other strategies within the Food and Nutrition Security Policy and Implementation Action Plan</w:t>
      </w:r>
    </w:p>
    <w:p w14:paraId="001B17D9" w14:textId="77777777" w:rsidR="00C47900" w:rsidRDefault="00C47900" w:rsidP="000C66D9">
      <w:pPr>
        <w:spacing w:line="240" w:lineRule="auto"/>
        <w:rPr>
          <w:rFonts w:asciiTheme="majorHAnsi" w:hAnsiTheme="majorHAnsi" w:cstheme="majorHAnsi"/>
          <w:lang w:val="en-US"/>
        </w:rPr>
      </w:pPr>
      <w:r w:rsidRPr="00271EB1">
        <w:rPr>
          <w:rFonts w:asciiTheme="majorHAnsi" w:hAnsiTheme="majorHAnsi" w:cstheme="majorHAnsi"/>
          <w:lang w:val="en-US"/>
        </w:rPr>
        <w:t xml:space="preserve">The Namibia Statistics Agency undertook the Household Income and Expenditure Survey 2015/16 between April 2015 to March 2016. It aimed to </w:t>
      </w:r>
      <w:r w:rsidRPr="00271EB1">
        <w:rPr>
          <w:rFonts w:asciiTheme="majorHAnsi" w:hAnsiTheme="majorHAnsi" w:cstheme="majorHAnsi"/>
        </w:rPr>
        <w:t xml:space="preserve">collect data on income and expenditure patterns of households and the sole source of information on income and expenditure in the country. </w:t>
      </w:r>
      <w:r w:rsidRPr="00271EB1">
        <w:rPr>
          <w:rFonts w:asciiTheme="majorHAnsi" w:hAnsiTheme="majorHAnsi" w:cstheme="majorHAnsi"/>
          <w:lang w:val="en-US"/>
        </w:rPr>
        <w:t>It consisted of two questionnaires; the main questionnaire and the Daily Record Book or Diary. The main questionnaire included questions on whether or not the household had consumed key foods in the last week and where the</w:t>
      </w:r>
      <w:r>
        <w:rPr>
          <w:rFonts w:asciiTheme="majorHAnsi" w:hAnsiTheme="majorHAnsi" w:cstheme="majorHAnsi"/>
          <w:lang w:val="en-US"/>
        </w:rPr>
        <w:t>se foods</w:t>
      </w:r>
      <w:r w:rsidRPr="00271EB1">
        <w:rPr>
          <w:rFonts w:asciiTheme="majorHAnsi" w:hAnsiTheme="majorHAnsi" w:cstheme="majorHAnsi"/>
          <w:lang w:val="en-US"/>
        </w:rPr>
        <w:t xml:space="preserve"> came from and questions about crop production</w:t>
      </w:r>
      <w:r>
        <w:rPr>
          <w:rFonts w:asciiTheme="majorHAnsi" w:hAnsiTheme="majorHAnsi" w:cstheme="majorHAnsi"/>
          <w:lang w:val="en-US"/>
        </w:rPr>
        <w:t>.</w:t>
      </w:r>
      <w:r w:rsidRPr="00271EB1">
        <w:rPr>
          <w:rFonts w:asciiTheme="majorHAnsi" w:hAnsiTheme="majorHAnsi" w:cstheme="majorHAnsi"/>
          <w:lang w:val="en-US"/>
        </w:rPr>
        <w:t xml:space="preserve"> The Daily Record Book recorded all expenditures and consumption for 7 days, organized by the UN </w:t>
      </w:r>
      <w:r w:rsidRPr="00271EB1">
        <w:rPr>
          <w:rFonts w:asciiTheme="majorHAnsi" w:hAnsiTheme="majorHAnsi" w:cstheme="majorHAnsi"/>
        </w:rPr>
        <w:t>Classification of Individual Consumption According to Purpose (COICOP) 2018</w:t>
      </w:r>
      <w:r w:rsidRPr="00271EB1">
        <w:rPr>
          <w:rFonts w:asciiTheme="majorHAnsi" w:hAnsiTheme="majorHAnsi" w:cstheme="majorHAnsi"/>
          <w:lang w:val="en-US"/>
        </w:rPr>
        <w:t xml:space="preserve">. </w:t>
      </w:r>
      <w:r>
        <w:rPr>
          <w:rFonts w:asciiTheme="majorHAnsi" w:hAnsiTheme="majorHAnsi" w:cstheme="majorHAnsi"/>
          <w:lang w:val="en-US"/>
        </w:rPr>
        <w:t xml:space="preserve">As such it is a 7-day consumption survey. </w:t>
      </w:r>
      <w:r w:rsidRPr="00271EB1">
        <w:rPr>
          <w:rFonts w:asciiTheme="majorHAnsi" w:hAnsiTheme="majorHAnsi" w:cstheme="majorHAnsi"/>
          <w:lang w:val="en-US"/>
        </w:rPr>
        <w:t>UNICEF Namibia has access to the full data</w:t>
      </w:r>
      <w:r>
        <w:rPr>
          <w:rFonts w:asciiTheme="majorHAnsi" w:hAnsiTheme="majorHAnsi" w:cstheme="majorHAnsi"/>
          <w:lang w:val="en-US"/>
        </w:rPr>
        <w:t xml:space="preserve"> </w:t>
      </w:r>
      <w:r w:rsidRPr="00271EB1">
        <w:rPr>
          <w:rFonts w:asciiTheme="majorHAnsi" w:hAnsiTheme="majorHAnsi" w:cstheme="majorHAnsi"/>
          <w:lang w:val="en-US"/>
        </w:rPr>
        <w:t xml:space="preserve">set from the NHIES. </w:t>
      </w:r>
    </w:p>
    <w:p w14:paraId="2A6E98C7" w14:textId="77777777" w:rsidR="00C47900" w:rsidRDefault="00C47900" w:rsidP="000C66D9">
      <w:pPr>
        <w:spacing w:line="240" w:lineRule="auto"/>
        <w:rPr>
          <w:rFonts w:asciiTheme="majorHAnsi" w:hAnsiTheme="majorHAnsi" w:cstheme="majorHAnsi"/>
          <w:lang w:val="en-US"/>
        </w:rPr>
      </w:pPr>
    </w:p>
    <w:p w14:paraId="6FE7E5EE" w14:textId="77777777" w:rsidR="00C47900" w:rsidRDefault="00C47900" w:rsidP="000C66D9">
      <w:pPr>
        <w:spacing w:line="240" w:lineRule="auto"/>
        <w:rPr>
          <w:rFonts w:asciiTheme="majorHAnsi" w:hAnsiTheme="majorHAnsi" w:cstheme="majorHAnsi"/>
          <w:lang w:val="en-US"/>
        </w:rPr>
      </w:pPr>
      <w:r>
        <w:rPr>
          <w:rFonts w:asciiTheme="majorHAnsi" w:hAnsiTheme="majorHAnsi" w:cstheme="majorHAnsi"/>
          <w:lang w:val="en-US"/>
        </w:rPr>
        <w:lastRenderedPageBreak/>
        <w:t xml:space="preserve">The HIES data set has already been analyzed for basic production data and consumption of key foods within the last week. Government data on food imports and domestic production has been compiled. UNICEF is now seeking a consultant to undertake additional analysis of the HIES data set. </w:t>
      </w:r>
    </w:p>
    <w:p w14:paraId="606A9705" w14:textId="389B6CFE" w:rsidR="005F1B70" w:rsidRPr="00A90962" w:rsidRDefault="005F1B70" w:rsidP="000C66D9">
      <w:pPr>
        <w:pStyle w:val="Heading2"/>
        <w:ind w:left="274" w:hanging="274"/>
        <w:rPr>
          <w:rFonts w:asciiTheme="minorHAnsi" w:hAnsiTheme="minorHAnsi" w:cstheme="minorHAnsi"/>
        </w:rPr>
      </w:pPr>
      <w:r w:rsidRPr="00A90962">
        <w:rPr>
          <w:rFonts w:asciiTheme="minorHAnsi" w:hAnsiTheme="minorHAnsi" w:cstheme="minorHAnsi"/>
        </w:rPr>
        <w:t>Services and Deliverables</w:t>
      </w:r>
      <w:r w:rsidR="007A392A">
        <w:rPr>
          <w:rFonts w:asciiTheme="minorHAnsi" w:hAnsiTheme="minorHAnsi" w:cstheme="minorHAnsi"/>
        </w:rPr>
        <w:t xml:space="preserve"> [Example]</w:t>
      </w:r>
    </w:p>
    <w:p w14:paraId="47439831" w14:textId="28338537" w:rsidR="00A46201" w:rsidRPr="00372CFF" w:rsidRDefault="0050067F" w:rsidP="000C66D9">
      <w:pPr>
        <w:pStyle w:val="PlainText"/>
        <w:jc w:val="both"/>
        <w:rPr>
          <w:rFonts w:asciiTheme="majorHAnsi" w:hAnsiTheme="majorHAnsi" w:cstheme="majorHAnsi"/>
          <w:color w:val="000000"/>
        </w:rPr>
      </w:pPr>
      <w:r w:rsidRPr="00372CFF">
        <w:rPr>
          <w:rFonts w:asciiTheme="majorHAnsi" w:hAnsiTheme="majorHAnsi" w:cstheme="majorHAnsi"/>
          <w:lang w:val="en-GB"/>
        </w:rPr>
        <w:t xml:space="preserve">The </w:t>
      </w:r>
      <w:r w:rsidR="00A46201" w:rsidRPr="00372CFF">
        <w:rPr>
          <w:rFonts w:asciiTheme="majorHAnsi" w:hAnsiTheme="majorHAnsi" w:cstheme="majorHAnsi"/>
          <w:b/>
          <w:lang w:val="en-GB"/>
        </w:rPr>
        <w:t>Consultant</w:t>
      </w:r>
      <w:r w:rsidRPr="00372CFF">
        <w:rPr>
          <w:rFonts w:asciiTheme="majorHAnsi" w:hAnsiTheme="majorHAnsi" w:cstheme="majorHAnsi"/>
          <w:lang w:val="en-GB"/>
        </w:rPr>
        <w:t xml:space="preserve"> </w:t>
      </w:r>
      <w:r w:rsidRPr="00372CFF">
        <w:rPr>
          <w:rFonts w:asciiTheme="majorHAnsi" w:hAnsiTheme="majorHAnsi" w:cstheme="majorHAnsi"/>
          <w:color w:val="000000"/>
        </w:rPr>
        <w:t xml:space="preserve">will be contracted </w:t>
      </w:r>
      <w:r w:rsidR="005F1B70" w:rsidRPr="00372CFF">
        <w:rPr>
          <w:rFonts w:asciiTheme="majorHAnsi" w:hAnsiTheme="majorHAnsi" w:cstheme="majorHAnsi"/>
          <w:color w:val="000000"/>
        </w:rPr>
        <w:t xml:space="preserve">to </w:t>
      </w:r>
      <w:r w:rsidR="00372CFF" w:rsidRPr="00372CFF">
        <w:rPr>
          <w:rFonts w:asciiTheme="majorHAnsi" w:hAnsiTheme="majorHAnsi" w:cstheme="majorHAnsi"/>
          <w:color w:val="000000"/>
        </w:rPr>
        <w:t>undertake additional analysis of the HIES data set as follows:</w:t>
      </w:r>
    </w:p>
    <w:p w14:paraId="659DFD99" w14:textId="7B7B4149" w:rsidR="00C005E1" w:rsidRDefault="00C005E1" w:rsidP="000C66D9">
      <w:pPr>
        <w:pStyle w:val="PlainText"/>
        <w:jc w:val="both"/>
        <w:rPr>
          <w:rFonts w:asciiTheme="minorHAnsi" w:hAnsiTheme="minorHAnsi" w:cstheme="minorHAnsi"/>
          <w:color w:val="000000"/>
        </w:rPr>
      </w:pPr>
    </w:p>
    <w:p w14:paraId="40726A18" w14:textId="73D8F952" w:rsidR="00B15C5C" w:rsidRPr="00B15C5C" w:rsidRDefault="00372CFF" w:rsidP="000C66D9">
      <w:pPr>
        <w:spacing w:line="240" w:lineRule="auto"/>
        <w:rPr>
          <w:rFonts w:cstheme="minorHAnsi"/>
          <w:b/>
          <w:bCs/>
        </w:rPr>
      </w:pPr>
      <w:r>
        <w:rPr>
          <w:rFonts w:cstheme="minorHAnsi"/>
          <w:b/>
          <w:bCs/>
        </w:rPr>
        <w:t>Major Tasks</w:t>
      </w:r>
      <w:r w:rsidR="00B15C5C" w:rsidRPr="00B15C5C">
        <w:rPr>
          <w:rFonts w:cstheme="minorHAnsi"/>
          <w:b/>
          <w:bCs/>
        </w:rPr>
        <w:t xml:space="preserve">: </w:t>
      </w:r>
    </w:p>
    <w:p w14:paraId="0BF544D9" w14:textId="77777777" w:rsidR="00372CFF" w:rsidRPr="00F1112D" w:rsidRDefault="00372CFF" w:rsidP="000C66D9">
      <w:pPr>
        <w:pStyle w:val="ListParagraph"/>
        <w:numPr>
          <w:ilvl w:val="0"/>
          <w:numId w:val="43"/>
        </w:numPr>
        <w:spacing w:after="0" w:line="240" w:lineRule="auto"/>
        <w:rPr>
          <w:rFonts w:asciiTheme="majorHAnsi" w:hAnsiTheme="majorHAnsi" w:cstheme="majorHAnsi"/>
          <w:lang w:val="en-US"/>
        </w:rPr>
      </w:pPr>
      <w:r>
        <w:rPr>
          <w:rFonts w:asciiTheme="majorHAnsi" w:hAnsiTheme="majorHAnsi" w:cstheme="majorHAnsi"/>
          <w:lang w:val="en-US"/>
        </w:rPr>
        <w:t>Comparison</w:t>
      </w:r>
      <w:r w:rsidRPr="00F1112D">
        <w:rPr>
          <w:rFonts w:asciiTheme="majorHAnsi" w:hAnsiTheme="majorHAnsi" w:cstheme="majorHAnsi"/>
          <w:lang w:val="en-US"/>
        </w:rPr>
        <w:t xml:space="preserve"> of cereal production data from MAWF/NAB and HIES to </w:t>
      </w:r>
      <w:r>
        <w:rPr>
          <w:rFonts w:asciiTheme="majorHAnsi" w:hAnsiTheme="majorHAnsi" w:cstheme="majorHAnsi"/>
          <w:lang w:val="en-US"/>
        </w:rPr>
        <w:t>see to what extent they are similar or differ</w:t>
      </w:r>
    </w:p>
    <w:p w14:paraId="5B5EE616" w14:textId="77777777" w:rsidR="00372CFF" w:rsidRPr="00F1112D" w:rsidRDefault="00372CFF" w:rsidP="000C66D9">
      <w:pPr>
        <w:pStyle w:val="ListParagraph"/>
        <w:numPr>
          <w:ilvl w:val="0"/>
          <w:numId w:val="43"/>
        </w:numPr>
        <w:spacing w:after="0" w:line="240" w:lineRule="auto"/>
        <w:rPr>
          <w:rFonts w:asciiTheme="majorHAnsi" w:hAnsiTheme="majorHAnsi" w:cstheme="majorHAnsi"/>
          <w:lang w:val="en-US"/>
        </w:rPr>
      </w:pPr>
      <w:r w:rsidRPr="00F1112D">
        <w:rPr>
          <w:rFonts w:asciiTheme="majorHAnsi" w:hAnsiTheme="majorHAnsi" w:cstheme="majorHAnsi"/>
          <w:lang w:val="en-US"/>
        </w:rPr>
        <w:t xml:space="preserve">Mapping of regional variations in cereal production in particular areas dependent upon </w:t>
      </w:r>
      <w:proofErr w:type="spellStart"/>
      <w:r w:rsidRPr="00F1112D">
        <w:rPr>
          <w:rFonts w:asciiTheme="majorHAnsi" w:hAnsiTheme="majorHAnsi" w:cstheme="majorHAnsi"/>
          <w:lang w:val="en-US"/>
        </w:rPr>
        <w:t>mahangu</w:t>
      </w:r>
      <w:proofErr w:type="spellEnd"/>
      <w:r w:rsidRPr="00F1112D">
        <w:rPr>
          <w:rFonts w:asciiTheme="majorHAnsi" w:hAnsiTheme="majorHAnsi" w:cstheme="majorHAnsi"/>
          <w:lang w:val="en-US"/>
        </w:rPr>
        <w:t xml:space="preserve"> (pearl millet) as opposed to wheat and maize using both MAWF/NAB and HIES data</w:t>
      </w:r>
    </w:p>
    <w:p w14:paraId="62ADCF1A" w14:textId="33FFBFEE" w:rsidR="00372CFF" w:rsidRDefault="00372CFF" w:rsidP="000C66D9">
      <w:pPr>
        <w:pStyle w:val="ListParagraph"/>
        <w:numPr>
          <w:ilvl w:val="0"/>
          <w:numId w:val="43"/>
        </w:numPr>
        <w:spacing w:after="0" w:line="240" w:lineRule="auto"/>
        <w:rPr>
          <w:ins w:id="0" w:author="karen codling" w:date="2020-08-31T17:11:00Z"/>
          <w:rFonts w:asciiTheme="majorHAnsi" w:hAnsiTheme="majorHAnsi" w:cstheme="majorHAnsi"/>
          <w:lang w:val="en-US"/>
        </w:rPr>
      </w:pPr>
      <w:r w:rsidRPr="00F1112D">
        <w:rPr>
          <w:rFonts w:asciiTheme="majorHAnsi" w:hAnsiTheme="majorHAnsi" w:cstheme="majorHAnsi"/>
          <w:lang w:val="en-US"/>
        </w:rPr>
        <w:t xml:space="preserve">Calculation of availability of wheat, maize and </w:t>
      </w:r>
      <w:proofErr w:type="spellStart"/>
      <w:r w:rsidRPr="00F1112D">
        <w:rPr>
          <w:rFonts w:asciiTheme="majorHAnsi" w:hAnsiTheme="majorHAnsi" w:cstheme="majorHAnsi"/>
          <w:lang w:val="en-US"/>
        </w:rPr>
        <w:t>mahangu</w:t>
      </w:r>
      <w:proofErr w:type="spellEnd"/>
      <w:r w:rsidRPr="00F1112D">
        <w:rPr>
          <w:rFonts w:asciiTheme="majorHAnsi" w:hAnsiTheme="majorHAnsi" w:cstheme="majorHAnsi"/>
          <w:lang w:val="en-US"/>
        </w:rPr>
        <w:t xml:space="preserve"> as average g/capita/day nationally, </w:t>
      </w:r>
      <w:ins w:id="1" w:author="karen codling" w:date="2020-08-31T17:12:00Z">
        <w:r w:rsidR="00FF2BFB">
          <w:rPr>
            <w:rFonts w:asciiTheme="majorHAnsi" w:hAnsiTheme="majorHAnsi" w:cstheme="majorHAnsi"/>
            <w:lang w:val="en-US"/>
          </w:rPr>
          <w:t xml:space="preserve">and for the 14 regions. </w:t>
        </w:r>
      </w:ins>
      <w:r w:rsidRPr="00F1112D">
        <w:rPr>
          <w:rFonts w:asciiTheme="majorHAnsi" w:hAnsiTheme="majorHAnsi" w:cstheme="majorHAnsi"/>
          <w:lang w:val="en-US"/>
        </w:rPr>
        <w:t>Th</w:t>
      </w:r>
      <w:ins w:id="2" w:author="karen codling" w:date="2020-08-31T17:12:00Z">
        <w:r w:rsidR="00FF2BFB">
          <w:rPr>
            <w:rFonts w:asciiTheme="majorHAnsi" w:hAnsiTheme="majorHAnsi" w:cstheme="majorHAnsi"/>
            <w:lang w:val="en-US"/>
          </w:rPr>
          <w:t>e national</w:t>
        </w:r>
      </w:ins>
      <w:del w:id="3" w:author="karen codling" w:date="2020-08-31T17:12:00Z">
        <w:r w:rsidRPr="00F1112D" w:rsidDel="00FF2BFB">
          <w:rPr>
            <w:rFonts w:asciiTheme="majorHAnsi" w:hAnsiTheme="majorHAnsi" w:cstheme="majorHAnsi"/>
            <w:lang w:val="en-US"/>
          </w:rPr>
          <w:delText>is</w:delText>
        </w:r>
      </w:del>
      <w:r w:rsidRPr="00F1112D">
        <w:rPr>
          <w:rFonts w:asciiTheme="majorHAnsi" w:hAnsiTheme="majorHAnsi" w:cstheme="majorHAnsi"/>
          <w:lang w:val="en-US"/>
        </w:rPr>
        <w:t xml:space="preserve"> data will be used in developing national fortification standards. </w:t>
      </w:r>
    </w:p>
    <w:p w14:paraId="1723A25C" w14:textId="64E23A5C" w:rsidR="00FF2BFB" w:rsidRPr="00F1112D" w:rsidRDefault="00FF2BFB" w:rsidP="000C66D9">
      <w:pPr>
        <w:pStyle w:val="ListParagraph"/>
        <w:numPr>
          <w:ilvl w:val="0"/>
          <w:numId w:val="43"/>
        </w:numPr>
        <w:spacing w:after="0" w:line="240" w:lineRule="auto"/>
        <w:rPr>
          <w:rFonts w:asciiTheme="majorHAnsi" w:hAnsiTheme="majorHAnsi" w:cstheme="majorHAnsi"/>
          <w:lang w:val="en-US"/>
        </w:rPr>
      </w:pPr>
      <w:ins w:id="4" w:author="karen codling" w:date="2020-08-31T17:11:00Z">
        <w:r>
          <w:rPr>
            <w:rFonts w:asciiTheme="majorHAnsi" w:hAnsiTheme="majorHAnsi" w:cstheme="majorHAnsi"/>
            <w:lang w:val="en-US"/>
          </w:rPr>
          <w:t xml:space="preserve">Using </w:t>
        </w:r>
      </w:ins>
      <w:ins w:id="5" w:author="karen codling" w:date="2020-08-31T17:13:00Z">
        <w:r>
          <w:rPr>
            <w:rFonts w:asciiTheme="majorHAnsi" w:hAnsiTheme="majorHAnsi" w:cstheme="majorHAnsi"/>
            <w:lang w:val="en-US"/>
          </w:rPr>
          <w:t xml:space="preserve">national and regional </w:t>
        </w:r>
      </w:ins>
      <w:ins w:id="6" w:author="karen codling" w:date="2020-08-31T17:12:00Z">
        <w:r>
          <w:rPr>
            <w:rFonts w:asciiTheme="majorHAnsi" w:hAnsiTheme="majorHAnsi" w:cstheme="majorHAnsi"/>
            <w:lang w:val="en-US"/>
          </w:rPr>
          <w:t xml:space="preserve">g/capita/day calculated </w:t>
        </w:r>
      </w:ins>
      <w:ins w:id="7" w:author="karen codling" w:date="2020-08-31T17:13:00Z">
        <w:r>
          <w:rPr>
            <w:rFonts w:asciiTheme="majorHAnsi" w:hAnsiTheme="majorHAnsi" w:cstheme="majorHAnsi"/>
            <w:lang w:val="en-US"/>
          </w:rPr>
          <w:t xml:space="preserve">in task 3 above, calculated nutrient contribution from </w:t>
        </w:r>
      </w:ins>
      <w:ins w:id="8" w:author="karen codling" w:date="2020-08-31T17:14:00Z">
        <w:r>
          <w:rPr>
            <w:rFonts w:asciiTheme="majorHAnsi" w:hAnsiTheme="majorHAnsi" w:cstheme="majorHAnsi"/>
            <w:lang w:val="en-US"/>
          </w:rPr>
          <w:t>fortified</w:t>
        </w:r>
      </w:ins>
      <w:ins w:id="9" w:author="karen codling" w:date="2020-08-31T17:13:00Z">
        <w:r>
          <w:rPr>
            <w:rFonts w:asciiTheme="majorHAnsi" w:hAnsiTheme="majorHAnsi" w:cstheme="majorHAnsi"/>
            <w:lang w:val="en-US"/>
          </w:rPr>
          <w:t xml:space="preserve"> foods for (</w:t>
        </w:r>
        <w:proofErr w:type="spellStart"/>
        <w:r>
          <w:rPr>
            <w:rFonts w:asciiTheme="majorHAnsi" w:hAnsiTheme="majorHAnsi" w:cstheme="majorHAnsi"/>
            <w:lang w:val="en-US"/>
          </w:rPr>
          <w:t>i</w:t>
        </w:r>
        <w:proofErr w:type="spellEnd"/>
        <w:r>
          <w:rPr>
            <w:rFonts w:asciiTheme="majorHAnsi" w:hAnsiTheme="majorHAnsi" w:cstheme="majorHAnsi"/>
            <w:lang w:val="en-US"/>
          </w:rPr>
          <w:t>) SADC minimum regional standards and (ii) draft Namibian standards (assum</w:t>
        </w:r>
      </w:ins>
      <w:ins w:id="10" w:author="karen codling" w:date="2020-08-31T17:14:00Z">
        <w:r>
          <w:rPr>
            <w:rFonts w:asciiTheme="majorHAnsi" w:hAnsiTheme="majorHAnsi" w:cstheme="majorHAnsi"/>
            <w:lang w:val="en-US"/>
          </w:rPr>
          <w:t>ing (</w:t>
        </w:r>
        <w:proofErr w:type="spellStart"/>
        <w:r>
          <w:rPr>
            <w:rFonts w:asciiTheme="majorHAnsi" w:hAnsiTheme="majorHAnsi" w:cstheme="majorHAnsi"/>
            <w:lang w:val="en-US"/>
          </w:rPr>
          <w:t>i</w:t>
        </w:r>
        <w:proofErr w:type="spellEnd"/>
        <w:r>
          <w:rPr>
            <w:rFonts w:asciiTheme="majorHAnsi" w:hAnsiTheme="majorHAnsi" w:cstheme="majorHAnsi"/>
            <w:lang w:val="en-US"/>
          </w:rPr>
          <w:t>) and (ii) are different and compare to (a) RNI, (b) EAR and (c) UL</w:t>
        </w:r>
      </w:ins>
    </w:p>
    <w:p w14:paraId="40EF14FA" w14:textId="1BAFCBAB" w:rsidR="00372CFF" w:rsidRPr="00F1112D" w:rsidDel="00FF2BFB" w:rsidRDefault="00372CFF" w:rsidP="000C66D9">
      <w:pPr>
        <w:pStyle w:val="ListParagraph"/>
        <w:numPr>
          <w:ilvl w:val="0"/>
          <w:numId w:val="43"/>
        </w:numPr>
        <w:spacing w:after="0" w:line="240" w:lineRule="auto"/>
        <w:rPr>
          <w:del w:id="11" w:author="karen codling" w:date="2020-08-31T17:11:00Z"/>
          <w:rFonts w:asciiTheme="majorHAnsi" w:hAnsiTheme="majorHAnsi" w:cstheme="majorHAnsi"/>
          <w:lang w:val="en-US"/>
        </w:rPr>
      </w:pPr>
      <w:del w:id="12" w:author="karen codling" w:date="2020-08-31T17:11:00Z">
        <w:r w:rsidRPr="00F1112D" w:rsidDel="00FF2BFB">
          <w:rPr>
            <w:rFonts w:asciiTheme="majorHAnsi" w:hAnsiTheme="majorHAnsi" w:cstheme="majorHAnsi"/>
            <w:lang w:val="en-US"/>
          </w:rPr>
          <w:delText xml:space="preserve">Analysis of Daily Record Book data to estimate average consumption (g/capita/day) for the </w:delText>
        </w:r>
        <w:r w:rsidRPr="009B31A2" w:rsidDel="00FF2BFB">
          <w:rPr>
            <w:rFonts w:asciiTheme="majorHAnsi" w:hAnsiTheme="majorHAnsi" w:cstheme="majorHAnsi"/>
            <w:lang w:val="en-US"/>
          </w:rPr>
          <w:delText>foods</w:delText>
        </w:r>
        <w:r w:rsidDel="00FF2BFB">
          <w:rPr>
            <w:rFonts w:asciiTheme="majorHAnsi" w:hAnsiTheme="majorHAnsi" w:cstheme="majorHAnsi"/>
            <w:lang w:val="en-US"/>
          </w:rPr>
          <w:delText xml:space="preserve"> shown in the Annex 1</w:delText>
        </w:r>
        <w:r w:rsidDel="00FF2BFB">
          <w:rPr>
            <w:rStyle w:val="FootnoteReference"/>
            <w:rFonts w:asciiTheme="majorHAnsi" w:hAnsiTheme="majorHAnsi" w:cstheme="majorHAnsi"/>
            <w:lang w:val="en-US"/>
          </w:rPr>
          <w:footnoteReference w:id="1"/>
        </w:r>
        <w:r w:rsidRPr="00F1112D" w:rsidDel="00FF2BFB">
          <w:rPr>
            <w:rFonts w:asciiTheme="majorHAnsi" w:hAnsiTheme="majorHAnsi" w:cstheme="majorHAnsi"/>
            <w:lang w:val="en-US"/>
          </w:rPr>
          <w:delText xml:space="preserve"> with a breakdown by sources and sub-nationally (national, urban/rural, regions</w:delText>
        </w:r>
        <w:r w:rsidDel="00FF2BFB">
          <w:rPr>
            <w:rFonts w:asciiTheme="majorHAnsi" w:hAnsiTheme="majorHAnsi" w:cstheme="majorHAnsi"/>
            <w:lang w:val="en-US"/>
          </w:rPr>
          <w:delText>, ethno-linguistic group</w:delText>
        </w:r>
        <w:r w:rsidRPr="00F1112D" w:rsidDel="00FF2BFB">
          <w:rPr>
            <w:rFonts w:asciiTheme="majorHAnsi" w:hAnsiTheme="majorHAnsi" w:cstheme="majorHAnsi"/>
            <w:lang w:val="en-US"/>
          </w:rPr>
          <w:delText>)</w:delText>
        </w:r>
      </w:del>
    </w:p>
    <w:p w14:paraId="2F049051" w14:textId="718CF9B1" w:rsidR="00372CFF" w:rsidRDefault="00372CFF" w:rsidP="000C66D9">
      <w:pPr>
        <w:pStyle w:val="ListParagraph"/>
        <w:numPr>
          <w:ilvl w:val="0"/>
          <w:numId w:val="43"/>
        </w:numPr>
        <w:spacing w:after="0" w:line="240" w:lineRule="auto"/>
        <w:rPr>
          <w:rFonts w:asciiTheme="majorHAnsi" w:hAnsiTheme="majorHAnsi" w:cstheme="majorHAnsi"/>
          <w:lang w:val="en-US"/>
        </w:rPr>
      </w:pPr>
      <w:r w:rsidRPr="00F1112D">
        <w:rPr>
          <w:rFonts w:asciiTheme="majorHAnsi" w:hAnsiTheme="majorHAnsi" w:cstheme="majorHAnsi"/>
          <w:lang w:val="en-US"/>
        </w:rPr>
        <w:t>Analysis of Daily Record Book data to calculate average micronutrient intake</w:t>
      </w:r>
      <w:r>
        <w:rPr>
          <w:rFonts w:asciiTheme="majorHAnsi" w:hAnsiTheme="majorHAnsi" w:cstheme="majorHAnsi"/>
          <w:lang w:val="en-US"/>
        </w:rPr>
        <w:t xml:space="preserve"> using </w:t>
      </w:r>
      <w:del w:id="15" w:author="karen codling" w:date="2020-08-31T17:15:00Z">
        <w:r w:rsidDel="00FF2BFB">
          <w:rPr>
            <w:rFonts w:asciiTheme="majorHAnsi" w:hAnsiTheme="majorHAnsi" w:cstheme="majorHAnsi"/>
            <w:lang w:val="en-US"/>
          </w:rPr>
          <w:delText>Namibia Food Composition Tables and South African Food Composition Tables as relevant</w:delText>
        </w:r>
      </w:del>
      <w:ins w:id="16" w:author="karen codling" w:date="2020-08-31T17:15:00Z">
        <w:r w:rsidR="00FF2BFB">
          <w:rPr>
            <w:rFonts w:asciiTheme="majorHAnsi" w:hAnsiTheme="majorHAnsi" w:cstheme="majorHAnsi"/>
            <w:lang w:val="en-US"/>
          </w:rPr>
          <w:t xml:space="preserve">same food consumption tables already used by FAO </w:t>
        </w:r>
        <w:proofErr w:type="spellStart"/>
        <w:r w:rsidR="00FF2BFB">
          <w:rPr>
            <w:rFonts w:asciiTheme="majorHAnsi" w:hAnsiTheme="majorHAnsi" w:cstheme="majorHAnsi"/>
            <w:lang w:val="en-US"/>
          </w:rPr>
          <w:t>AdEPT</w:t>
        </w:r>
        <w:proofErr w:type="spellEnd"/>
        <w:r w:rsidR="00FF2BFB">
          <w:rPr>
            <w:rFonts w:asciiTheme="majorHAnsi" w:hAnsiTheme="majorHAnsi" w:cstheme="majorHAnsi"/>
            <w:lang w:val="en-US"/>
          </w:rPr>
          <w:t xml:space="preserve"> for macronutrient estimates</w:t>
        </w:r>
      </w:ins>
      <w:r>
        <w:rPr>
          <w:rFonts w:asciiTheme="majorHAnsi" w:hAnsiTheme="majorHAnsi" w:cstheme="majorHAnsi"/>
          <w:lang w:val="en-US"/>
        </w:rPr>
        <w:t xml:space="preserve">, with breakdown by </w:t>
      </w:r>
      <w:r w:rsidRPr="00F1112D">
        <w:rPr>
          <w:rFonts w:asciiTheme="majorHAnsi" w:hAnsiTheme="majorHAnsi" w:cstheme="majorHAnsi"/>
          <w:lang w:val="en-US"/>
        </w:rPr>
        <w:t>national, urban/rural, regions</w:t>
      </w:r>
      <w:r>
        <w:rPr>
          <w:rFonts w:asciiTheme="majorHAnsi" w:hAnsiTheme="majorHAnsi" w:cstheme="majorHAnsi"/>
          <w:lang w:val="en-US"/>
        </w:rPr>
        <w:t>, ethno-linguistic group</w:t>
      </w:r>
    </w:p>
    <w:p w14:paraId="4B5F72D5" w14:textId="3B64A571" w:rsidR="00B15C5C" w:rsidRPr="007A392A" w:rsidRDefault="00B15C5C" w:rsidP="000C66D9">
      <w:pPr>
        <w:spacing w:before="120" w:after="120" w:line="240" w:lineRule="auto"/>
        <w:ind w:left="360"/>
        <w:jc w:val="both"/>
        <w:rPr>
          <w:rFonts w:cstheme="minorHAnsi"/>
          <w:b/>
          <w:bCs/>
        </w:rPr>
      </w:pPr>
      <w:r w:rsidRPr="007A392A">
        <w:rPr>
          <w:rFonts w:cstheme="minorHAnsi"/>
          <w:b/>
          <w:bCs/>
        </w:rPr>
        <w:t xml:space="preserve">Expected deliverables </w:t>
      </w:r>
    </w:p>
    <w:p w14:paraId="1AB1D58E" w14:textId="0622D02C" w:rsidR="00FF2BFB" w:rsidRPr="00FF2BFB" w:rsidRDefault="00FF2BFB" w:rsidP="000C66D9">
      <w:pPr>
        <w:pStyle w:val="NoSpacing"/>
        <w:numPr>
          <w:ilvl w:val="0"/>
          <w:numId w:val="40"/>
        </w:numPr>
        <w:ind w:left="709" w:hanging="283"/>
        <w:jc w:val="both"/>
        <w:rPr>
          <w:ins w:id="17" w:author="karen codling" w:date="2020-08-31T17:16:00Z"/>
          <w:rFonts w:asciiTheme="majorHAnsi" w:hAnsiTheme="majorHAnsi" w:cstheme="majorHAnsi"/>
          <w:color w:val="000000" w:themeColor="text1"/>
          <w:sz w:val="22"/>
          <w:szCs w:val="22"/>
          <w:rPrChange w:id="18" w:author="karen codling" w:date="2020-08-31T17:16:00Z">
            <w:rPr>
              <w:ins w:id="19" w:author="karen codling" w:date="2020-08-31T17:16:00Z"/>
              <w:rFonts w:asciiTheme="majorHAnsi" w:hAnsiTheme="majorHAnsi" w:cstheme="majorHAnsi"/>
              <w:sz w:val="22"/>
              <w:szCs w:val="22"/>
              <w:lang w:val="en-US"/>
            </w:rPr>
          </w:rPrChange>
        </w:rPr>
      </w:pPr>
      <w:ins w:id="20" w:author="karen codling" w:date="2020-08-31T17:16:00Z">
        <w:r>
          <w:rPr>
            <w:rFonts w:asciiTheme="majorHAnsi" w:hAnsiTheme="majorHAnsi" w:cstheme="majorHAnsi"/>
            <w:color w:val="000000" w:themeColor="text1"/>
            <w:sz w:val="22"/>
            <w:szCs w:val="22"/>
          </w:rPr>
          <w:t>One overall report with the</w:t>
        </w:r>
      </w:ins>
      <w:ins w:id="21" w:author="karen codling" w:date="2020-08-31T17:17:00Z">
        <w:r>
          <w:rPr>
            <w:rFonts w:asciiTheme="majorHAnsi" w:hAnsiTheme="majorHAnsi" w:cstheme="majorHAnsi"/>
            <w:color w:val="000000" w:themeColor="text1"/>
            <w:sz w:val="22"/>
            <w:szCs w:val="22"/>
          </w:rPr>
          <w:t xml:space="preserve"> following information:</w:t>
        </w:r>
      </w:ins>
    </w:p>
    <w:p w14:paraId="68EAA779" w14:textId="0098D445" w:rsidR="00372CFF" w:rsidRPr="00372CFF" w:rsidRDefault="00FF2BFB" w:rsidP="00FF2BFB">
      <w:pPr>
        <w:pStyle w:val="NoSpacing"/>
        <w:numPr>
          <w:ilvl w:val="1"/>
          <w:numId w:val="40"/>
        </w:numPr>
        <w:ind w:left="993" w:hanging="284"/>
        <w:jc w:val="both"/>
        <w:rPr>
          <w:rFonts w:asciiTheme="majorHAnsi" w:hAnsiTheme="majorHAnsi" w:cstheme="majorHAnsi"/>
          <w:color w:val="000000" w:themeColor="text1"/>
          <w:sz w:val="22"/>
          <w:szCs w:val="22"/>
        </w:rPr>
        <w:pPrChange w:id="22" w:author="karen codling" w:date="2020-08-31T17:19:00Z">
          <w:pPr>
            <w:pStyle w:val="NoSpacing"/>
            <w:numPr>
              <w:numId w:val="40"/>
            </w:numPr>
            <w:ind w:left="709" w:hanging="283"/>
            <w:jc w:val="both"/>
          </w:pPr>
        </w:pPrChange>
      </w:pPr>
      <w:ins w:id="23" w:author="karen codling" w:date="2020-08-31T17:17:00Z">
        <w:r>
          <w:rPr>
            <w:rFonts w:asciiTheme="majorHAnsi" w:hAnsiTheme="majorHAnsi" w:cstheme="majorHAnsi"/>
            <w:sz w:val="22"/>
            <w:szCs w:val="22"/>
            <w:lang w:val="en-US"/>
          </w:rPr>
          <w:t>C</w:t>
        </w:r>
      </w:ins>
      <w:del w:id="24" w:author="karen codling" w:date="2020-08-31T17:17:00Z">
        <w:r w:rsidR="00372CFF" w:rsidRPr="00372CFF" w:rsidDel="00FF2BFB">
          <w:rPr>
            <w:rFonts w:asciiTheme="majorHAnsi" w:hAnsiTheme="majorHAnsi" w:cstheme="majorHAnsi"/>
            <w:sz w:val="22"/>
            <w:szCs w:val="22"/>
            <w:lang w:val="en-US"/>
          </w:rPr>
          <w:delText>Report on c</w:delText>
        </w:r>
      </w:del>
      <w:r w:rsidR="00372CFF" w:rsidRPr="00372CFF">
        <w:rPr>
          <w:rFonts w:asciiTheme="majorHAnsi" w:hAnsiTheme="majorHAnsi" w:cstheme="majorHAnsi"/>
          <w:sz w:val="22"/>
          <w:szCs w:val="22"/>
          <w:lang w:val="en-US"/>
        </w:rPr>
        <w:t>omparison of cereal production data from MAWF/NAB and HIES</w:t>
      </w:r>
      <w:r w:rsidR="00372CFF" w:rsidRPr="00372CFF">
        <w:rPr>
          <w:rFonts w:asciiTheme="majorHAnsi" w:hAnsiTheme="majorHAnsi" w:cstheme="majorHAnsi"/>
          <w:color w:val="000000" w:themeColor="text1"/>
          <w:sz w:val="22"/>
          <w:szCs w:val="22"/>
        </w:rPr>
        <w:t>, including relevant altered datasets and data-analysis files</w:t>
      </w:r>
    </w:p>
    <w:p w14:paraId="4773D436" w14:textId="2C094F5B" w:rsidR="00372CFF" w:rsidRPr="00372CFF" w:rsidRDefault="00372CFF" w:rsidP="00FF2BFB">
      <w:pPr>
        <w:pStyle w:val="NoSpacing"/>
        <w:numPr>
          <w:ilvl w:val="1"/>
          <w:numId w:val="40"/>
        </w:numPr>
        <w:ind w:left="993" w:hanging="284"/>
        <w:jc w:val="both"/>
        <w:rPr>
          <w:rFonts w:asciiTheme="majorHAnsi" w:hAnsiTheme="majorHAnsi" w:cstheme="majorHAnsi"/>
          <w:color w:val="000000" w:themeColor="text1"/>
          <w:sz w:val="22"/>
          <w:szCs w:val="22"/>
        </w:rPr>
        <w:pPrChange w:id="25" w:author="karen codling" w:date="2020-08-31T17:19:00Z">
          <w:pPr>
            <w:pStyle w:val="NoSpacing"/>
            <w:numPr>
              <w:numId w:val="40"/>
            </w:numPr>
            <w:ind w:left="709" w:hanging="283"/>
            <w:jc w:val="both"/>
          </w:pPr>
        </w:pPrChange>
      </w:pPr>
      <w:r w:rsidRPr="00372CFF">
        <w:rPr>
          <w:rFonts w:asciiTheme="majorHAnsi" w:hAnsiTheme="majorHAnsi" w:cstheme="majorHAnsi"/>
          <w:sz w:val="22"/>
          <w:szCs w:val="22"/>
          <w:lang w:val="en-US"/>
        </w:rPr>
        <w:t>Cereal production data with regional breakdown</w:t>
      </w:r>
    </w:p>
    <w:p w14:paraId="7C36319E" w14:textId="168AFF62" w:rsidR="00372CFF" w:rsidRPr="00372CFF" w:rsidRDefault="00372CFF" w:rsidP="00FF2BFB">
      <w:pPr>
        <w:pStyle w:val="NoSpacing"/>
        <w:numPr>
          <w:ilvl w:val="1"/>
          <w:numId w:val="40"/>
        </w:numPr>
        <w:ind w:left="993" w:hanging="284"/>
        <w:jc w:val="both"/>
        <w:rPr>
          <w:rFonts w:asciiTheme="majorHAnsi" w:hAnsiTheme="majorHAnsi" w:cstheme="majorHAnsi"/>
          <w:color w:val="000000" w:themeColor="text1"/>
          <w:sz w:val="22"/>
          <w:szCs w:val="22"/>
        </w:rPr>
        <w:pPrChange w:id="26" w:author="karen codling" w:date="2020-08-31T17:19:00Z">
          <w:pPr>
            <w:pStyle w:val="NoSpacing"/>
            <w:numPr>
              <w:numId w:val="40"/>
            </w:numPr>
            <w:ind w:left="709" w:hanging="283"/>
            <w:jc w:val="both"/>
          </w:pPr>
        </w:pPrChange>
      </w:pPr>
      <w:r w:rsidRPr="00372CFF">
        <w:rPr>
          <w:rFonts w:asciiTheme="majorHAnsi" w:hAnsiTheme="majorHAnsi" w:cstheme="majorHAnsi"/>
          <w:sz w:val="22"/>
          <w:szCs w:val="22"/>
          <w:lang w:val="en-US"/>
        </w:rPr>
        <w:t>Estimate of national</w:t>
      </w:r>
      <w:ins w:id="27" w:author="karen codling" w:date="2020-08-31T17:16:00Z">
        <w:r w:rsidR="00FF2BFB">
          <w:rPr>
            <w:rFonts w:asciiTheme="majorHAnsi" w:hAnsiTheme="majorHAnsi" w:cstheme="majorHAnsi"/>
            <w:sz w:val="22"/>
            <w:szCs w:val="22"/>
            <w:lang w:val="en-US"/>
          </w:rPr>
          <w:t xml:space="preserve"> and regional</w:t>
        </w:r>
      </w:ins>
      <w:r w:rsidRPr="00372CFF">
        <w:rPr>
          <w:rFonts w:asciiTheme="majorHAnsi" w:hAnsiTheme="majorHAnsi" w:cstheme="majorHAnsi"/>
          <w:sz w:val="22"/>
          <w:szCs w:val="22"/>
          <w:lang w:val="en-US"/>
        </w:rPr>
        <w:t xml:space="preserve"> g/c/day of wheat, maize and </w:t>
      </w:r>
      <w:proofErr w:type="spellStart"/>
      <w:r w:rsidRPr="00372CFF">
        <w:rPr>
          <w:rFonts w:asciiTheme="majorHAnsi" w:hAnsiTheme="majorHAnsi" w:cstheme="majorHAnsi"/>
          <w:sz w:val="22"/>
          <w:szCs w:val="22"/>
          <w:lang w:val="en-US"/>
        </w:rPr>
        <w:t>mahangu</w:t>
      </w:r>
      <w:proofErr w:type="spellEnd"/>
      <w:r w:rsidRPr="00372CFF">
        <w:rPr>
          <w:rFonts w:asciiTheme="majorHAnsi" w:hAnsiTheme="majorHAnsi" w:cstheme="majorHAnsi"/>
          <w:sz w:val="22"/>
          <w:szCs w:val="22"/>
          <w:lang w:val="en-US"/>
        </w:rPr>
        <w:t xml:space="preserve"> availability, including data-analysis files</w:t>
      </w:r>
    </w:p>
    <w:p w14:paraId="6EDB18F2" w14:textId="22A035E9" w:rsidR="00372CFF" w:rsidRPr="00372CFF" w:rsidRDefault="00372CFF" w:rsidP="00FF2BFB">
      <w:pPr>
        <w:pStyle w:val="NoSpacing"/>
        <w:numPr>
          <w:ilvl w:val="1"/>
          <w:numId w:val="40"/>
        </w:numPr>
        <w:ind w:left="993" w:hanging="284"/>
        <w:jc w:val="both"/>
        <w:rPr>
          <w:rFonts w:asciiTheme="majorHAnsi" w:hAnsiTheme="majorHAnsi" w:cstheme="majorHAnsi"/>
          <w:sz w:val="22"/>
          <w:szCs w:val="22"/>
          <w:lang w:val="en-US"/>
        </w:rPr>
        <w:pPrChange w:id="28" w:author="karen codling" w:date="2020-08-31T17:19:00Z">
          <w:pPr>
            <w:pStyle w:val="NoSpacing"/>
            <w:numPr>
              <w:numId w:val="40"/>
            </w:numPr>
            <w:ind w:left="709" w:hanging="283"/>
            <w:jc w:val="both"/>
          </w:pPr>
        </w:pPrChange>
      </w:pPr>
      <w:r w:rsidRPr="00372CFF">
        <w:rPr>
          <w:rFonts w:asciiTheme="majorHAnsi" w:hAnsiTheme="majorHAnsi" w:cstheme="majorHAnsi"/>
          <w:sz w:val="22"/>
          <w:szCs w:val="22"/>
          <w:lang w:val="en-US"/>
        </w:rPr>
        <w:t xml:space="preserve">Estimates </w:t>
      </w:r>
      <w:del w:id="29" w:author="karen codling" w:date="2020-08-31T17:18:00Z">
        <w:r w:rsidRPr="00372CFF" w:rsidDel="00FF2BFB">
          <w:rPr>
            <w:rFonts w:asciiTheme="majorHAnsi" w:hAnsiTheme="majorHAnsi" w:cstheme="majorHAnsi"/>
            <w:sz w:val="22"/>
            <w:szCs w:val="22"/>
            <w:lang w:val="en-US"/>
          </w:rPr>
          <w:delText>of consumption quantities of key foods (g/capita/day) for the foods shown in the Annex 1 with a breakdown by sources and sub-nationally (national, urban/rural, regions, ethno-linguistic group), including relevant altered datasets and data-analysis files</w:delText>
        </w:r>
      </w:del>
      <w:ins w:id="30" w:author="karen codling" w:date="2020-08-31T17:18:00Z">
        <w:r w:rsidR="00FF2BFB">
          <w:rPr>
            <w:rFonts w:asciiTheme="majorHAnsi" w:hAnsiTheme="majorHAnsi" w:cstheme="majorHAnsi"/>
            <w:sz w:val="22"/>
            <w:szCs w:val="22"/>
            <w:lang w:val="en-US"/>
          </w:rPr>
          <w:t>of nutrient contribution based on above-mentioned national and regional g/c/d estimates and relevant standards</w:t>
        </w:r>
      </w:ins>
    </w:p>
    <w:p w14:paraId="2AB4E278" w14:textId="765A1F7F" w:rsidR="00372CFF" w:rsidRPr="00372CFF" w:rsidRDefault="00FF2BFB" w:rsidP="000C66D9">
      <w:pPr>
        <w:pStyle w:val="NoSpacing"/>
        <w:numPr>
          <w:ilvl w:val="0"/>
          <w:numId w:val="40"/>
        </w:numPr>
        <w:ind w:left="709" w:hanging="283"/>
        <w:jc w:val="both"/>
        <w:rPr>
          <w:rFonts w:asciiTheme="majorHAnsi" w:hAnsiTheme="majorHAnsi" w:cstheme="majorHAnsi"/>
          <w:sz w:val="22"/>
          <w:szCs w:val="22"/>
          <w:lang w:val="en-US"/>
        </w:rPr>
      </w:pPr>
      <w:ins w:id="31" w:author="karen codling" w:date="2020-08-31T17:19:00Z">
        <w:r>
          <w:rPr>
            <w:rFonts w:asciiTheme="majorHAnsi" w:hAnsiTheme="majorHAnsi" w:cstheme="majorHAnsi"/>
            <w:sz w:val="22"/>
            <w:szCs w:val="22"/>
            <w:lang w:val="en-US"/>
          </w:rPr>
          <w:t xml:space="preserve">A second report with outputs of Task 5 above </w:t>
        </w:r>
      </w:ins>
      <w:del w:id="32" w:author="karen codling" w:date="2020-08-31T17:19:00Z">
        <w:r w:rsidR="00372CFF" w:rsidRPr="00372CFF" w:rsidDel="00FF2BFB">
          <w:rPr>
            <w:rFonts w:asciiTheme="majorHAnsi" w:hAnsiTheme="majorHAnsi" w:cstheme="majorHAnsi"/>
            <w:sz w:val="22"/>
            <w:szCs w:val="22"/>
            <w:lang w:val="en-US"/>
          </w:rPr>
          <w:delText xml:space="preserve">Estimates of average micronutrient intake, with breakdown by national, urban/rural, regions, ethno-linguistic group), </w:delText>
        </w:r>
      </w:del>
      <w:r w:rsidR="00372CFF" w:rsidRPr="00372CFF">
        <w:rPr>
          <w:rFonts w:asciiTheme="majorHAnsi" w:hAnsiTheme="majorHAnsi" w:cstheme="majorHAnsi"/>
          <w:sz w:val="22"/>
          <w:szCs w:val="22"/>
          <w:lang w:val="en-US"/>
        </w:rPr>
        <w:t>including relevant altered datasets and data-analysis files</w:t>
      </w:r>
    </w:p>
    <w:p w14:paraId="11256B97" w14:textId="639D3354" w:rsidR="00B15C5C" w:rsidRDefault="00B15C5C" w:rsidP="000C66D9">
      <w:pPr>
        <w:pStyle w:val="PlainText"/>
        <w:jc w:val="both"/>
        <w:rPr>
          <w:rFonts w:asciiTheme="minorHAnsi" w:hAnsiTheme="minorHAnsi" w:cstheme="minorHAnsi"/>
          <w:color w:val="000000"/>
        </w:rPr>
      </w:pPr>
    </w:p>
    <w:p w14:paraId="2E7A2101" w14:textId="44DF48D9" w:rsidR="00817FB6" w:rsidRPr="000C66D9" w:rsidRDefault="001B4AB5" w:rsidP="000C66D9">
      <w:pPr>
        <w:pStyle w:val="PlainText"/>
        <w:jc w:val="both"/>
        <w:rPr>
          <w:rFonts w:asciiTheme="majorHAnsi" w:hAnsiTheme="majorHAnsi" w:cstheme="majorHAnsi"/>
          <w:color w:val="000000"/>
        </w:rPr>
      </w:pPr>
      <w:r w:rsidRPr="000C66D9">
        <w:rPr>
          <w:rFonts w:asciiTheme="majorHAnsi" w:hAnsiTheme="majorHAnsi" w:cstheme="majorHAnsi"/>
          <w:color w:val="000000"/>
        </w:rPr>
        <w:t xml:space="preserve">The </w:t>
      </w:r>
      <w:r w:rsidRPr="000C66D9">
        <w:rPr>
          <w:rFonts w:asciiTheme="majorHAnsi" w:hAnsiTheme="majorHAnsi" w:cstheme="majorHAnsi"/>
          <w:b/>
          <w:color w:val="000000"/>
        </w:rPr>
        <w:t>Consultant</w:t>
      </w:r>
      <w:r w:rsidRPr="000C66D9">
        <w:rPr>
          <w:rFonts w:asciiTheme="majorHAnsi" w:hAnsiTheme="majorHAnsi" w:cstheme="majorHAnsi"/>
          <w:color w:val="000000"/>
        </w:rPr>
        <w:t xml:space="preserve"> will be supported by </w:t>
      </w:r>
      <w:r w:rsidR="000C66D9" w:rsidRPr="000C66D9">
        <w:rPr>
          <w:rFonts w:asciiTheme="majorHAnsi" w:hAnsiTheme="majorHAnsi" w:cstheme="majorHAnsi"/>
          <w:color w:val="000000"/>
        </w:rPr>
        <w:t>the IGN Regional Coordinator for Southeast Asia and the Pacific and the UNICEF Nutrition Specialist for Namibia.</w:t>
      </w:r>
    </w:p>
    <w:p w14:paraId="62B88522" w14:textId="58F5FC1F" w:rsidR="005F1B70" w:rsidRPr="00A90962" w:rsidRDefault="00A90962" w:rsidP="000C66D9">
      <w:pPr>
        <w:pStyle w:val="Heading2"/>
        <w:ind w:left="274" w:hanging="274"/>
        <w:rPr>
          <w:rFonts w:asciiTheme="minorHAnsi" w:hAnsiTheme="minorHAnsi" w:cstheme="minorHAnsi"/>
        </w:rPr>
      </w:pPr>
      <w:r w:rsidRPr="00A90962">
        <w:rPr>
          <w:rFonts w:asciiTheme="minorHAnsi" w:hAnsiTheme="minorHAnsi" w:cstheme="minorHAnsi"/>
        </w:rPr>
        <w:t>Schedule, Process and Administration</w:t>
      </w:r>
    </w:p>
    <w:p w14:paraId="5BD842E4" w14:textId="4BA344DE" w:rsidR="005F1B70" w:rsidRPr="000C66D9" w:rsidRDefault="005F1B70" w:rsidP="000C66D9">
      <w:pPr>
        <w:widowControl w:val="0"/>
        <w:spacing w:line="240" w:lineRule="auto"/>
        <w:ind w:left="357"/>
        <w:jc w:val="both"/>
        <w:rPr>
          <w:rFonts w:asciiTheme="majorHAnsi" w:hAnsiTheme="majorHAnsi" w:cstheme="majorHAnsi"/>
        </w:rPr>
      </w:pPr>
      <w:r w:rsidRPr="000C66D9">
        <w:rPr>
          <w:rFonts w:asciiTheme="majorHAnsi" w:eastAsia="Times New Roman" w:hAnsiTheme="majorHAnsi" w:cstheme="majorHAnsi"/>
        </w:rPr>
        <w:t xml:space="preserve">The specific assignment of the </w:t>
      </w:r>
      <w:r w:rsidR="00A46201" w:rsidRPr="000C66D9">
        <w:rPr>
          <w:rFonts w:asciiTheme="majorHAnsi" w:eastAsia="Times New Roman" w:hAnsiTheme="majorHAnsi" w:cstheme="majorHAnsi"/>
          <w:b/>
        </w:rPr>
        <w:t>Consultant</w:t>
      </w:r>
      <w:r w:rsidRPr="000C66D9">
        <w:rPr>
          <w:rFonts w:asciiTheme="majorHAnsi" w:eastAsia="Times New Roman" w:hAnsiTheme="majorHAnsi" w:cstheme="majorHAnsi"/>
        </w:rPr>
        <w:t xml:space="preserve"> will be for a period of </w:t>
      </w:r>
      <w:r w:rsidR="004F3C2E">
        <w:rPr>
          <w:rFonts w:asciiTheme="majorHAnsi" w:eastAsia="Times New Roman" w:hAnsiTheme="majorHAnsi" w:cstheme="majorHAnsi"/>
        </w:rPr>
        <w:t>9 working days between</w:t>
      </w:r>
      <w:r w:rsidR="00F00690" w:rsidRPr="000C66D9">
        <w:rPr>
          <w:rFonts w:asciiTheme="majorHAnsi" w:eastAsia="Times New Roman" w:hAnsiTheme="majorHAnsi" w:cstheme="majorHAnsi"/>
        </w:rPr>
        <w:t xml:space="preserve"> </w:t>
      </w:r>
      <w:r w:rsidR="000C66D9" w:rsidRPr="000C66D9">
        <w:rPr>
          <w:rFonts w:asciiTheme="majorHAnsi" w:eastAsia="Times New Roman" w:hAnsiTheme="majorHAnsi" w:cstheme="majorHAnsi"/>
        </w:rPr>
        <w:t>1-31 August 2020</w:t>
      </w:r>
      <w:r w:rsidRPr="000C66D9">
        <w:rPr>
          <w:rFonts w:asciiTheme="majorHAnsi" w:eastAsia="Times New Roman" w:hAnsiTheme="majorHAnsi" w:cstheme="majorHAnsi"/>
        </w:rPr>
        <w:t xml:space="preserve">, </w:t>
      </w:r>
      <w:r w:rsidRPr="000C66D9">
        <w:rPr>
          <w:rFonts w:asciiTheme="majorHAnsi" w:hAnsiTheme="majorHAnsi" w:cstheme="majorHAnsi"/>
        </w:rPr>
        <w:t xml:space="preserve">unless terminated by either Party in accordance with this contract. The term </w:t>
      </w:r>
      <w:r w:rsidR="001B4AB5" w:rsidRPr="000C66D9">
        <w:rPr>
          <w:rFonts w:asciiTheme="majorHAnsi" w:hAnsiTheme="majorHAnsi" w:cstheme="majorHAnsi"/>
        </w:rPr>
        <w:t xml:space="preserve">and scope </w:t>
      </w:r>
      <w:r w:rsidRPr="000C66D9">
        <w:rPr>
          <w:rFonts w:asciiTheme="majorHAnsi" w:hAnsiTheme="majorHAnsi" w:cstheme="majorHAnsi"/>
        </w:rPr>
        <w:t>of this contract may be extended by mutual written agreement.</w:t>
      </w:r>
    </w:p>
    <w:p w14:paraId="128B00FE" w14:textId="1A61E84C" w:rsidR="005F1B70" w:rsidRPr="00A90962" w:rsidRDefault="00A90962" w:rsidP="000C66D9">
      <w:pPr>
        <w:pStyle w:val="Heading2"/>
        <w:ind w:left="274" w:hanging="274"/>
        <w:rPr>
          <w:rFonts w:asciiTheme="minorHAnsi" w:hAnsiTheme="minorHAnsi" w:cstheme="minorHAnsi"/>
        </w:rPr>
      </w:pPr>
      <w:r w:rsidRPr="00A90962">
        <w:rPr>
          <w:rFonts w:asciiTheme="minorHAnsi" w:hAnsiTheme="minorHAnsi" w:cstheme="minorHAnsi"/>
        </w:rPr>
        <w:t>Remuneration</w:t>
      </w:r>
    </w:p>
    <w:p w14:paraId="1EE66534" w14:textId="33F21722" w:rsidR="00817FB6" w:rsidRPr="000C66D9" w:rsidRDefault="005F1B70" w:rsidP="000C66D9">
      <w:pPr>
        <w:widowControl w:val="0"/>
        <w:spacing w:line="240" w:lineRule="auto"/>
        <w:ind w:left="357"/>
        <w:jc w:val="both"/>
        <w:rPr>
          <w:rFonts w:asciiTheme="majorHAnsi" w:eastAsia="Times New Roman" w:hAnsiTheme="majorHAnsi" w:cstheme="majorHAnsi"/>
        </w:rPr>
      </w:pPr>
      <w:r w:rsidRPr="000C66D9">
        <w:rPr>
          <w:rFonts w:asciiTheme="majorHAnsi" w:eastAsia="Times New Roman" w:hAnsiTheme="majorHAnsi" w:cstheme="majorHAnsi"/>
        </w:rPr>
        <w:t xml:space="preserve">The fee for this work will be </w:t>
      </w:r>
      <w:r w:rsidR="001B4AB5" w:rsidRPr="000C66D9">
        <w:rPr>
          <w:rFonts w:asciiTheme="majorHAnsi" w:eastAsia="Times New Roman" w:hAnsiTheme="majorHAnsi" w:cstheme="majorHAnsi"/>
        </w:rPr>
        <w:t>US$</w:t>
      </w:r>
      <w:r w:rsidR="000C66D9" w:rsidRPr="000C66D9">
        <w:rPr>
          <w:rFonts w:asciiTheme="majorHAnsi" w:eastAsia="Times New Roman" w:hAnsiTheme="majorHAnsi" w:cstheme="majorHAnsi"/>
        </w:rPr>
        <w:t>3,600</w:t>
      </w:r>
      <w:r w:rsidR="007A392A" w:rsidRPr="000C66D9">
        <w:rPr>
          <w:rFonts w:asciiTheme="majorHAnsi" w:eastAsia="Times New Roman" w:hAnsiTheme="majorHAnsi" w:cstheme="majorHAnsi"/>
        </w:rPr>
        <w:t>, u</w:t>
      </w:r>
      <w:r w:rsidRPr="000C66D9">
        <w:rPr>
          <w:rFonts w:asciiTheme="majorHAnsi" w:eastAsia="Times New Roman" w:hAnsiTheme="majorHAnsi" w:cstheme="majorHAnsi"/>
        </w:rPr>
        <w:t xml:space="preserve">pon receipt and approval by the Executive Director IGN of </w:t>
      </w:r>
      <w:r w:rsidR="00666E59" w:rsidRPr="000C66D9">
        <w:rPr>
          <w:rFonts w:asciiTheme="majorHAnsi" w:eastAsia="Times New Roman" w:hAnsiTheme="majorHAnsi" w:cstheme="majorHAnsi"/>
        </w:rPr>
        <w:t>a detailed invoice which includes the days</w:t>
      </w:r>
      <w:r w:rsidR="00B93C6A" w:rsidRPr="000C66D9">
        <w:rPr>
          <w:rFonts w:asciiTheme="majorHAnsi" w:eastAsia="Times New Roman" w:hAnsiTheme="majorHAnsi" w:cstheme="majorHAnsi"/>
        </w:rPr>
        <w:t>, report of progress achieved</w:t>
      </w:r>
      <w:r w:rsidR="00666E59" w:rsidRPr="000C66D9">
        <w:rPr>
          <w:rFonts w:asciiTheme="majorHAnsi" w:eastAsia="Times New Roman" w:hAnsiTheme="majorHAnsi" w:cstheme="majorHAnsi"/>
        </w:rPr>
        <w:t xml:space="preserve"> and</w:t>
      </w:r>
      <w:r w:rsidR="00B93C6A" w:rsidRPr="000C66D9">
        <w:rPr>
          <w:rFonts w:asciiTheme="majorHAnsi" w:eastAsia="Times New Roman" w:hAnsiTheme="majorHAnsi" w:cstheme="majorHAnsi"/>
        </w:rPr>
        <w:t xml:space="preserve"> copies of major deliverables and output</w:t>
      </w:r>
      <w:r w:rsidR="00817FB6" w:rsidRPr="000C66D9">
        <w:rPr>
          <w:rFonts w:asciiTheme="majorHAnsi" w:eastAsia="Times New Roman" w:hAnsiTheme="majorHAnsi" w:cstheme="majorHAnsi"/>
        </w:rPr>
        <w:t xml:space="preserve"> against each of the </w:t>
      </w:r>
      <w:r w:rsidR="000C66D9" w:rsidRPr="000C66D9">
        <w:rPr>
          <w:rFonts w:asciiTheme="majorHAnsi" w:eastAsia="Times New Roman" w:hAnsiTheme="majorHAnsi" w:cstheme="majorHAnsi"/>
        </w:rPr>
        <w:t>major tasks</w:t>
      </w:r>
      <w:r w:rsidR="00817FB6" w:rsidRPr="000C66D9">
        <w:rPr>
          <w:rFonts w:asciiTheme="majorHAnsi" w:eastAsia="Times New Roman" w:hAnsiTheme="majorHAnsi" w:cstheme="majorHAnsi"/>
        </w:rPr>
        <w:t xml:space="preserve">. </w:t>
      </w:r>
    </w:p>
    <w:p w14:paraId="361692BF" w14:textId="3CD051FF" w:rsidR="005F1B70" w:rsidRPr="00A90962" w:rsidRDefault="005F1B70" w:rsidP="000C66D9">
      <w:pPr>
        <w:pStyle w:val="Heading2"/>
        <w:ind w:left="274" w:hanging="274"/>
        <w:rPr>
          <w:rFonts w:asciiTheme="minorHAnsi" w:hAnsiTheme="minorHAnsi" w:cstheme="minorHAnsi"/>
        </w:rPr>
      </w:pPr>
      <w:r w:rsidRPr="00A90962">
        <w:rPr>
          <w:rFonts w:asciiTheme="minorHAnsi" w:hAnsiTheme="minorHAnsi" w:cstheme="minorHAnsi"/>
        </w:rPr>
        <w:t>Tax</w:t>
      </w:r>
    </w:p>
    <w:p w14:paraId="1B08833A" w14:textId="40C4D8BA" w:rsidR="005F1B70" w:rsidRPr="000C66D9" w:rsidRDefault="005F1B70" w:rsidP="000C66D9">
      <w:pPr>
        <w:widowControl w:val="0"/>
        <w:spacing w:line="240" w:lineRule="auto"/>
        <w:ind w:left="357"/>
        <w:jc w:val="both"/>
        <w:rPr>
          <w:rFonts w:asciiTheme="majorHAnsi" w:eastAsia="Times New Roman" w:hAnsiTheme="majorHAnsi" w:cstheme="majorHAnsi"/>
        </w:rPr>
      </w:pPr>
      <w:r w:rsidRPr="000C66D9">
        <w:rPr>
          <w:rFonts w:asciiTheme="majorHAnsi" w:eastAsia="Times New Roman" w:hAnsiTheme="majorHAnsi" w:cstheme="majorHAnsi"/>
        </w:rPr>
        <w:lastRenderedPageBreak/>
        <w:t xml:space="preserve">It is the </w:t>
      </w:r>
      <w:r w:rsidR="00A46201" w:rsidRPr="000C66D9">
        <w:rPr>
          <w:rFonts w:asciiTheme="majorHAnsi" w:eastAsia="Times New Roman" w:hAnsiTheme="majorHAnsi" w:cstheme="majorHAnsi"/>
          <w:b/>
        </w:rPr>
        <w:t>Consultant</w:t>
      </w:r>
      <w:r w:rsidRPr="000C66D9">
        <w:rPr>
          <w:rFonts w:asciiTheme="majorHAnsi" w:eastAsia="Times New Roman" w:hAnsiTheme="majorHAnsi" w:cstheme="majorHAnsi"/>
        </w:rPr>
        <w:t>’s responsibility to comply with the applicable</w:t>
      </w:r>
      <w:r w:rsidR="001D1286" w:rsidRPr="000C66D9">
        <w:rPr>
          <w:rFonts w:asciiTheme="majorHAnsi" w:eastAsia="Times New Roman" w:hAnsiTheme="majorHAnsi" w:cstheme="majorHAnsi"/>
        </w:rPr>
        <w:t xml:space="preserve"> personal</w:t>
      </w:r>
      <w:r w:rsidRPr="000C66D9">
        <w:rPr>
          <w:rFonts w:asciiTheme="majorHAnsi" w:eastAsia="Times New Roman" w:hAnsiTheme="majorHAnsi" w:cstheme="majorHAnsi"/>
        </w:rPr>
        <w:t xml:space="preserve"> tax laws in his country of domicile. The IGN is in no way responsible for any</w:t>
      </w:r>
      <w:r w:rsidR="001D1286" w:rsidRPr="000C66D9">
        <w:rPr>
          <w:rFonts w:asciiTheme="majorHAnsi" w:eastAsia="Times New Roman" w:hAnsiTheme="majorHAnsi" w:cstheme="majorHAnsi"/>
        </w:rPr>
        <w:t xml:space="preserve"> personal</w:t>
      </w:r>
      <w:r w:rsidRPr="000C66D9">
        <w:rPr>
          <w:rFonts w:asciiTheme="majorHAnsi" w:eastAsia="Times New Roman" w:hAnsiTheme="majorHAnsi" w:cstheme="majorHAnsi"/>
        </w:rPr>
        <w:t xml:space="preserve"> tax-related issues.</w:t>
      </w:r>
    </w:p>
    <w:p w14:paraId="309F19BE" w14:textId="603EBCFD" w:rsidR="005F1B70" w:rsidRPr="00A90962" w:rsidRDefault="005F1B70" w:rsidP="000C66D9">
      <w:pPr>
        <w:pStyle w:val="Heading2"/>
        <w:ind w:left="274" w:hanging="274"/>
        <w:rPr>
          <w:rFonts w:asciiTheme="minorHAnsi" w:hAnsiTheme="minorHAnsi" w:cstheme="minorHAnsi"/>
        </w:rPr>
      </w:pPr>
      <w:r w:rsidRPr="00A90962">
        <w:rPr>
          <w:rFonts w:asciiTheme="minorHAnsi" w:hAnsiTheme="minorHAnsi" w:cstheme="minorHAnsi"/>
        </w:rPr>
        <w:t>Banking Information</w:t>
      </w:r>
    </w:p>
    <w:p w14:paraId="62AB6769" w14:textId="24E1E4CB" w:rsidR="005F1B70" w:rsidRPr="000C66D9" w:rsidRDefault="005F1B70" w:rsidP="000C66D9">
      <w:pPr>
        <w:widowControl w:val="0"/>
        <w:spacing w:line="240" w:lineRule="auto"/>
        <w:ind w:left="357"/>
        <w:jc w:val="both"/>
        <w:rPr>
          <w:rFonts w:asciiTheme="majorHAnsi" w:eastAsia="Times New Roman" w:hAnsiTheme="majorHAnsi" w:cstheme="majorHAnsi"/>
        </w:rPr>
      </w:pPr>
      <w:r w:rsidRPr="000C66D9">
        <w:rPr>
          <w:rFonts w:asciiTheme="majorHAnsi" w:eastAsia="Times New Roman" w:hAnsiTheme="majorHAnsi" w:cstheme="majorHAnsi"/>
        </w:rPr>
        <w:t xml:space="preserve">The </w:t>
      </w:r>
      <w:r w:rsidR="00A46201" w:rsidRPr="000C66D9">
        <w:rPr>
          <w:rFonts w:asciiTheme="majorHAnsi" w:eastAsia="Times New Roman" w:hAnsiTheme="majorHAnsi" w:cstheme="majorHAnsi"/>
          <w:b/>
        </w:rPr>
        <w:t>Consultant</w:t>
      </w:r>
      <w:r w:rsidRPr="000C66D9">
        <w:rPr>
          <w:rFonts w:asciiTheme="majorHAnsi" w:eastAsia="Times New Roman" w:hAnsiTheme="majorHAnsi" w:cstheme="majorHAnsi"/>
        </w:rPr>
        <w:t xml:space="preserve"> will provide all pertinent banking information that will facilitate electronic payment to the </w:t>
      </w:r>
      <w:r w:rsidR="00A46201" w:rsidRPr="000C66D9">
        <w:rPr>
          <w:rFonts w:asciiTheme="majorHAnsi" w:eastAsia="Times New Roman" w:hAnsiTheme="majorHAnsi" w:cstheme="majorHAnsi"/>
          <w:b/>
        </w:rPr>
        <w:t>Consultant</w:t>
      </w:r>
      <w:r w:rsidRPr="000C66D9">
        <w:rPr>
          <w:rFonts w:asciiTheme="majorHAnsi" w:eastAsia="Times New Roman" w:hAnsiTheme="majorHAnsi" w:cstheme="majorHAnsi"/>
        </w:rPr>
        <w:t>’s account</w:t>
      </w:r>
      <w:r w:rsidR="00120F24" w:rsidRPr="000C66D9">
        <w:rPr>
          <w:rFonts w:asciiTheme="majorHAnsi" w:eastAsia="Times New Roman" w:hAnsiTheme="majorHAnsi" w:cstheme="majorHAnsi"/>
        </w:rPr>
        <w:t>, as per Annex 1.</w:t>
      </w:r>
    </w:p>
    <w:p w14:paraId="07247E16" w14:textId="77777777" w:rsidR="00A90962" w:rsidRPr="00A90962" w:rsidRDefault="00A90962" w:rsidP="000C66D9">
      <w:pPr>
        <w:pStyle w:val="Heading2"/>
        <w:ind w:left="274" w:hanging="274"/>
        <w:rPr>
          <w:rFonts w:asciiTheme="minorHAnsi" w:hAnsiTheme="minorHAnsi" w:cstheme="minorHAnsi"/>
        </w:rPr>
      </w:pPr>
      <w:r w:rsidRPr="00A90962">
        <w:rPr>
          <w:rFonts w:asciiTheme="minorHAnsi" w:hAnsiTheme="minorHAnsi" w:cstheme="minorHAnsi"/>
        </w:rPr>
        <w:t>Execution</w:t>
      </w:r>
    </w:p>
    <w:p w14:paraId="1E05B37D" w14:textId="77777777" w:rsidR="00A90962" w:rsidRPr="000C66D9" w:rsidRDefault="00A90962" w:rsidP="000C66D9">
      <w:pPr>
        <w:widowControl w:val="0"/>
        <w:spacing w:line="240" w:lineRule="auto"/>
        <w:ind w:left="357"/>
        <w:jc w:val="both"/>
        <w:rPr>
          <w:rFonts w:asciiTheme="majorHAnsi" w:eastAsia="Times New Roman" w:hAnsiTheme="majorHAnsi" w:cstheme="majorHAnsi"/>
        </w:rPr>
      </w:pPr>
      <w:r w:rsidRPr="000C66D9">
        <w:rPr>
          <w:rFonts w:asciiTheme="majorHAnsi" w:eastAsia="Times New Roman" w:hAnsiTheme="majorHAnsi" w:cstheme="majorHAnsi"/>
        </w:rPr>
        <w:t>This Agreement may be executed in counterparts and such counterparts shall constitute a single instrument. Delivery of an executed counterpart of this Agreement by electronic means or electronic delivery in portable document format (“.pdf”) shall be equally effective as delivery of a manually delivered counterpart thereof.</w:t>
      </w:r>
    </w:p>
    <w:p w14:paraId="75AAEA55" w14:textId="77777777" w:rsidR="00A90962" w:rsidRPr="000C66D9" w:rsidRDefault="00A90962" w:rsidP="000C66D9">
      <w:pPr>
        <w:widowControl w:val="0"/>
        <w:spacing w:line="240" w:lineRule="auto"/>
        <w:ind w:left="357"/>
        <w:jc w:val="both"/>
        <w:rPr>
          <w:rFonts w:asciiTheme="majorHAnsi" w:eastAsia="Times New Roman" w:hAnsiTheme="majorHAnsi" w:cstheme="majorHAnsi"/>
        </w:rPr>
      </w:pPr>
      <w:r w:rsidRPr="000C66D9">
        <w:rPr>
          <w:rFonts w:asciiTheme="majorHAnsi" w:eastAsia="Times New Roman" w:hAnsiTheme="majorHAnsi" w:cstheme="majorHAnsi"/>
        </w:rPr>
        <w:t>The undersigned agree to all terms and conditions herein. This agreement becomes valid upon the signing of both parties.</w:t>
      </w:r>
    </w:p>
    <w:p w14:paraId="38ECA648" w14:textId="77777777" w:rsidR="00A90962" w:rsidRPr="00A90962" w:rsidRDefault="00A90962" w:rsidP="000C66D9">
      <w:pPr>
        <w:spacing w:after="0" w:line="240" w:lineRule="auto"/>
        <w:rPr>
          <w:rFonts w:cstheme="minorHAnsi"/>
        </w:rPr>
      </w:pPr>
    </w:p>
    <w:p w14:paraId="1F09DBA3" w14:textId="406F35B8" w:rsidR="002A284C" w:rsidRDefault="002A284C" w:rsidP="000C66D9">
      <w:pPr>
        <w:spacing w:after="0" w:line="240" w:lineRule="auto"/>
        <w:ind w:left="720"/>
        <w:rPr>
          <w:rFonts w:cstheme="minorHAnsi"/>
        </w:rPr>
      </w:pPr>
    </w:p>
    <w:p w14:paraId="6E8EBF94" w14:textId="39F97EC2" w:rsidR="00A90962" w:rsidRPr="006470F6" w:rsidRDefault="00A90962" w:rsidP="000C66D9">
      <w:pPr>
        <w:spacing w:after="0" w:line="240" w:lineRule="auto"/>
        <w:rPr>
          <w:rFonts w:cstheme="minorHAnsi"/>
          <w:sz w:val="24"/>
        </w:rPr>
      </w:pPr>
      <w:r w:rsidRPr="00A90962">
        <w:rPr>
          <w:rFonts w:cstheme="minorHAnsi"/>
          <w:noProof/>
          <w:lang w:val="en-US"/>
        </w:rPr>
        <mc:AlternateContent>
          <mc:Choice Requires="wps">
            <w:drawing>
              <wp:anchor distT="0" distB="0" distL="114300" distR="114300" simplePos="0" relativeHeight="251663360" behindDoc="0" locked="0" layoutInCell="1" allowOverlap="1" wp14:anchorId="6660A9E6" wp14:editId="2562C83B">
                <wp:simplePos x="0" y="0"/>
                <wp:positionH relativeFrom="column">
                  <wp:posOffset>3175000</wp:posOffset>
                </wp:positionH>
                <wp:positionV relativeFrom="paragraph">
                  <wp:posOffset>229235</wp:posOffset>
                </wp:positionV>
                <wp:extent cx="1741170" cy="15875"/>
                <wp:effectExtent l="0" t="0" r="30480" b="22225"/>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741170" cy="15875"/>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4562B37" id="Straight Connector 11"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0pt,18.05pt" to="387.1pt,1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" strokecolor="#5b9bd5 [3204]" strokeweight="1pt">
                <v:stroke joinstyle="miter"/>
                <o:lock v:ext="edit" shapetype="f"/>
              </v:line>
            </w:pict>
          </mc:Fallback>
        </mc:AlternateContent>
      </w:r>
      <w:r w:rsidRPr="00A90962">
        <w:rPr>
          <w:rFonts w:cstheme="minorHAnsi"/>
          <w:noProof/>
          <w:lang w:val="en-US"/>
        </w:rPr>
        <mc:AlternateContent>
          <mc:Choice Requires="wps">
            <w:drawing>
              <wp:anchor distT="0" distB="0" distL="114300" distR="114300" simplePos="0" relativeHeight="251658240" behindDoc="0" locked="0" layoutInCell="1" allowOverlap="1" wp14:anchorId="59A83395" wp14:editId="24CFC528">
                <wp:simplePos x="0" y="0"/>
                <wp:positionH relativeFrom="column">
                  <wp:posOffset>437515</wp:posOffset>
                </wp:positionH>
                <wp:positionV relativeFrom="paragraph">
                  <wp:posOffset>240030</wp:posOffset>
                </wp:positionV>
                <wp:extent cx="1741170" cy="15875"/>
                <wp:effectExtent l="0" t="0" r="30480" b="22225"/>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741170" cy="15875"/>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E49E8CD" id="Straight Connector 12"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45pt,18.9pt" to="171.55pt,2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" strokecolor="#5b9bd5 [3204]" strokeweight="1pt">
                <v:stroke joinstyle="miter"/>
                <o:lock v:ext="edit" shapetype="f"/>
              </v:line>
            </w:pict>
          </mc:Fallback>
        </mc:AlternateContent>
      </w:r>
    </w:p>
    <w:p w14:paraId="3BEDC389" w14:textId="77777777" w:rsidR="005A5E6D" w:rsidRDefault="005A5E6D" w:rsidP="000C66D9">
      <w:pPr>
        <w:spacing w:after="0" w:line="240" w:lineRule="auto"/>
        <w:ind w:left="720"/>
        <w:rPr>
          <w:rFonts w:cstheme="minorHAnsi"/>
          <w:b/>
          <w:sz w:val="24"/>
        </w:rPr>
      </w:pPr>
    </w:p>
    <w:p w14:paraId="7558899F" w14:textId="499707B9" w:rsidR="00A90962" w:rsidRPr="006470F6" w:rsidRDefault="00EF641B" w:rsidP="000C66D9">
      <w:pPr>
        <w:spacing w:after="0" w:line="240" w:lineRule="auto"/>
        <w:ind w:left="720"/>
        <w:rPr>
          <w:rFonts w:cstheme="minorHAnsi"/>
          <w:sz w:val="24"/>
        </w:rPr>
      </w:pPr>
      <w:r>
        <w:rPr>
          <w:rFonts w:cstheme="minorHAnsi"/>
          <w:b/>
          <w:sz w:val="24"/>
        </w:rPr>
        <w:t>Name</w:t>
      </w:r>
      <w:r>
        <w:rPr>
          <w:rFonts w:cstheme="minorHAnsi"/>
          <w:b/>
          <w:sz w:val="24"/>
        </w:rPr>
        <w:tab/>
      </w:r>
      <w:r>
        <w:rPr>
          <w:rFonts w:cstheme="minorHAnsi"/>
          <w:b/>
          <w:sz w:val="24"/>
        </w:rPr>
        <w:tab/>
      </w:r>
      <w:r>
        <w:rPr>
          <w:rFonts w:cstheme="minorHAnsi"/>
          <w:b/>
          <w:sz w:val="24"/>
        </w:rPr>
        <w:tab/>
      </w:r>
      <w:r w:rsidR="00A90962" w:rsidRPr="006470F6">
        <w:rPr>
          <w:rFonts w:cstheme="minorHAnsi"/>
          <w:sz w:val="24"/>
        </w:rPr>
        <w:tab/>
      </w:r>
      <w:r w:rsidR="00A90962" w:rsidRPr="006470F6">
        <w:rPr>
          <w:rFonts w:cstheme="minorHAnsi"/>
          <w:sz w:val="24"/>
        </w:rPr>
        <w:tab/>
      </w:r>
      <w:r w:rsidR="00A90962" w:rsidRPr="006470F6">
        <w:rPr>
          <w:rFonts w:cstheme="minorHAnsi"/>
          <w:sz w:val="24"/>
        </w:rPr>
        <w:tab/>
      </w:r>
      <w:r w:rsidR="000C66D9">
        <w:rPr>
          <w:rFonts w:cstheme="minorHAnsi"/>
          <w:b/>
          <w:bCs/>
          <w:sz w:val="24"/>
        </w:rPr>
        <w:t>Aaron Wise</w:t>
      </w:r>
    </w:p>
    <w:p w14:paraId="60A49883" w14:textId="756A22CD" w:rsidR="00A90962" w:rsidRPr="001B4AB5" w:rsidRDefault="00EF641B" w:rsidP="000C66D9">
      <w:pPr>
        <w:spacing w:after="0" w:line="240" w:lineRule="auto"/>
        <w:rPr>
          <w:rFonts w:cstheme="minorHAnsi"/>
          <w:sz w:val="24"/>
        </w:rPr>
      </w:pPr>
      <w:r>
        <w:rPr>
          <w:rFonts w:cstheme="minorHAnsi"/>
          <w:sz w:val="24"/>
        </w:rPr>
        <w:tab/>
        <w:t>Iodine Global Network</w:t>
      </w:r>
      <w:r w:rsidR="00A90962" w:rsidRPr="006470F6">
        <w:rPr>
          <w:rFonts w:cstheme="minorHAnsi"/>
          <w:sz w:val="24"/>
        </w:rPr>
        <w:tab/>
      </w:r>
      <w:r w:rsidR="00A90962" w:rsidRPr="006470F6">
        <w:rPr>
          <w:rFonts w:cstheme="minorHAnsi"/>
          <w:sz w:val="24"/>
        </w:rPr>
        <w:tab/>
      </w:r>
      <w:r w:rsidR="00A90962" w:rsidRPr="006470F6">
        <w:rPr>
          <w:rFonts w:cstheme="minorHAnsi"/>
          <w:sz w:val="24"/>
        </w:rPr>
        <w:tab/>
      </w:r>
      <w:r w:rsidR="00A46201" w:rsidRPr="001B4AB5">
        <w:rPr>
          <w:rFonts w:ascii="Calibri" w:hAnsi="Calibri" w:cstheme="minorHAnsi"/>
        </w:rPr>
        <w:t>Consultant</w:t>
      </w:r>
    </w:p>
    <w:p w14:paraId="257BCE41" w14:textId="03C60F28" w:rsidR="00A90962" w:rsidRPr="006470F6" w:rsidRDefault="00A90962" w:rsidP="000C66D9">
      <w:pPr>
        <w:spacing w:after="0" w:line="240" w:lineRule="auto"/>
        <w:ind w:left="720"/>
        <w:rPr>
          <w:rFonts w:cstheme="minorHAnsi"/>
          <w:sz w:val="24"/>
        </w:rPr>
      </w:pPr>
      <w:r w:rsidRPr="006470F6">
        <w:rPr>
          <w:rFonts w:cstheme="minorHAnsi"/>
          <w:sz w:val="24"/>
        </w:rPr>
        <w:tab/>
      </w:r>
      <w:r w:rsidRPr="006470F6">
        <w:rPr>
          <w:rFonts w:cstheme="minorHAnsi"/>
          <w:sz w:val="24"/>
        </w:rPr>
        <w:tab/>
      </w:r>
      <w:r w:rsidRPr="006470F6">
        <w:rPr>
          <w:rFonts w:cstheme="minorHAnsi"/>
          <w:sz w:val="24"/>
        </w:rPr>
        <w:tab/>
      </w:r>
      <w:r w:rsidRPr="006470F6">
        <w:rPr>
          <w:rFonts w:cstheme="minorHAnsi"/>
          <w:sz w:val="24"/>
        </w:rPr>
        <w:tab/>
      </w:r>
    </w:p>
    <w:p w14:paraId="19A46656" w14:textId="77777777" w:rsidR="00A90962" w:rsidRPr="006470F6" w:rsidRDefault="00A90962" w:rsidP="000C66D9">
      <w:pPr>
        <w:spacing w:after="0" w:line="240" w:lineRule="auto"/>
        <w:ind w:left="720"/>
        <w:rPr>
          <w:rFonts w:cstheme="minorHAnsi"/>
          <w:sz w:val="24"/>
        </w:rPr>
      </w:pPr>
    </w:p>
    <w:p w14:paraId="52F6B919" w14:textId="5F895885" w:rsidR="00A90962" w:rsidRPr="006470F6" w:rsidRDefault="00A90962" w:rsidP="000C66D9">
      <w:pPr>
        <w:spacing w:after="0" w:line="240" w:lineRule="auto"/>
        <w:ind w:left="720"/>
        <w:rPr>
          <w:rFonts w:cstheme="minorHAnsi"/>
          <w:sz w:val="24"/>
        </w:rPr>
      </w:pPr>
      <w:r w:rsidRPr="00260D91">
        <w:rPr>
          <w:rFonts w:cstheme="minorHAnsi"/>
          <w:sz w:val="24"/>
          <w:highlight w:val="yellow"/>
        </w:rPr>
        <w:t>Date:</w:t>
      </w:r>
      <w:r w:rsidR="00260D91" w:rsidRPr="00260D91">
        <w:rPr>
          <w:rFonts w:cstheme="minorHAnsi"/>
          <w:sz w:val="24"/>
          <w:highlight w:val="yellow"/>
        </w:rPr>
        <w:t xml:space="preserve"> [date]</w:t>
      </w:r>
      <w:r w:rsidRPr="006470F6">
        <w:rPr>
          <w:rFonts w:cstheme="minorHAnsi"/>
          <w:sz w:val="24"/>
        </w:rPr>
        <w:tab/>
      </w:r>
      <w:r w:rsidR="00260D91">
        <w:rPr>
          <w:rFonts w:cstheme="minorHAnsi"/>
          <w:sz w:val="24"/>
        </w:rPr>
        <w:tab/>
      </w:r>
      <w:r w:rsidRPr="006470F6">
        <w:rPr>
          <w:rFonts w:cstheme="minorHAnsi"/>
          <w:sz w:val="24"/>
        </w:rPr>
        <w:tab/>
      </w:r>
      <w:r w:rsidRPr="006470F6">
        <w:rPr>
          <w:rFonts w:cstheme="minorHAnsi"/>
          <w:sz w:val="24"/>
        </w:rPr>
        <w:tab/>
      </w:r>
      <w:r w:rsidRPr="006470F6">
        <w:rPr>
          <w:rFonts w:cstheme="minorHAnsi"/>
          <w:sz w:val="24"/>
        </w:rPr>
        <w:tab/>
      </w:r>
      <w:r w:rsidRPr="006D627C">
        <w:rPr>
          <w:rFonts w:cstheme="minorHAnsi"/>
          <w:sz w:val="24"/>
          <w:highlight w:val="yellow"/>
        </w:rPr>
        <w:t>Date: [date]</w:t>
      </w:r>
    </w:p>
    <w:p w14:paraId="39DB0D09" w14:textId="77777777" w:rsidR="004D4FD5" w:rsidRDefault="004D4FD5" w:rsidP="000C66D9">
      <w:pPr>
        <w:pStyle w:val="Heading1"/>
        <w:spacing w:before="0" w:line="240" w:lineRule="auto"/>
        <w:rPr>
          <w:b/>
        </w:rPr>
      </w:pPr>
    </w:p>
    <w:p w14:paraId="5F768CFA" w14:textId="77777777" w:rsidR="004D4FD5" w:rsidRDefault="004D4FD5" w:rsidP="000C66D9">
      <w:pPr>
        <w:pStyle w:val="Heading1"/>
        <w:spacing w:before="0" w:line="240" w:lineRule="auto"/>
        <w:rPr>
          <w:b/>
        </w:rPr>
      </w:pPr>
    </w:p>
    <w:p w14:paraId="43F9E113" w14:textId="77777777" w:rsidR="004D4FD5" w:rsidRDefault="004D4FD5">
      <w:pPr>
        <w:rPr>
          <w:rStyle w:val="Heading2Char"/>
          <w:rFonts w:eastAsiaTheme="majorEastAsia"/>
          <w:color w:val="2E74B5" w:themeColor="accent1" w:themeShade="BF"/>
          <w:sz w:val="32"/>
          <w:szCs w:val="32"/>
        </w:rPr>
      </w:pPr>
      <w:r>
        <w:rPr>
          <w:rStyle w:val="Heading2Char"/>
          <w:rFonts w:eastAsiaTheme="majorEastAsia"/>
        </w:rPr>
        <w:br w:type="page"/>
      </w:r>
    </w:p>
    <w:p w14:paraId="745F9F8C" w14:textId="77777777" w:rsidR="004D4FD5" w:rsidRPr="004D4FD5" w:rsidRDefault="004D4FD5" w:rsidP="000C66D9">
      <w:pPr>
        <w:pStyle w:val="Heading1"/>
        <w:spacing w:before="0" w:line="240" w:lineRule="auto"/>
        <w:rPr>
          <w:noProof/>
          <w:color w:val="000000" w:themeColor="text1"/>
          <w:sz w:val="22"/>
          <w:szCs w:val="22"/>
        </w:rPr>
      </w:pPr>
      <w:r w:rsidRPr="004D4FD5">
        <w:rPr>
          <w:rStyle w:val="Heading2Char"/>
          <w:rFonts w:eastAsiaTheme="majorEastAsia"/>
          <w:color w:val="000000" w:themeColor="text1"/>
          <w:sz w:val="22"/>
          <w:szCs w:val="22"/>
        </w:rPr>
        <w:lastRenderedPageBreak/>
        <w:t>Annex 1: List of foods for Task 4</w:t>
      </w:r>
      <w:r w:rsidRPr="004D4FD5">
        <w:rPr>
          <w:noProof/>
          <w:color w:val="000000" w:themeColor="text1"/>
          <w:sz w:val="22"/>
          <w:szCs w:val="22"/>
        </w:rPr>
        <w:t xml:space="preserve"> </w:t>
      </w:r>
    </w:p>
    <w:p w14:paraId="45AC2BCC" w14:textId="1378A5B7" w:rsidR="00A90962" w:rsidRPr="002A284C" w:rsidRDefault="004D4FD5" w:rsidP="000C66D9">
      <w:pPr>
        <w:pStyle w:val="Heading1"/>
        <w:spacing w:before="0" w:line="240" w:lineRule="auto"/>
        <w:rPr>
          <w:rFonts w:asciiTheme="minorHAnsi" w:hAnsiTheme="minorHAnsi" w:cstheme="minorHAnsi"/>
          <w:b/>
          <w:sz w:val="28"/>
          <w:szCs w:val="28"/>
        </w:rPr>
      </w:pPr>
      <w:r w:rsidRPr="001C6914">
        <w:rPr>
          <w:rStyle w:val="FootnoteTextChar"/>
          <w:noProof/>
        </w:rPr>
        <w:drawing>
          <wp:inline distT="0" distB="0" distL="0" distR="0" wp14:anchorId="167A07AB" wp14:editId="6284E8B6">
            <wp:extent cx="5731510" cy="784479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7844790"/>
                    </a:xfrm>
                    <a:prstGeom prst="rect">
                      <a:avLst/>
                    </a:prstGeom>
                  </pic:spPr>
                </pic:pic>
              </a:graphicData>
            </a:graphic>
          </wp:inline>
        </w:drawing>
      </w:r>
      <w:r w:rsidR="00A90962">
        <w:rPr>
          <w:b/>
        </w:rPr>
        <w:br w:type="column"/>
      </w:r>
      <w:r w:rsidR="00A90962" w:rsidRPr="002A284C">
        <w:rPr>
          <w:rFonts w:asciiTheme="minorHAnsi" w:hAnsiTheme="minorHAnsi" w:cstheme="minorHAnsi"/>
          <w:b/>
          <w:sz w:val="28"/>
          <w:szCs w:val="28"/>
        </w:rPr>
        <w:lastRenderedPageBreak/>
        <w:t>Terms and Conditions</w:t>
      </w:r>
    </w:p>
    <w:p w14:paraId="53947D9E" w14:textId="77777777" w:rsidR="00A90962" w:rsidRPr="002A284C" w:rsidRDefault="00A90962" w:rsidP="000C66D9">
      <w:pPr>
        <w:pStyle w:val="Heading2"/>
        <w:numPr>
          <w:ilvl w:val="0"/>
          <w:numId w:val="26"/>
        </w:numPr>
        <w:shd w:val="clear" w:color="auto" w:fill="auto"/>
        <w:tabs>
          <w:tab w:val="left" w:pos="985"/>
          <w:tab w:val="left" w:pos="986"/>
        </w:tabs>
        <w:autoSpaceDE w:val="0"/>
        <w:autoSpaceDN w:val="0"/>
        <w:ind w:left="274" w:hanging="202"/>
        <w:jc w:val="left"/>
        <w:rPr>
          <w:rFonts w:asciiTheme="minorHAnsi" w:hAnsiTheme="minorHAnsi" w:cstheme="minorHAnsi"/>
        </w:rPr>
      </w:pPr>
      <w:r w:rsidRPr="002A284C">
        <w:rPr>
          <w:rFonts w:asciiTheme="minorHAnsi" w:hAnsiTheme="minorHAnsi" w:cstheme="minorHAnsi"/>
          <w:color w:val="2F5496"/>
        </w:rPr>
        <w:t>Travel</w:t>
      </w:r>
      <w:r w:rsidRPr="002A284C">
        <w:rPr>
          <w:rFonts w:asciiTheme="minorHAnsi" w:hAnsiTheme="minorHAnsi" w:cstheme="minorHAnsi"/>
          <w:color w:val="2F5496"/>
          <w:spacing w:val="10"/>
        </w:rPr>
        <w:t xml:space="preserve"> </w:t>
      </w:r>
      <w:r w:rsidRPr="002A284C">
        <w:rPr>
          <w:rFonts w:asciiTheme="minorHAnsi" w:hAnsiTheme="minorHAnsi" w:cstheme="minorHAnsi"/>
          <w:color w:val="2F5496"/>
        </w:rPr>
        <w:t>Policy</w:t>
      </w:r>
    </w:p>
    <w:p w14:paraId="02A3F556" w14:textId="24ADD766" w:rsidR="00A90962" w:rsidRPr="002A284C" w:rsidRDefault="00A90962" w:rsidP="000C66D9">
      <w:pPr>
        <w:pStyle w:val="BodyText"/>
        <w:ind w:left="285" w:right="216"/>
        <w:rPr>
          <w:rFonts w:asciiTheme="minorHAnsi" w:hAnsiTheme="minorHAnsi" w:cstheme="minorHAnsi"/>
          <w:sz w:val="22"/>
          <w:szCs w:val="22"/>
        </w:rPr>
      </w:pPr>
      <w:r w:rsidRPr="002A284C">
        <w:rPr>
          <w:rFonts w:asciiTheme="minorHAnsi" w:hAnsiTheme="minorHAnsi" w:cstheme="minorHAnsi"/>
          <w:sz w:val="22"/>
          <w:szCs w:val="22"/>
        </w:rPr>
        <w:t xml:space="preserve">The </w:t>
      </w:r>
      <w:r w:rsidR="00A46201">
        <w:rPr>
          <w:rFonts w:cstheme="minorHAnsi"/>
          <w:b/>
          <w:sz w:val="22"/>
          <w:szCs w:val="22"/>
        </w:rPr>
        <w:t>Consultant</w:t>
      </w:r>
      <w:r w:rsidRPr="002A284C">
        <w:rPr>
          <w:rFonts w:asciiTheme="minorHAnsi" w:hAnsiTheme="minorHAnsi" w:cstheme="minorHAnsi"/>
          <w:sz w:val="22"/>
          <w:szCs w:val="22"/>
        </w:rPr>
        <w:t xml:space="preserve"> will only travel as is necessary to carry out the Services. Prior written approval from the IGN Executive Director is required to carry out any travel required. The IGN policy requires that the </w:t>
      </w:r>
      <w:r w:rsidR="00A46201">
        <w:rPr>
          <w:rFonts w:cstheme="minorHAnsi"/>
          <w:b/>
          <w:sz w:val="22"/>
          <w:szCs w:val="22"/>
        </w:rPr>
        <w:t>Consultant</w:t>
      </w:r>
      <w:r w:rsidRPr="002A284C">
        <w:rPr>
          <w:rFonts w:asciiTheme="minorHAnsi" w:hAnsiTheme="minorHAnsi" w:cstheme="minorHAnsi"/>
          <w:sz w:val="22"/>
          <w:szCs w:val="22"/>
        </w:rPr>
        <w:t xml:space="preserve"> to travel </w:t>
      </w:r>
      <w:r w:rsidR="00B93C6A">
        <w:rPr>
          <w:rFonts w:asciiTheme="minorHAnsi" w:hAnsiTheme="minorHAnsi" w:cstheme="minorHAnsi"/>
          <w:sz w:val="22"/>
          <w:szCs w:val="22"/>
        </w:rPr>
        <w:t xml:space="preserve">in </w:t>
      </w:r>
      <w:r w:rsidRPr="002A284C">
        <w:rPr>
          <w:rFonts w:asciiTheme="minorHAnsi" w:hAnsiTheme="minorHAnsi" w:cstheme="minorHAnsi"/>
          <w:sz w:val="22"/>
          <w:szCs w:val="22"/>
        </w:rPr>
        <w:t xml:space="preserve">economy class by the most direct and economical routing. An estimated budget for travel needs to be approved in advance but the </w:t>
      </w:r>
      <w:r w:rsidR="00A46201">
        <w:rPr>
          <w:rFonts w:cstheme="minorHAnsi"/>
          <w:b/>
          <w:sz w:val="22"/>
          <w:szCs w:val="22"/>
        </w:rPr>
        <w:t>Consultant</w:t>
      </w:r>
      <w:r w:rsidRPr="002A284C">
        <w:rPr>
          <w:rFonts w:asciiTheme="minorHAnsi" w:hAnsiTheme="minorHAnsi" w:cstheme="minorHAnsi"/>
          <w:sz w:val="22"/>
          <w:szCs w:val="22"/>
        </w:rPr>
        <w:t xml:space="preserve"> is able to pay for tickets against reimbursement. Reimbursement for all travel, accommodation and other expenses will require receipts and </w:t>
      </w:r>
      <w:r w:rsidR="00B93C6A">
        <w:rPr>
          <w:rFonts w:asciiTheme="minorHAnsi" w:hAnsiTheme="minorHAnsi" w:cstheme="minorHAnsi"/>
          <w:sz w:val="22"/>
          <w:szCs w:val="22"/>
        </w:rPr>
        <w:t>an itemized travel claim</w:t>
      </w:r>
      <w:r w:rsidRPr="002A284C">
        <w:rPr>
          <w:rFonts w:asciiTheme="minorHAnsi" w:hAnsiTheme="minorHAnsi" w:cstheme="minorHAnsi"/>
          <w:sz w:val="22"/>
          <w:szCs w:val="22"/>
        </w:rPr>
        <w:t>.</w:t>
      </w:r>
    </w:p>
    <w:p w14:paraId="2A205656" w14:textId="77777777" w:rsidR="00A90962" w:rsidRPr="002A284C" w:rsidRDefault="00A90962" w:rsidP="000C66D9">
      <w:pPr>
        <w:pStyle w:val="Heading2"/>
        <w:numPr>
          <w:ilvl w:val="0"/>
          <w:numId w:val="26"/>
        </w:numPr>
        <w:shd w:val="clear" w:color="auto" w:fill="auto"/>
        <w:tabs>
          <w:tab w:val="left" w:pos="985"/>
          <w:tab w:val="left" w:pos="986"/>
        </w:tabs>
        <w:autoSpaceDE w:val="0"/>
        <w:autoSpaceDN w:val="0"/>
        <w:ind w:left="274" w:hanging="202"/>
        <w:jc w:val="left"/>
        <w:rPr>
          <w:rFonts w:asciiTheme="minorHAnsi" w:hAnsiTheme="minorHAnsi" w:cstheme="minorHAnsi"/>
          <w:color w:val="2F5496"/>
        </w:rPr>
      </w:pPr>
      <w:r w:rsidRPr="002A284C">
        <w:rPr>
          <w:rFonts w:asciiTheme="minorHAnsi" w:hAnsiTheme="minorHAnsi" w:cstheme="minorHAnsi"/>
          <w:color w:val="2F5496"/>
        </w:rPr>
        <w:t>Liability and Insurance</w:t>
      </w:r>
    </w:p>
    <w:p w14:paraId="359CF995" w14:textId="089FEDA5" w:rsidR="00A90962" w:rsidRPr="002A284C" w:rsidRDefault="00A90962" w:rsidP="000C66D9">
      <w:pPr>
        <w:pStyle w:val="BodyText"/>
        <w:ind w:left="285"/>
        <w:rPr>
          <w:rFonts w:asciiTheme="minorHAnsi" w:hAnsiTheme="minorHAnsi" w:cstheme="minorHAnsi"/>
          <w:sz w:val="22"/>
          <w:szCs w:val="22"/>
        </w:rPr>
      </w:pPr>
      <w:r w:rsidRPr="002A284C">
        <w:rPr>
          <w:rFonts w:asciiTheme="minorHAnsi" w:hAnsiTheme="minorHAnsi" w:cstheme="minorHAnsi"/>
          <w:sz w:val="22"/>
          <w:szCs w:val="22"/>
        </w:rPr>
        <w:t xml:space="preserve">The </w:t>
      </w:r>
      <w:r w:rsidR="00A46201">
        <w:rPr>
          <w:rFonts w:cstheme="minorHAnsi"/>
          <w:b/>
          <w:sz w:val="22"/>
          <w:szCs w:val="22"/>
        </w:rPr>
        <w:t>Consultant</w:t>
      </w:r>
      <w:r w:rsidRPr="002A284C">
        <w:rPr>
          <w:rFonts w:asciiTheme="minorHAnsi" w:hAnsiTheme="minorHAnsi" w:cstheme="minorHAnsi"/>
          <w:sz w:val="22"/>
          <w:szCs w:val="22"/>
        </w:rPr>
        <w:t xml:space="preserve"> shall arrange for their own proper health and travel insurance and shall not hold IGN liable for costs incurred as a result of loss of property, illness or death. </w:t>
      </w:r>
      <w:r w:rsidRPr="002A284C">
        <w:rPr>
          <w:rFonts w:asciiTheme="minorHAnsi" w:hAnsiTheme="minorHAnsi" w:cstheme="minorHAnsi"/>
          <w:color w:val="000000"/>
          <w:sz w:val="22"/>
          <w:szCs w:val="22"/>
        </w:rPr>
        <w:t xml:space="preserve">To the </w:t>
      </w:r>
      <w:r w:rsidRPr="002A284C">
        <w:rPr>
          <w:rFonts w:asciiTheme="minorHAnsi" w:hAnsiTheme="minorHAnsi" w:cstheme="minorHAnsi"/>
          <w:sz w:val="22"/>
          <w:szCs w:val="22"/>
        </w:rPr>
        <w:t>extent</w:t>
      </w:r>
      <w:r w:rsidRPr="002A284C">
        <w:rPr>
          <w:rFonts w:asciiTheme="minorHAnsi" w:hAnsiTheme="minorHAnsi" w:cstheme="minorHAnsi"/>
          <w:color w:val="000000"/>
          <w:sz w:val="22"/>
          <w:szCs w:val="22"/>
        </w:rPr>
        <w:t xml:space="preserve"> permitted by law, IGN agrees that the maximum aggregate liability of the </w:t>
      </w:r>
      <w:r w:rsidR="00A46201">
        <w:rPr>
          <w:rFonts w:cstheme="minorHAnsi"/>
          <w:b/>
          <w:color w:val="000000"/>
          <w:sz w:val="22"/>
          <w:szCs w:val="22"/>
        </w:rPr>
        <w:t>Consultant</w:t>
      </w:r>
      <w:r w:rsidRPr="002A284C">
        <w:rPr>
          <w:rFonts w:asciiTheme="minorHAnsi" w:hAnsiTheme="minorHAnsi" w:cstheme="minorHAnsi"/>
          <w:color w:val="000000"/>
          <w:sz w:val="22"/>
          <w:szCs w:val="22"/>
        </w:rPr>
        <w:t xml:space="preserve"> in contract, tort (including negligence and breach of statutory duty) or otherwise for any breach of this contract shall in no circumstances exceed the lesser of a) the total funds actually received by the </w:t>
      </w:r>
      <w:r w:rsidR="00A46201">
        <w:rPr>
          <w:rFonts w:cstheme="minorHAnsi"/>
          <w:b/>
          <w:color w:val="000000"/>
          <w:sz w:val="22"/>
          <w:szCs w:val="22"/>
        </w:rPr>
        <w:t>Consultant</w:t>
      </w:r>
      <w:r w:rsidRPr="002A284C">
        <w:rPr>
          <w:rFonts w:asciiTheme="minorHAnsi" w:hAnsiTheme="minorHAnsi" w:cstheme="minorHAnsi"/>
          <w:color w:val="000000"/>
          <w:sz w:val="22"/>
          <w:szCs w:val="22"/>
        </w:rPr>
        <w:t>, or (b) USD 50,000.</w:t>
      </w:r>
    </w:p>
    <w:p w14:paraId="739EEB8C" w14:textId="77777777" w:rsidR="00A90962" w:rsidRPr="002A284C" w:rsidRDefault="00A90962" w:rsidP="000C66D9">
      <w:pPr>
        <w:pStyle w:val="Heading2"/>
        <w:numPr>
          <w:ilvl w:val="0"/>
          <w:numId w:val="26"/>
        </w:numPr>
        <w:shd w:val="clear" w:color="auto" w:fill="auto"/>
        <w:tabs>
          <w:tab w:val="left" w:pos="985"/>
          <w:tab w:val="left" w:pos="986"/>
        </w:tabs>
        <w:autoSpaceDE w:val="0"/>
        <w:autoSpaceDN w:val="0"/>
        <w:ind w:left="274" w:hanging="202"/>
        <w:jc w:val="left"/>
        <w:rPr>
          <w:rFonts w:asciiTheme="minorHAnsi" w:hAnsiTheme="minorHAnsi" w:cstheme="minorHAnsi"/>
          <w:color w:val="2F5496"/>
        </w:rPr>
      </w:pPr>
      <w:r w:rsidRPr="002A284C">
        <w:rPr>
          <w:rFonts w:asciiTheme="minorHAnsi" w:hAnsiTheme="minorHAnsi" w:cstheme="minorHAnsi"/>
          <w:color w:val="2F5496"/>
        </w:rPr>
        <w:t>Confidentiality</w:t>
      </w:r>
    </w:p>
    <w:p w14:paraId="32BF46F5" w14:textId="32FA0B30" w:rsidR="00A90962" w:rsidRPr="002A284C" w:rsidRDefault="00A90962" w:rsidP="000C66D9">
      <w:pPr>
        <w:pStyle w:val="BodyText"/>
        <w:ind w:left="285" w:right="112"/>
        <w:jc w:val="both"/>
        <w:rPr>
          <w:rFonts w:asciiTheme="minorHAnsi" w:hAnsiTheme="minorHAnsi" w:cstheme="minorHAnsi"/>
          <w:sz w:val="22"/>
          <w:szCs w:val="22"/>
        </w:rPr>
      </w:pPr>
      <w:r w:rsidRPr="002A284C">
        <w:rPr>
          <w:rFonts w:asciiTheme="minorHAnsi" w:hAnsiTheme="minorHAnsi" w:cstheme="minorHAnsi"/>
          <w:sz w:val="22"/>
          <w:szCs w:val="22"/>
        </w:rPr>
        <w:t xml:space="preserve">The </w:t>
      </w:r>
      <w:r w:rsidR="00A46201">
        <w:rPr>
          <w:rFonts w:cstheme="minorHAnsi"/>
          <w:b/>
          <w:sz w:val="22"/>
          <w:szCs w:val="22"/>
        </w:rPr>
        <w:t>Consultant</w:t>
      </w:r>
      <w:r w:rsidRPr="002A284C">
        <w:rPr>
          <w:rFonts w:asciiTheme="minorHAnsi" w:hAnsiTheme="minorHAnsi" w:cstheme="minorHAnsi"/>
          <w:sz w:val="22"/>
          <w:szCs w:val="22"/>
        </w:rPr>
        <w:t xml:space="preserve"> shall not, during the terms of this Contract, and within five years after its expiration, disclose any proprietary information related to the Services, this Contract or the IGN’s business or operation with the prior written consent of the IGN.</w:t>
      </w:r>
    </w:p>
    <w:p w14:paraId="1D5C9952" w14:textId="77777777" w:rsidR="00A90962" w:rsidRPr="002A284C" w:rsidRDefault="00A90962" w:rsidP="000C66D9">
      <w:pPr>
        <w:pStyle w:val="Heading2"/>
        <w:numPr>
          <w:ilvl w:val="0"/>
          <w:numId w:val="26"/>
        </w:numPr>
        <w:shd w:val="clear" w:color="auto" w:fill="auto"/>
        <w:tabs>
          <w:tab w:val="left" w:pos="985"/>
          <w:tab w:val="left" w:pos="986"/>
        </w:tabs>
        <w:autoSpaceDE w:val="0"/>
        <w:autoSpaceDN w:val="0"/>
        <w:ind w:left="274" w:hanging="202"/>
        <w:jc w:val="left"/>
        <w:rPr>
          <w:rFonts w:asciiTheme="minorHAnsi" w:hAnsiTheme="minorHAnsi" w:cstheme="minorHAnsi"/>
          <w:color w:val="2F5496"/>
        </w:rPr>
      </w:pPr>
      <w:r w:rsidRPr="002A284C">
        <w:rPr>
          <w:rFonts w:asciiTheme="minorHAnsi" w:hAnsiTheme="minorHAnsi" w:cstheme="minorHAnsi"/>
          <w:color w:val="2F5496"/>
        </w:rPr>
        <w:t>Intellectual Property</w:t>
      </w:r>
    </w:p>
    <w:p w14:paraId="04729A5C" w14:textId="3E2E7197" w:rsidR="00A90962" w:rsidRPr="002A284C" w:rsidRDefault="00A90962" w:rsidP="000C66D9">
      <w:pPr>
        <w:pStyle w:val="BodyText"/>
        <w:ind w:left="285" w:right="115"/>
        <w:jc w:val="both"/>
        <w:rPr>
          <w:rFonts w:asciiTheme="minorHAnsi" w:hAnsiTheme="minorHAnsi" w:cstheme="minorHAnsi"/>
          <w:sz w:val="22"/>
          <w:szCs w:val="22"/>
        </w:rPr>
      </w:pPr>
      <w:r w:rsidRPr="002A284C">
        <w:rPr>
          <w:rFonts w:asciiTheme="minorHAnsi" w:hAnsiTheme="minorHAnsi" w:cstheme="minorHAnsi"/>
          <w:sz w:val="22"/>
          <w:szCs w:val="22"/>
        </w:rPr>
        <w:t xml:space="preserve">The </w:t>
      </w:r>
      <w:r w:rsidR="00A46201">
        <w:rPr>
          <w:rFonts w:cstheme="minorHAnsi"/>
          <w:b/>
          <w:sz w:val="22"/>
          <w:szCs w:val="22"/>
        </w:rPr>
        <w:t>Consultant</w:t>
      </w:r>
      <w:r w:rsidRPr="002A284C">
        <w:rPr>
          <w:rFonts w:asciiTheme="minorHAnsi" w:hAnsiTheme="minorHAnsi" w:cstheme="minorHAnsi"/>
          <w:sz w:val="22"/>
          <w:szCs w:val="22"/>
        </w:rPr>
        <w:t xml:space="preserve"> retains ownership and/or control of any concepts, know-how, tools, frameworks and intellectual property which are proprietary to it and which were previously developed outside of this contract, but which may be used during or for the purposes of this contract.</w:t>
      </w:r>
    </w:p>
    <w:p w14:paraId="3B987E69" w14:textId="77777777" w:rsidR="00A90962" w:rsidRPr="002A284C" w:rsidRDefault="00A90962" w:rsidP="000C66D9">
      <w:pPr>
        <w:pStyle w:val="BodyText"/>
        <w:ind w:left="285" w:right="115"/>
        <w:jc w:val="both"/>
        <w:rPr>
          <w:rFonts w:asciiTheme="minorHAnsi" w:hAnsiTheme="minorHAnsi" w:cstheme="minorHAnsi"/>
          <w:sz w:val="22"/>
          <w:szCs w:val="22"/>
        </w:rPr>
      </w:pPr>
    </w:p>
    <w:p w14:paraId="64364474" w14:textId="243E9E08" w:rsidR="00A90962" w:rsidRPr="002A284C" w:rsidRDefault="00A90962" w:rsidP="000C66D9">
      <w:pPr>
        <w:pStyle w:val="BodyText"/>
        <w:ind w:left="285" w:right="115"/>
        <w:jc w:val="both"/>
        <w:rPr>
          <w:rFonts w:asciiTheme="minorHAnsi" w:hAnsiTheme="minorHAnsi" w:cstheme="minorHAnsi"/>
          <w:sz w:val="22"/>
          <w:szCs w:val="22"/>
        </w:rPr>
      </w:pPr>
      <w:r w:rsidRPr="002A284C">
        <w:rPr>
          <w:rFonts w:asciiTheme="minorHAnsi" w:hAnsiTheme="minorHAnsi" w:cstheme="minorHAnsi"/>
          <w:sz w:val="22"/>
          <w:szCs w:val="22"/>
        </w:rPr>
        <w:t xml:space="preserve">Design documents, specifications, reports and all relevant data such as maps, diagrams, plans, statistics and supporting records and materials compiled and prepared in the course of the Services (the “Intellectual Property Rights”) shall be the property of the IGN. The </w:t>
      </w:r>
      <w:r w:rsidR="00A46201">
        <w:rPr>
          <w:rFonts w:cstheme="minorHAnsi"/>
          <w:b/>
          <w:sz w:val="22"/>
          <w:szCs w:val="22"/>
        </w:rPr>
        <w:t>Consultant</w:t>
      </w:r>
      <w:r w:rsidRPr="002A284C">
        <w:rPr>
          <w:rFonts w:asciiTheme="minorHAnsi" w:hAnsiTheme="minorHAnsi" w:cstheme="minorHAnsi"/>
          <w:sz w:val="22"/>
          <w:szCs w:val="22"/>
        </w:rPr>
        <w:t xml:space="preserve"> may retail a copy thereof, provided that such copy shall not be used for purposes unrelated to the Contract without the approval of the IGN.</w:t>
      </w:r>
    </w:p>
    <w:p w14:paraId="7111F010" w14:textId="77777777" w:rsidR="00A90962" w:rsidRPr="002A284C" w:rsidRDefault="00A90962" w:rsidP="000C66D9">
      <w:pPr>
        <w:pStyle w:val="Heading2"/>
        <w:numPr>
          <w:ilvl w:val="0"/>
          <w:numId w:val="26"/>
        </w:numPr>
        <w:shd w:val="clear" w:color="auto" w:fill="auto"/>
        <w:tabs>
          <w:tab w:val="left" w:pos="985"/>
          <w:tab w:val="left" w:pos="986"/>
        </w:tabs>
        <w:autoSpaceDE w:val="0"/>
        <w:autoSpaceDN w:val="0"/>
        <w:ind w:left="274" w:hanging="202"/>
        <w:jc w:val="left"/>
        <w:rPr>
          <w:rFonts w:asciiTheme="minorHAnsi" w:hAnsiTheme="minorHAnsi" w:cstheme="minorHAnsi"/>
          <w:color w:val="2F5496"/>
        </w:rPr>
      </w:pPr>
      <w:r w:rsidRPr="002A284C">
        <w:rPr>
          <w:rFonts w:asciiTheme="minorHAnsi" w:hAnsiTheme="minorHAnsi" w:cstheme="minorHAnsi"/>
          <w:color w:val="2F5496"/>
        </w:rPr>
        <w:t>Global Access</w:t>
      </w:r>
    </w:p>
    <w:p w14:paraId="583387DA" w14:textId="77777777" w:rsidR="00A90962" w:rsidRPr="002A284C" w:rsidRDefault="00A90962" w:rsidP="000C66D9">
      <w:pPr>
        <w:pStyle w:val="BodyText"/>
        <w:ind w:left="285" w:right="115"/>
        <w:jc w:val="both"/>
        <w:rPr>
          <w:rFonts w:asciiTheme="minorHAnsi" w:hAnsiTheme="minorHAnsi" w:cstheme="minorHAnsi"/>
          <w:sz w:val="22"/>
          <w:szCs w:val="22"/>
        </w:rPr>
      </w:pPr>
      <w:r w:rsidRPr="002A284C">
        <w:rPr>
          <w:rFonts w:asciiTheme="minorHAnsi" w:hAnsiTheme="minorHAnsi" w:cstheme="minorHAnsi"/>
          <w:sz w:val="22"/>
          <w:szCs w:val="22"/>
        </w:rPr>
        <w:t>You will conduct and manage the Project and the Funded Developments in a manner that ensures Global Access. Your Global Access commitments will survive the term of this Agreement. “</w:t>
      </w:r>
      <w:r w:rsidRPr="002A284C">
        <w:rPr>
          <w:rFonts w:asciiTheme="minorHAnsi" w:hAnsiTheme="minorHAnsi" w:cstheme="minorHAnsi"/>
          <w:i/>
          <w:sz w:val="22"/>
          <w:szCs w:val="22"/>
        </w:rPr>
        <w:t>Funded Developments</w:t>
      </w:r>
      <w:r w:rsidRPr="002A284C">
        <w:rPr>
          <w:rFonts w:asciiTheme="minorHAnsi" w:hAnsiTheme="minorHAnsi" w:cstheme="minorHAnsi"/>
          <w:sz w:val="22"/>
          <w:szCs w:val="22"/>
        </w:rPr>
        <w:t>” means the products, services, processes, technologies, materials, software, data, other innovations, and intellectual property resulting from the Project (including modifications, improvements, and further developments to Background Technology). “</w:t>
      </w:r>
      <w:r w:rsidRPr="002A284C">
        <w:rPr>
          <w:rFonts w:asciiTheme="minorHAnsi" w:hAnsiTheme="minorHAnsi" w:cstheme="minorHAnsi"/>
          <w:i/>
          <w:sz w:val="22"/>
          <w:szCs w:val="22"/>
        </w:rPr>
        <w:t>Background Technology</w:t>
      </w:r>
      <w:r w:rsidRPr="002A284C">
        <w:rPr>
          <w:rFonts w:asciiTheme="minorHAnsi" w:hAnsiTheme="minorHAnsi" w:cstheme="minorHAnsi"/>
          <w:sz w:val="22"/>
          <w:szCs w:val="22"/>
        </w:rPr>
        <w:t>” means any and all products, services, processes, technologies, materials, software, data, or other innovations, and intellectual property created by You or a third party prior to or outside of the Project used as part of the Project. “</w:t>
      </w:r>
      <w:r w:rsidRPr="002A284C">
        <w:rPr>
          <w:rFonts w:asciiTheme="minorHAnsi" w:hAnsiTheme="minorHAnsi" w:cstheme="minorHAnsi"/>
          <w:i/>
          <w:sz w:val="22"/>
          <w:szCs w:val="22"/>
        </w:rPr>
        <w:t>Global Access</w:t>
      </w:r>
      <w:r w:rsidRPr="002A284C">
        <w:rPr>
          <w:rFonts w:asciiTheme="minorHAnsi" w:hAnsiTheme="minorHAnsi" w:cstheme="minorHAnsi"/>
          <w:sz w:val="22"/>
          <w:szCs w:val="22"/>
        </w:rPr>
        <w:t>” means: (a) the knowledge and information gained from the Project will be promptly and broadly disseminated; and (b) the Funded Developments will be made available and accessible at an affordable price (</w:t>
      </w:r>
      <w:proofErr w:type="spellStart"/>
      <w:r w:rsidRPr="002A284C">
        <w:rPr>
          <w:rFonts w:asciiTheme="minorHAnsi" w:hAnsiTheme="minorHAnsi" w:cstheme="minorHAnsi"/>
          <w:sz w:val="22"/>
          <w:szCs w:val="22"/>
        </w:rPr>
        <w:t>i</w:t>
      </w:r>
      <w:proofErr w:type="spellEnd"/>
      <w:r w:rsidRPr="002A284C">
        <w:rPr>
          <w:rFonts w:asciiTheme="minorHAnsi" w:hAnsiTheme="minorHAnsi" w:cstheme="minorHAnsi"/>
          <w:sz w:val="22"/>
          <w:szCs w:val="22"/>
        </w:rPr>
        <w:t>) to people most in need within developing countries.</w:t>
      </w:r>
    </w:p>
    <w:p w14:paraId="431BDC6C" w14:textId="6A100A94" w:rsidR="00A90962" w:rsidRPr="002A284C" w:rsidRDefault="00FF5B6B" w:rsidP="000C66D9">
      <w:pPr>
        <w:pStyle w:val="Heading2"/>
        <w:numPr>
          <w:ilvl w:val="0"/>
          <w:numId w:val="26"/>
        </w:numPr>
        <w:shd w:val="clear" w:color="auto" w:fill="auto"/>
        <w:tabs>
          <w:tab w:val="left" w:pos="985"/>
          <w:tab w:val="left" w:pos="986"/>
        </w:tabs>
        <w:autoSpaceDE w:val="0"/>
        <w:autoSpaceDN w:val="0"/>
        <w:ind w:left="274" w:hanging="202"/>
        <w:jc w:val="left"/>
        <w:rPr>
          <w:rFonts w:asciiTheme="minorHAnsi" w:hAnsiTheme="minorHAnsi" w:cstheme="minorHAnsi"/>
          <w:color w:val="2F5496"/>
        </w:rPr>
      </w:pPr>
      <w:r>
        <w:rPr>
          <w:rFonts w:asciiTheme="minorHAnsi" w:hAnsiTheme="minorHAnsi" w:cstheme="minorHAnsi"/>
          <w:color w:val="2F5496"/>
        </w:rPr>
        <w:br w:type="column"/>
      </w:r>
      <w:r w:rsidR="00A90962" w:rsidRPr="002A284C">
        <w:rPr>
          <w:rFonts w:asciiTheme="minorHAnsi" w:hAnsiTheme="minorHAnsi" w:cstheme="minorHAnsi"/>
          <w:color w:val="2F5496"/>
        </w:rPr>
        <w:lastRenderedPageBreak/>
        <w:t>Assignment, Conflict of Interest and Prohibited Activities</w:t>
      </w:r>
    </w:p>
    <w:p w14:paraId="1EE3E724" w14:textId="6CE67EC6" w:rsidR="00A90962" w:rsidRPr="002A284C" w:rsidRDefault="00A90962" w:rsidP="000C66D9">
      <w:pPr>
        <w:pStyle w:val="BodyText"/>
        <w:ind w:left="270" w:right="113"/>
        <w:jc w:val="both"/>
        <w:rPr>
          <w:rFonts w:asciiTheme="minorHAnsi" w:hAnsiTheme="minorHAnsi" w:cstheme="minorHAnsi"/>
          <w:sz w:val="22"/>
          <w:szCs w:val="22"/>
        </w:rPr>
      </w:pPr>
      <w:r w:rsidRPr="002A284C">
        <w:rPr>
          <w:rFonts w:asciiTheme="minorHAnsi" w:hAnsiTheme="minorHAnsi" w:cstheme="minorHAnsi"/>
          <w:sz w:val="22"/>
          <w:szCs w:val="22"/>
        </w:rPr>
        <w:t xml:space="preserve">The </w:t>
      </w:r>
      <w:r w:rsidR="00A46201">
        <w:rPr>
          <w:rFonts w:cstheme="minorHAnsi"/>
          <w:b/>
          <w:sz w:val="22"/>
          <w:szCs w:val="22"/>
        </w:rPr>
        <w:t>Consultant</w:t>
      </w:r>
      <w:r w:rsidRPr="002A284C">
        <w:rPr>
          <w:rFonts w:asciiTheme="minorHAnsi" w:hAnsiTheme="minorHAnsi" w:cstheme="minorHAnsi"/>
          <w:sz w:val="22"/>
          <w:szCs w:val="22"/>
        </w:rPr>
        <w:t xml:space="preserve"> may not, except with the prior approval of the IGN, assign or transfer the Contract or any of the Services, nor may he/she engage any sub-</w:t>
      </w:r>
      <w:r w:rsidR="00A46201">
        <w:rPr>
          <w:rFonts w:cstheme="minorHAnsi"/>
          <w:b/>
          <w:sz w:val="22"/>
          <w:szCs w:val="22"/>
        </w:rPr>
        <w:t>Consultant</w:t>
      </w:r>
      <w:r w:rsidRPr="002A284C">
        <w:rPr>
          <w:rFonts w:asciiTheme="minorHAnsi" w:hAnsiTheme="minorHAnsi" w:cstheme="minorHAnsi"/>
          <w:sz w:val="22"/>
          <w:szCs w:val="22"/>
        </w:rPr>
        <w:t xml:space="preserve"> to perform any part of the Services. The IGN’s approval of the assignment or transfer of any part of the Contract, or of the engagement of any sub- </w:t>
      </w:r>
      <w:r w:rsidR="00A46201">
        <w:rPr>
          <w:rFonts w:cstheme="minorHAnsi"/>
          <w:b/>
          <w:sz w:val="22"/>
          <w:szCs w:val="22"/>
        </w:rPr>
        <w:t>Consultant</w:t>
      </w:r>
      <w:r w:rsidRPr="002A284C">
        <w:rPr>
          <w:rFonts w:asciiTheme="minorHAnsi" w:hAnsiTheme="minorHAnsi" w:cstheme="minorHAnsi"/>
          <w:sz w:val="22"/>
          <w:szCs w:val="22"/>
        </w:rPr>
        <w:t xml:space="preserve">, shall not relieve the </w:t>
      </w:r>
      <w:r w:rsidR="00A46201">
        <w:rPr>
          <w:rFonts w:cstheme="minorHAnsi"/>
          <w:b/>
          <w:sz w:val="22"/>
          <w:szCs w:val="22"/>
        </w:rPr>
        <w:t>Consultant</w:t>
      </w:r>
      <w:r w:rsidRPr="002A284C">
        <w:rPr>
          <w:rFonts w:asciiTheme="minorHAnsi" w:hAnsiTheme="minorHAnsi" w:cstheme="minorHAnsi"/>
          <w:sz w:val="22"/>
          <w:szCs w:val="22"/>
        </w:rPr>
        <w:t xml:space="preserve"> of any of his obligations under the Contract. The </w:t>
      </w:r>
      <w:r w:rsidR="00A46201">
        <w:rPr>
          <w:rFonts w:cstheme="minorHAnsi"/>
          <w:b/>
          <w:sz w:val="22"/>
          <w:szCs w:val="22"/>
        </w:rPr>
        <w:t>Consultant</w:t>
      </w:r>
      <w:r w:rsidRPr="002A284C">
        <w:rPr>
          <w:rFonts w:asciiTheme="minorHAnsi" w:hAnsiTheme="minorHAnsi" w:cstheme="minorHAnsi"/>
          <w:sz w:val="22"/>
          <w:szCs w:val="22"/>
        </w:rPr>
        <w:t xml:space="preserve"> shall not engage, directly or indirectly, in any other work, business or professional activities that may conflict with the performance of the Services. The </w:t>
      </w:r>
      <w:r w:rsidR="00A46201">
        <w:rPr>
          <w:rFonts w:cstheme="minorHAnsi"/>
          <w:b/>
          <w:sz w:val="22"/>
          <w:szCs w:val="22"/>
        </w:rPr>
        <w:t>Consultant</w:t>
      </w:r>
      <w:r w:rsidRPr="002A284C">
        <w:rPr>
          <w:rFonts w:asciiTheme="minorHAnsi" w:hAnsiTheme="minorHAnsi" w:cstheme="minorHAnsi"/>
          <w:sz w:val="22"/>
          <w:szCs w:val="22"/>
        </w:rPr>
        <w:t xml:space="preserve"> warrants that to the best of his knowledge at the date of signing this Contract no conflict of interests exists. If during the course of this Contract, a conflict</w:t>
      </w:r>
      <w:r w:rsidRPr="002A284C">
        <w:rPr>
          <w:rFonts w:asciiTheme="minorHAnsi" w:hAnsiTheme="minorHAnsi" w:cstheme="minorHAnsi"/>
          <w:spacing w:val="-4"/>
          <w:sz w:val="22"/>
          <w:szCs w:val="22"/>
        </w:rPr>
        <w:t xml:space="preserve"> </w:t>
      </w:r>
      <w:r w:rsidRPr="002A284C">
        <w:rPr>
          <w:rFonts w:asciiTheme="minorHAnsi" w:hAnsiTheme="minorHAnsi" w:cstheme="minorHAnsi"/>
          <w:sz w:val="22"/>
          <w:szCs w:val="22"/>
        </w:rPr>
        <w:t>or</w:t>
      </w:r>
      <w:r w:rsidRPr="002A284C">
        <w:rPr>
          <w:rFonts w:asciiTheme="minorHAnsi" w:hAnsiTheme="minorHAnsi" w:cstheme="minorHAnsi"/>
          <w:spacing w:val="-4"/>
          <w:sz w:val="22"/>
          <w:szCs w:val="22"/>
        </w:rPr>
        <w:t xml:space="preserve"> </w:t>
      </w:r>
      <w:r w:rsidRPr="002A284C">
        <w:rPr>
          <w:rFonts w:asciiTheme="minorHAnsi" w:hAnsiTheme="minorHAnsi" w:cstheme="minorHAnsi"/>
          <w:sz w:val="22"/>
          <w:szCs w:val="22"/>
        </w:rPr>
        <w:t>risk</w:t>
      </w:r>
      <w:r w:rsidRPr="002A284C">
        <w:rPr>
          <w:rFonts w:asciiTheme="minorHAnsi" w:hAnsiTheme="minorHAnsi" w:cstheme="minorHAnsi"/>
          <w:spacing w:val="-4"/>
          <w:sz w:val="22"/>
          <w:szCs w:val="22"/>
        </w:rPr>
        <w:t xml:space="preserve"> </w:t>
      </w:r>
      <w:r w:rsidRPr="002A284C">
        <w:rPr>
          <w:rFonts w:asciiTheme="minorHAnsi" w:hAnsiTheme="minorHAnsi" w:cstheme="minorHAnsi"/>
          <w:sz w:val="22"/>
          <w:szCs w:val="22"/>
        </w:rPr>
        <w:t>of</w:t>
      </w:r>
      <w:r w:rsidRPr="002A284C">
        <w:rPr>
          <w:rFonts w:asciiTheme="minorHAnsi" w:hAnsiTheme="minorHAnsi" w:cstheme="minorHAnsi"/>
          <w:spacing w:val="-4"/>
          <w:sz w:val="22"/>
          <w:szCs w:val="22"/>
        </w:rPr>
        <w:t xml:space="preserve"> </w:t>
      </w:r>
      <w:r w:rsidRPr="002A284C">
        <w:rPr>
          <w:rFonts w:asciiTheme="minorHAnsi" w:hAnsiTheme="minorHAnsi" w:cstheme="minorHAnsi"/>
          <w:sz w:val="22"/>
          <w:szCs w:val="22"/>
        </w:rPr>
        <w:t>conflict</w:t>
      </w:r>
      <w:r w:rsidRPr="002A284C">
        <w:rPr>
          <w:rFonts w:asciiTheme="minorHAnsi" w:hAnsiTheme="minorHAnsi" w:cstheme="minorHAnsi"/>
          <w:spacing w:val="-4"/>
          <w:sz w:val="22"/>
          <w:szCs w:val="22"/>
        </w:rPr>
        <w:t xml:space="preserve"> </w:t>
      </w:r>
      <w:r w:rsidRPr="002A284C">
        <w:rPr>
          <w:rFonts w:asciiTheme="minorHAnsi" w:hAnsiTheme="minorHAnsi" w:cstheme="minorHAnsi"/>
          <w:sz w:val="22"/>
          <w:szCs w:val="22"/>
        </w:rPr>
        <w:t>of</w:t>
      </w:r>
      <w:r w:rsidRPr="002A284C">
        <w:rPr>
          <w:rFonts w:asciiTheme="minorHAnsi" w:hAnsiTheme="minorHAnsi" w:cstheme="minorHAnsi"/>
          <w:spacing w:val="-4"/>
          <w:sz w:val="22"/>
          <w:szCs w:val="22"/>
        </w:rPr>
        <w:t xml:space="preserve"> </w:t>
      </w:r>
      <w:r w:rsidRPr="002A284C">
        <w:rPr>
          <w:rFonts w:asciiTheme="minorHAnsi" w:hAnsiTheme="minorHAnsi" w:cstheme="minorHAnsi"/>
          <w:sz w:val="22"/>
          <w:szCs w:val="22"/>
        </w:rPr>
        <w:t>interest</w:t>
      </w:r>
      <w:r w:rsidRPr="002A284C">
        <w:rPr>
          <w:rFonts w:asciiTheme="minorHAnsi" w:hAnsiTheme="minorHAnsi" w:cstheme="minorHAnsi"/>
          <w:spacing w:val="-4"/>
          <w:sz w:val="22"/>
          <w:szCs w:val="22"/>
        </w:rPr>
        <w:t xml:space="preserve"> </w:t>
      </w:r>
      <w:r w:rsidRPr="002A284C">
        <w:rPr>
          <w:rFonts w:asciiTheme="minorHAnsi" w:hAnsiTheme="minorHAnsi" w:cstheme="minorHAnsi"/>
          <w:sz w:val="22"/>
          <w:szCs w:val="22"/>
        </w:rPr>
        <w:t>should</w:t>
      </w:r>
      <w:r w:rsidRPr="002A284C">
        <w:rPr>
          <w:rFonts w:asciiTheme="minorHAnsi" w:hAnsiTheme="minorHAnsi" w:cstheme="minorHAnsi"/>
          <w:spacing w:val="-3"/>
          <w:sz w:val="22"/>
          <w:szCs w:val="22"/>
        </w:rPr>
        <w:t xml:space="preserve"> </w:t>
      </w:r>
      <w:r w:rsidRPr="002A284C">
        <w:rPr>
          <w:rFonts w:asciiTheme="minorHAnsi" w:hAnsiTheme="minorHAnsi" w:cstheme="minorHAnsi"/>
          <w:sz w:val="22"/>
          <w:szCs w:val="22"/>
        </w:rPr>
        <w:t>arise,</w:t>
      </w:r>
      <w:r w:rsidRPr="002A284C">
        <w:rPr>
          <w:rFonts w:asciiTheme="minorHAnsi" w:hAnsiTheme="minorHAnsi" w:cstheme="minorHAnsi"/>
          <w:spacing w:val="-4"/>
          <w:sz w:val="22"/>
          <w:szCs w:val="22"/>
        </w:rPr>
        <w:t xml:space="preserve"> </w:t>
      </w:r>
      <w:r w:rsidRPr="002A284C">
        <w:rPr>
          <w:rFonts w:asciiTheme="minorHAnsi" w:hAnsiTheme="minorHAnsi" w:cstheme="minorHAnsi"/>
          <w:sz w:val="22"/>
          <w:szCs w:val="22"/>
        </w:rPr>
        <w:t>the</w:t>
      </w:r>
      <w:r w:rsidRPr="002A284C">
        <w:rPr>
          <w:rFonts w:asciiTheme="minorHAnsi" w:hAnsiTheme="minorHAnsi" w:cstheme="minorHAnsi"/>
          <w:spacing w:val="-3"/>
          <w:sz w:val="22"/>
          <w:szCs w:val="22"/>
        </w:rPr>
        <w:t xml:space="preserve"> </w:t>
      </w:r>
      <w:r w:rsidR="00A46201">
        <w:rPr>
          <w:rFonts w:cstheme="minorHAnsi"/>
          <w:b/>
          <w:sz w:val="22"/>
          <w:szCs w:val="22"/>
        </w:rPr>
        <w:t>Consultant</w:t>
      </w:r>
      <w:r w:rsidRPr="002A284C">
        <w:rPr>
          <w:rFonts w:asciiTheme="minorHAnsi" w:hAnsiTheme="minorHAnsi" w:cstheme="minorHAnsi"/>
          <w:spacing w:val="-4"/>
          <w:sz w:val="22"/>
          <w:szCs w:val="22"/>
        </w:rPr>
        <w:t xml:space="preserve"> </w:t>
      </w:r>
      <w:r w:rsidRPr="002A284C">
        <w:rPr>
          <w:rFonts w:asciiTheme="minorHAnsi" w:hAnsiTheme="minorHAnsi" w:cstheme="minorHAnsi"/>
          <w:sz w:val="22"/>
          <w:szCs w:val="22"/>
        </w:rPr>
        <w:t>will</w:t>
      </w:r>
      <w:r w:rsidRPr="002A284C">
        <w:rPr>
          <w:rFonts w:asciiTheme="minorHAnsi" w:hAnsiTheme="minorHAnsi" w:cstheme="minorHAnsi"/>
          <w:spacing w:val="-4"/>
          <w:sz w:val="22"/>
          <w:szCs w:val="22"/>
        </w:rPr>
        <w:t xml:space="preserve"> </w:t>
      </w:r>
      <w:r w:rsidRPr="002A284C">
        <w:rPr>
          <w:rFonts w:asciiTheme="minorHAnsi" w:hAnsiTheme="minorHAnsi" w:cstheme="minorHAnsi"/>
          <w:sz w:val="22"/>
          <w:szCs w:val="22"/>
        </w:rPr>
        <w:t>notify</w:t>
      </w:r>
      <w:r w:rsidRPr="002A284C">
        <w:rPr>
          <w:rFonts w:asciiTheme="minorHAnsi" w:hAnsiTheme="minorHAnsi" w:cstheme="minorHAnsi"/>
          <w:spacing w:val="-4"/>
          <w:sz w:val="22"/>
          <w:szCs w:val="22"/>
        </w:rPr>
        <w:t xml:space="preserve"> </w:t>
      </w:r>
      <w:r w:rsidRPr="002A284C">
        <w:rPr>
          <w:rFonts w:asciiTheme="minorHAnsi" w:hAnsiTheme="minorHAnsi" w:cstheme="minorHAnsi"/>
          <w:sz w:val="22"/>
          <w:szCs w:val="22"/>
        </w:rPr>
        <w:t>the</w:t>
      </w:r>
      <w:r w:rsidRPr="002A284C">
        <w:rPr>
          <w:rFonts w:asciiTheme="minorHAnsi" w:hAnsiTheme="minorHAnsi" w:cstheme="minorHAnsi"/>
          <w:spacing w:val="-3"/>
          <w:sz w:val="22"/>
          <w:szCs w:val="22"/>
        </w:rPr>
        <w:t xml:space="preserve"> </w:t>
      </w:r>
      <w:r w:rsidRPr="002A284C">
        <w:rPr>
          <w:rFonts w:asciiTheme="minorHAnsi" w:hAnsiTheme="minorHAnsi" w:cstheme="minorHAnsi"/>
          <w:sz w:val="22"/>
          <w:szCs w:val="22"/>
        </w:rPr>
        <w:t>IGN</w:t>
      </w:r>
      <w:r w:rsidRPr="002A284C">
        <w:rPr>
          <w:rFonts w:asciiTheme="minorHAnsi" w:hAnsiTheme="minorHAnsi" w:cstheme="minorHAnsi"/>
          <w:spacing w:val="-3"/>
          <w:sz w:val="22"/>
          <w:szCs w:val="22"/>
        </w:rPr>
        <w:t xml:space="preserve"> </w:t>
      </w:r>
      <w:r w:rsidRPr="002A284C">
        <w:rPr>
          <w:rFonts w:asciiTheme="minorHAnsi" w:hAnsiTheme="minorHAnsi" w:cstheme="minorHAnsi"/>
          <w:sz w:val="22"/>
          <w:szCs w:val="22"/>
        </w:rPr>
        <w:t>immediately</w:t>
      </w:r>
      <w:r w:rsidRPr="002A284C">
        <w:rPr>
          <w:rFonts w:asciiTheme="minorHAnsi" w:hAnsiTheme="minorHAnsi" w:cstheme="minorHAnsi"/>
          <w:spacing w:val="-4"/>
          <w:sz w:val="22"/>
          <w:szCs w:val="22"/>
        </w:rPr>
        <w:t xml:space="preserve"> </w:t>
      </w:r>
      <w:r w:rsidRPr="002A284C">
        <w:rPr>
          <w:rFonts w:asciiTheme="minorHAnsi" w:hAnsiTheme="minorHAnsi" w:cstheme="minorHAnsi"/>
          <w:sz w:val="22"/>
          <w:szCs w:val="22"/>
        </w:rPr>
        <w:t>in</w:t>
      </w:r>
      <w:r w:rsidRPr="002A284C">
        <w:rPr>
          <w:rFonts w:asciiTheme="minorHAnsi" w:hAnsiTheme="minorHAnsi" w:cstheme="minorHAnsi"/>
          <w:spacing w:val="-3"/>
          <w:sz w:val="22"/>
          <w:szCs w:val="22"/>
        </w:rPr>
        <w:t xml:space="preserve"> </w:t>
      </w:r>
      <w:r w:rsidRPr="002A284C">
        <w:rPr>
          <w:rFonts w:asciiTheme="minorHAnsi" w:hAnsiTheme="minorHAnsi" w:cstheme="minorHAnsi"/>
          <w:sz w:val="22"/>
          <w:szCs w:val="22"/>
        </w:rPr>
        <w:t>writing.</w:t>
      </w:r>
    </w:p>
    <w:p w14:paraId="7BC31020" w14:textId="77777777" w:rsidR="00A90962" w:rsidRPr="002A284C" w:rsidRDefault="00A90962" w:rsidP="000C66D9">
      <w:pPr>
        <w:pStyle w:val="Heading2"/>
        <w:numPr>
          <w:ilvl w:val="0"/>
          <w:numId w:val="26"/>
        </w:numPr>
        <w:shd w:val="clear" w:color="auto" w:fill="auto"/>
        <w:tabs>
          <w:tab w:val="left" w:pos="985"/>
          <w:tab w:val="left" w:pos="986"/>
        </w:tabs>
        <w:autoSpaceDE w:val="0"/>
        <w:autoSpaceDN w:val="0"/>
        <w:ind w:left="274" w:hanging="202"/>
        <w:jc w:val="left"/>
        <w:rPr>
          <w:rFonts w:asciiTheme="minorHAnsi" w:hAnsiTheme="minorHAnsi" w:cstheme="minorHAnsi"/>
          <w:color w:val="2F5496"/>
        </w:rPr>
      </w:pPr>
      <w:r w:rsidRPr="002A284C">
        <w:rPr>
          <w:rFonts w:asciiTheme="minorHAnsi" w:hAnsiTheme="minorHAnsi" w:cstheme="minorHAnsi"/>
          <w:color w:val="2F5496"/>
        </w:rPr>
        <w:t>Anti-Corruption; Anti-Bribery</w:t>
      </w:r>
    </w:p>
    <w:p w14:paraId="054E9743" w14:textId="7D7B0FB3" w:rsidR="00A90962" w:rsidRPr="002A284C" w:rsidRDefault="00A90962" w:rsidP="000C66D9">
      <w:pPr>
        <w:pStyle w:val="TableParagraph"/>
        <w:ind w:right="198"/>
        <w:jc w:val="both"/>
        <w:rPr>
          <w:rFonts w:asciiTheme="minorHAnsi" w:eastAsia="Calibri" w:hAnsiTheme="minorHAnsi" w:cstheme="minorHAnsi"/>
          <w:lang w:bidi="ar-SA"/>
        </w:rPr>
      </w:pPr>
      <w:r w:rsidRPr="002A284C">
        <w:rPr>
          <w:rFonts w:asciiTheme="minorHAnsi" w:eastAsia="Calibri" w:hAnsiTheme="minorHAnsi" w:cstheme="minorHAnsi"/>
          <w:lang w:bidi="ar-SA"/>
        </w:rPr>
        <w:t xml:space="preserve">The </w:t>
      </w:r>
      <w:r w:rsidR="00A46201">
        <w:rPr>
          <w:rFonts w:ascii="Calibri" w:eastAsia="Calibri" w:hAnsi="Calibri" w:cstheme="minorHAnsi"/>
          <w:b/>
          <w:lang w:bidi="ar-SA"/>
        </w:rPr>
        <w:t>Consultant</w:t>
      </w:r>
      <w:r w:rsidRPr="002A284C">
        <w:rPr>
          <w:rFonts w:asciiTheme="minorHAnsi" w:eastAsia="Calibri" w:hAnsiTheme="minorHAnsi" w:cstheme="minorHAnsi"/>
          <w:lang w:bidi="ar-SA"/>
        </w:rPr>
        <w:t xml:space="preserve"> will not offer or provide money, gifts, or any other things of value directly or indirectly to anyone in order to improperly influence any act or decision relating to the Project, including by assisting any party to secure an improper advantage. </w:t>
      </w:r>
    </w:p>
    <w:p w14:paraId="2A02EEBD" w14:textId="77777777" w:rsidR="00A90962" w:rsidRPr="002A284C" w:rsidRDefault="00A90962" w:rsidP="000C66D9">
      <w:pPr>
        <w:pStyle w:val="Heading2"/>
        <w:numPr>
          <w:ilvl w:val="0"/>
          <w:numId w:val="26"/>
        </w:numPr>
        <w:shd w:val="clear" w:color="auto" w:fill="auto"/>
        <w:tabs>
          <w:tab w:val="left" w:pos="985"/>
          <w:tab w:val="left" w:pos="986"/>
        </w:tabs>
        <w:autoSpaceDE w:val="0"/>
        <w:autoSpaceDN w:val="0"/>
        <w:ind w:left="274" w:hanging="202"/>
        <w:jc w:val="left"/>
        <w:rPr>
          <w:rFonts w:asciiTheme="minorHAnsi" w:hAnsiTheme="minorHAnsi" w:cstheme="minorHAnsi"/>
          <w:color w:val="2F5496"/>
        </w:rPr>
      </w:pPr>
      <w:r w:rsidRPr="002A284C">
        <w:rPr>
          <w:rFonts w:asciiTheme="minorHAnsi" w:hAnsiTheme="minorHAnsi" w:cstheme="minorHAnsi"/>
          <w:color w:val="2F5496"/>
        </w:rPr>
        <w:t>Lobbying and Electioneering Prohibition</w:t>
      </w:r>
    </w:p>
    <w:p w14:paraId="4D8D9E27" w14:textId="24643B73" w:rsidR="00A90962" w:rsidRPr="002A284C" w:rsidRDefault="00A90962" w:rsidP="000C66D9">
      <w:pPr>
        <w:pStyle w:val="TableParagraph"/>
        <w:ind w:right="197"/>
        <w:jc w:val="both"/>
        <w:rPr>
          <w:rFonts w:asciiTheme="minorHAnsi" w:eastAsia="Calibri" w:hAnsiTheme="minorHAnsi" w:cstheme="minorHAnsi"/>
          <w:lang w:bidi="ar-SA"/>
        </w:rPr>
      </w:pPr>
      <w:r w:rsidRPr="002A284C">
        <w:rPr>
          <w:rFonts w:asciiTheme="minorHAnsi" w:eastAsia="Calibri" w:hAnsiTheme="minorHAnsi" w:cstheme="minorHAnsi"/>
          <w:lang w:bidi="ar-SA"/>
        </w:rPr>
        <w:t xml:space="preserve">The </w:t>
      </w:r>
      <w:r w:rsidR="00A46201">
        <w:rPr>
          <w:rFonts w:ascii="Calibri" w:eastAsia="Calibri" w:hAnsi="Calibri" w:cstheme="minorHAnsi"/>
          <w:b/>
          <w:lang w:bidi="ar-SA"/>
        </w:rPr>
        <w:t>Consultant</w:t>
      </w:r>
      <w:r w:rsidRPr="002A284C">
        <w:rPr>
          <w:rFonts w:asciiTheme="minorHAnsi" w:eastAsia="Calibri" w:hAnsiTheme="minorHAnsi" w:cstheme="minorHAnsi"/>
          <w:lang w:bidi="ar-SA"/>
        </w:rPr>
        <w:t xml:space="preserve"> may not use Grant Funds to influence the outcome of any election for public office or to carry on any voter registration drive. The </w:t>
      </w:r>
      <w:r w:rsidR="00A46201">
        <w:rPr>
          <w:rFonts w:ascii="Calibri" w:eastAsia="Calibri" w:hAnsi="Calibri" w:cstheme="minorHAnsi"/>
          <w:b/>
          <w:lang w:bidi="ar-SA"/>
        </w:rPr>
        <w:t>Consultant</w:t>
      </w:r>
      <w:r w:rsidRPr="002A284C">
        <w:rPr>
          <w:rFonts w:asciiTheme="minorHAnsi" w:eastAsia="Calibri" w:hAnsiTheme="minorHAnsi" w:cstheme="minorHAnsi"/>
          <w:lang w:bidi="ar-SA"/>
        </w:rPr>
        <w:t xml:space="preserve"> acknowledges that the IGN has not earmarked Grant Funds to support lobbying activities or to otherwise support attempts to influence legislation. The </w:t>
      </w:r>
      <w:r w:rsidR="00A46201">
        <w:rPr>
          <w:rFonts w:ascii="Calibri" w:eastAsia="Calibri" w:hAnsi="Calibri" w:cstheme="minorHAnsi"/>
          <w:b/>
          <w:lang w:bidi="ar-SA"/>
        </w:rPr>
        <w:t>Consultant</w:t>
      </w:r>
      <w:r w:rsidRPr="002A284C">
        <w:rPr>
          <w:rFonts w:asciiTheme="minorHAnsi" w:eastAsia="Calibri" w:hAnsiTheme="minorHAnsi" w:cstheme="minorHAnsi"/>
          <w:lang w:bidi="ar-SA"/>
        </w:rPr>
        <w:t xml:space="preserve"> agrees to comply with any national, state, local, or other lobbying, gift, and ethics rules applicable to the Project. The IGN is not retaining or employing the </w:t>
      </w:r>
      <w:r w:rsidR="00A46201">
        <w:rPr>
          <w:rFonts w:ascii="Calibri" w:eastAsia="Calibri" w:hAnsi="Calibri" w:cstheme="minorHAnsi"/>
          <w:b/>
          <w:lang w:bidi="ar-SA"/>
        </w:rPr>
        <w:t>Consultant</w:t>
      </w:r>
      <w:r w:rsidRPr="002A284C">
        <w:rPr>
          <w:rFonts w:asciiTheme="minorHAnsi" w:eastAsia="Calibri" w:hAnsiTheme="minorHAnsi" w:cstheme="minorHAnsi"/>
          <w:lang w:bidi="ar-SA"/>
        </w:rPr>
        <w:t xml:space="preserve"> to engage in lobbying activities.</w:t>
      </w:r>
    </w:p>
    <w:p w14:paraId="0C8DA5B8" w14:textId="77777777" w:rsidR="00A90962" w:rsidRPr="002A284C" w:rsidRDefault="00A90962" w:rsidP="000C66D9">
      <w:pPr>
        <w:pStyle w:val="Heading2"/>
        <w:numPr>
          <w:ilvl w:val="0"/>
          <w:numId w:val="26"/>
        </w:numPr>
        <w:shd w:val="clear" w:color="auto" w:fill="auto"/>
        <w:tabs>
          <w:tab w:val="left" w:pos="985"/>
          <w:tab w:val="left" w:pos="986"/>
        </w:tabs>
        <w:autoSpaceDE w:val="0"/>
        <w:autoSpaceDN w:val="0"/>
        <w:ind w:left="274" w:hanging="202"/>
        <w:jc w:val="left"/>
        <w:rPr>
          <w:rFonts w:asciiTheme="minorHAnsi" w:hAnsiTheme="minorHAnsi" w:cstheme="minorHAnsi"/>
          <w:color w:val="2F5496"/>
        </w:rPr>
      </w:pPr>
      <w:r w:rsidRPr="002A284C">
        <w:rPr>
          <w:rFonts w:asciiTheme="minorHAnsi" w:hAnsiTheme="minorHAnsi" w:cstheme="minorHAnsi"/>
          <w:color w:val="2F5496"/>
        </w:rPr>
        <w:t>Publicity</w:t>
      </w:r>
    </w:p>
    <w:p w14:paraId="311B3C57" w14:textId="7E5E2D86" w:rsidR="00A90962" w:rsidRPr="002A284C" w:rsidRDefault="00A90962" w:rsidP="000C66D9">
      <w:pPr>
        <w:pStyle w:val="TableParagraph"/>
        <w:ind w:right="197"/>
        <w:jc w:val="both"/>
        <w:rPr>
          <w:rFonts w:asciiTheme="minorHAnsi" w:eastAsia="Calibri" w:hAnsiTheme="minorHAnsi" w:cstheme="minorHAnsi"/>
          <w:lang w:bidi="ar-SA"/>
        </w:rPr>
      </w:pPr>
      <w:r w:rsidRPr="002A284C">
        <w:rPr>
          <w:rFonts w:asciiTheme="minorHAnsi" w:eastAsia="Calibri" w:hAnsiTheme="minorHAnsi" w:cstheme="minorHAnsi"/>
          <w:lang w:bidi="ar-SA"/>
        </w:rPr>
        <w:t xml:space="preserve">The </w:t>
      </w:r>
      <w:r w:rsidR="00A46201">
        <w:rPr>
          <w:rFonts w:ascii="Calibri" w:eastAsia="Calibri" w:hAnsi="Calibri" w:cstheme="minorHAnsi"/>
          <w:b/>
          <w:lang w:bidi="ar-SA"/>
        </w:rPr>
        <w:t>Consultant</w:t>
      </w:r>
      <w:r w:rsidRPr="002A284C">
        <w:rPr>
          <w:rFonts w:asciiTheme="minorHAnsi" w:eastAsia="Calibri" w:hAnsiTheme="minorHAnsi" w:cstheme="minorHAnsi"/>
          <w:lang w:bidi="ar-SA"/>
        </w:rPr>
        <w:t xml:space="preserve"> must obtain IGN’s prior written approval before: (a) issuing a press release or other public announcement regarding this grant; and (b) any other public use of the IGN name or logo. Please email your request to: ggizak</w:t>
      </w:r>
      <w:hyperlink r:id="rId9" w:history="1">
        <w:r w:rsidRPr="002A284C">
          <w:rPr>
            <w:rFonts w:asciiTheme="minorHAnsi" w:eastAsia="Calibri" w:hAnsiTheme="minorHAnsi" w:cstheme="minorHAnsi"/>
            <w:lang w:bidi="ar-SA"/>
          </w:rPr>
          <w:t>@ign.org</w:t>
        </w:r>
      </w:hyperlink>
      <w:r w:rsidRPr="002A284C">
        <w:rPr>
          <w:rFonts w:asciiTheme="minorHAnsi" w:eastAsia="Calibri" w:hAnsiTheme="minorHAnsi" w:cstheme="minorHAnsi"/>
          <w:lang w:bidi="ar-SA"/>
        </w:rPr>
        <w:t xml:space="preserve"> two weeks in advance to provide IGN with an opportunity to review and comment.</w:t>
      </w:r>
    </w:p>
    <w:p w14:paraId="38A63CEF" w14:textId="77777777" w:rsidR="00A90962" w:rsidRPr="002A284C" w:rsidRDefault="00A90962" w:rsidP="000C66D9">
      <w:pPr>
        <w:pStyle w:val="Heading2"/>
        <w:numPr>
          <w:ilvl w:val="0"/>
          <w:numId w:val="26"/>
        </w:numPr>
        <w:shd w:val="clear" w:color="auto" w:fill="auto"/>
        <w:tabs>
          <w:tab w:val="left" w:pos="985"/>
          <w:tab w:val="left" w:pos="986"/>
        </w:tabs>
        <w:autoSpaceDE w:val="0"/>
        <w:autoSpaceDN w:val="0"/>
        <w:ind w:left="274" w:hanging="202"/>
        <w:jc w:val="left"/>
        <w:rPr>
          <w:rFonts w:asciiTheme="minorHAnsi" w:hAnsiTheme="minorHAnsi" w:cstheme="minorHAnsi"/>
          <w:color w:val="2F5496"/>
        </w:rPr>
      </w:pPr>
      <w:r w:rsidRPr="002A284C">
        <w:rPr>
          <w:rFonts w:asciiTheme="minorHAnsi" w:hAnsiTheme="minorHAnsi" w:cstheme="minorHAnsi"/>
          <w:color w:val="2F5496"/>
        </w:rPr>
        <w:t>Termination</w:t>
      </w:r>
    </w:p>
    <w:p w14:paraId="5C7C5DC9" w14:textId="1DEEEB55" w:rsidR="00A90962" w:rsidRPr="002A284C" w:rsidRDefault="00A90962" w:rsidP="000C66D9">
      <w:pPr>
        <w:pStyle w:val="ListParagraph"/>
        <w:widowControl w:val="0"/>
        <w:numPr>
          <w:ilvl w:val="1"/>
          <w:numId w:val="26"/>
        </w:numPr>
        <w:tabs>
          <w:tab w:val="left" w:pos="985"/>
          <w:tab w:val="left" w:pos="986"/>
        </w:tabs>
        <w:autoSpaceDE w:val="0"/>
        <w:autoSpaceDN w:val="0"/>
        <w:spacing w:after="0" w:line="240" w:lineRule="auto"/>
        <w:ind w:right="114" w:hanging="715"/>
        <w:contextualSpacing w:val="0"/>
        <w:jc w:val="both"/>
        <w:rPr>
          <w:rFonts w:cstheme="minorHAnsi"/>
        </w:rPr>
      </w:pPr>
      <w:r w:rsidRPr="002A284C">
        <w:rPr>
          <w:rFonts w:cstheme="minorHAnsi"/>
        </w:rPr>
        <w:t xml:space="preserve">The IGN may terminate this Agreement at any time by providing the </w:t>
      </w:r>
      <w:r w:rsidR="00A46201">
        <w:rPr>
          <w:rFonts w:ascii="Calibri" w:hAnsi="Calibri" w:cstheme="minorHAnsi"/>
          <w:b/>
        </w:rPr>
        <w:t>Consultant</w:t>
      </w:r>
      <w:r w:rsidRPr="002A284C">
        <w:rPr>
          <w:rFonts w:cstheme="minorHAnsi"/>
        </w:rPr>
        <w:t xml:space="preserve"> with 15 days written notice, without any further obligation or</w:t>
      </w:r>
      <w:r w:rsidRPr="002A284C">
        <w:rPr>
          <w:rFonts w:cstheme="minorHAnsi"/>
          <w:spacing w:val="20"/>
        </w:rPr>
        <w:t xml:space="preserve"> </w:t>
      </w:r>
      <w:r w:rsidRPr="002A284C">
        <w:rPr>
          <w:rFonts w:cstheme="minorHAnsi"/>
        </w:rPr>
        <w:t xml:space="preserve">compensation. In the event of termination, IGN shall pay the </w:t>
      </w:r>
      <w:r w:rsidR="00A46201">
        <w:rPr>
          <w:rFonts w:ascii="Calibri" w:hAnsi="Calibri" w:cstheme="minorHAnsi"/>
          <w:b/>
        </w:rPr>
        <w:t>Consultant</w:t>
      </w:r>
      <w:r w:rsidRPr="002A284C">
        <w:rPr>
          <w:rFonts w:cstheme="minorHAnsi"/>
        </w:rPr>
        <w:t xml:space="preserve"> for the work performed and expenses incurred up to the date of termination.</w:t>
      </w:r>
    </w:p>
    <w:p w14:paraId="2A26D45E" w14:textId="278DF9C9" w:rsidR="00A90962" w:rsidRPr="002A284C" w:rsidRDefault="00A90962" w:rsidP="000C66D9">
      <w:pPr>
        <w:pStyle w:val="ListParagraph"/>
        <w:widowControl w:val="0"/>
        <w:numPr>
          <w:ilvl w:val="1"/>
          <w:numId w:val="26"/>
        </w:numPr>
        <w:tabs>
          <w:tab w:val="left" w:pos="985"/>
          <w:tab w:val="left" w:pos="986"/>
        </w:tabs>
        <w:autoSpaceDE w:val="0"/>
        <w:autoSpaceDN w:val="0"/>
        <w:spacing w:after="0" w:line="240" w:lineRule="auto"/>
        <w:ind w:right="112" w:hanging="700"/>
        <w:contextualSpacing w:val="0"/>
        <w:jc w:val="both"/>
        <w:rPr>
          <w:rFonts w:cstheme="minorHAnsi"/>
        </w:rPr>
      </w:pPr>
      <w:r w:rsidRPr="002A284C">
        <w:rPr>
          <w:rFonts w:cstheme="minorHAnsi"/>
        </w:rPr>
        <w:t xml:space="preserve">The </w:t>
      </w:r>
      <w:r w:rsidR="00A46201">
        <w:rPr>
          <w:rFonts w:ascii="Calibri" w:hAnsi="Calibri" w:cstheme="minorHAnsi"/>
          <w:b/>
        </w:rPr>
        <w:t>Consultant</w:t>
      </w:r>
      <w:r w:rsidRPr="002A284C">
        <w:rPr>
          <w:rFonts w:cstheme="minorHAnsi"/>
        </w:rPr>
        <w:t xml:space="preserve"> may terminate this Agreement on giving 15 days prior written notice of termination to IGN. During the 15-day notice period, the </w:t>
      </w:r>
      <w:r w:rsidR="00A46201">
        <w:rPr>
          <w:rFonts w:ascii="Calibri" w:hAnsi="Calibri" w:cstheme="minorHAnsi"/>
          <w:b/>
        </w:rPr>
        <w:t>Consultant</w:t>
      </w:r>
      <w:r w:rsidRPr="002A284C">
        <w:rPr>
          <w:rFonts w:cstheme="minorHAnsi"/>
        </w:rPr>
        <w:t xml:space="preserve"> is required to continue providing the services outlined in this agreement. Upon the expiry of the notice period, or if the </w:t>
      </w:r>
      <w:r w:rsidR="00A46201">
        <w:rPr>
          <w:rFonts w:ascii="Calibri" w:hAnsi="Calibri" w:cstheme="minorHAnsi"/>
          <w:b/>
        </w:rPr>
        <w:t>Consultant</w:t>
      </w:r>
      <w:r w:rsidRPr="002A284C">
        <w:rPr>
          <w:rFonts w:cstheme="minorHAnsi"/>
        </w:rPr>
        <w:t xml:space="preserve"> fails to serve a portion or all of the required working days with the notice period, the IGN’s sole liability to the </w:t>
      </w:r>
      <w:r w:rsidR="00A46201">
        <w:rPr>
          <w:rFonts w:ascii="Calibri" w:hAnsi="Calibri" w:cstheme="minorHAnsi"/>
          <w:b/>
        </w:rPr>
        <w:t>Consultant</w:t>
      </w:r>
      <w:r w:rsidRPr="002A284C">
        <w:rPr>
          <w:rFonts w:cstheme="minorHAnsi"/>
        </w:rPr>
        <w:t xml:space="preserve"> shall be to pay</w:t>
      </w:r>
      <w:r w:rsidRPr="002A284C">
        <w:rPr>
          <w:rFonts w:cstheme="minorHAnsi"/>
          <w:spacing w:val="5"/>
        </w:rPr>
        <w:t xml:space="preserve"> </w:t>
      </w:r>
      <w:r w:rsidRPr="002A284C">
        <w:rPr>
          <w:rFonts w:cstheme="minorHAnsi"/>
        </w:rPr>
        <w:t>to</w:t>
      </w:r>
      <w:r w:rsidRPr="002A284C">
        <w:rPr>
          <w:rFonts w:cstheme="minorHAnsi"/>
          <w:spacing w:val="5"/>
        </w:rPr>
        <w:t xml:space="preserve"> </w:t>
      </w:r>
      <w:r w:rsidRPr="002A284C">
        <w:rPr>
          <w:rFonts w:cstheme="minorHAnsi"/>
        </w:rPr>
        <w:t>the</w:t>
      </w:r>
      <w:r w:rsidRPr="002A284C">
        <w:rPr>
          <w:rFonts w:cstheme="minorHAnsi"/>
          <w:spacing w:val="5"/>
        </w:rPr>
        <w:t xml:space="preserve"> </w:t>
      </w:r>
      <w:r w:rsidR="00A46201">
        <w:rPr>
          <w:rFonts w:ascii="Calibri" w:hAnsi="Calibri" w:cstheme="minorHAnsi"/>
          <w:b/>
        </w:rPr>
        <w:t>Consultant</w:t>
      </w:r>
      <w:r w:rsidRPr="002A284C">
        <w:rPr>
          <w:rFonts w:cstheme="minorHAnsi"/>
          <w:spacing w:val="5"/>
        </w:rPr>
        <w:t xml:space="preserve"> </w:t>
      </w:r>
      <w:r w:rsidRPr="002A284C">
        <w:rPr>
          <w:rFonts w:cstheme="minorHAnsi"/>
        </w:rPr>
        <w:t>any</w:t>
      </w:r>
      <w:r w:rsidRPr="002A284C">
        <w:rPr>
          <w:rFonts w:cstheme="minorHAnsi"/>
          <w:spacing w:val="5"/>
        </w:rPr>
        <w:t xml:space="preserve"> </w:t>
      </w:r>
      <w:r w:rsidRPr="002A284C">
        <w:rPr>
          <w:rFonts w:cstheme="minorHAnsi"/>
        </w:rPr>
        <w:t>compensation</w:t>
      </w:r>
      <w:r w:rsidRPr="002A284C">
        <w:rPr>
          <w:rFonts w:cstheme="minorHAnsi"/>
          <w:spacing w:val="5"/>
        </w:rPr>
        <w:t xml:space="preserve"> </w:t>
      </w:r>
      <w:r w:rsidRPr="002A284C">
        <w:rPr>
          <w:rFonts w:cstheme="minorHAnsi"/>
        </w:rPr>
        <w:t>up</w:t>
      </w:r>
      <w:r w:rsidRPr="002A284C">
        <w:rPr>
          <w:rFonts w:cstheme="minorHAnsi"/>
          <w:spacing w:val="5"/>
        </w:rPr>
        <w:t xml:space="preserve"> </w:t>
      </w:r>
      <w:r w:rsidRPr="002A284C">
        <w:rPr>
          <w:rFonts w:cstheme="minorHAnsi"/>
        </w:rPr>
        <w:t>to</w:t>
      </w:r>
      <w:r w:rsidRPr="002A284C">
        <w:rPr>
          <w:rFonts w:cstheme="minorHAnsi"/>
          <w:spacing w:val="5"/>
        </w:rPr>
        <w:t xml:space="preserve"> </w:t>
      </w:r>
      <w:r w:rsidRPr="002A284C">
        <w:rPr>
          <w:rFonts w:cstheme="minorHAnsi"/>
        </w:rPr>
        <w:t>the</w:t>
      </w:r>
      <w:r w:rsidRPr="002A284C">
        <w:rPr>
          <w:rFonts w:cstheme="minorHAnsi"/>
          <w:spacing w:val="5"/>
        </w:rPr>
        <w:t xml:space="preserve"> </w:t>
      </w:r>
      <w:r w:rsidRPr="002A284C">
        <w:rPr>
          <w:rFonts w:cstheme="minorHAnsi"/>
        </w:rPr>
        <w:t>last</w:t>
      </w:r>
      <w:r w:rsidRPr="002A284C">
        <w:rPr>
          <w:rFonts w:cstheme="minorHAnsi"/>
          <w:spacing w:val="5"/>
        </w:rPr>
        <w:t xml:space="preserve"> </w:t>
      </w:r>
      <w:r w:rsidRPr="002A284C">
        <w:rPr>
          <w:rFonts w:cstheme="minorHAnsi"/>
        </w:rPr>
        <w:t>day</w:t>
      </w:r>
      <w:r w:rsidRPr="002A284C">
        <w:rPr>
          <w:rFonts w:cstheme="minorHAnsi"/>
          <w:spacing w:val="5"/>
        </w:rPr>
        <w:t xml:space="preserve"> </w:t>
      </w:r>
      <w:r w:rsidRPr="002A284C">
        <w:rPr>
          <w:rFonts w:cstheme="minorHAnsi"/>
        </w:rPr>
        <w:t>on</w:t>
      </w:r>
      <w:r w:rsidRPr="002A284C">
        <w:rPr>
          <w:rFonts w:cstheme="minorHAnsi"/>
          <w:spacing w:val="5"/>
        </w:rPr>
        <w:t xml:space="preserve"> </w:t>
      </w:r>
      <w:r w:rsidRPr="002A284C">
        <w:rPr>
          <w:rFonts w:cstheme="minorHAnsi"/>
        </w:rPr>
        <w:t>which</w:t>
      </w:r>
      <w:r w:rsidRPr="002A284C">
        <w:rPr>
          <w:rFonts w:cstheme="minorHAnsi"/>
          <w:spacing w:val="5"/>
        </w:rPr>
        <w:t xml:space="preserve"> </w:t>
      </w:r>
      <w:r w:rsidRPr="002A284C">
        <w:rPr>
          <w:rFonts w:cstheme="minorHAnsi"/>
        </w:rPr>
        <w:t>services</w:t>
      </w:r>
      <w:r w:rsidRPr="002A284C">
        <w:rPr>
          <w:rFonts w:cstheme="minorHAnsi"/>
          <w:spacing w:val="5"/>
        </w:rPr>
        <w:t xml:space="preserve"> </w:t>
      </w:r>
      <w:r w:rsidRPr="002A284C">
        <w:rPr>
          <w:rFonts w:cstheme="minorHAnsi"/>
        </w:rPr>
        <w:t>were</w:t>
      </w:r>
      <w:r w:rsidRPr="002A284C">
        <w:rPr>
          <w:rFonts w:cstheme="minorHAnsi"/>
          <w:spacing w:val="5"/>
        </w:rPr>
        <w:t xml:space="preserve"> </w:t>
      </w:r>
      <w:r w:rsidRPr="002A284C">
        <w:rPr>
          <w:rFonts w:cstheme="minorHAnsi"/>
        </w:rPr>
        <w:t>performed.</w:t>
      </w:r>
    </w:p>
    <w:p w14:paraId="2EADE6A7" w14:textId="7924428E" w:rsidR="00A90962" w:rsidRPr="002A284C" w:rsidRDefault="00A90962" w:rsidP="000C66D9">
      <w:pPr>
        <w:pStyle w:val="ListParagraph"/>
        <w:widowControl w:val="0"/>
        <w:numPr>
          <w:ilvl w:val="1"/>
          <w:numId w:val="26"/>
        </w:numPr>
        <w:tabs>
          <w:tab w:val="left" w:pos="985"/>
          <w:tab w:val="left" w:pos="986"/>
        </w:tabs>
        <w:autoSpaceDE w:val="0"/>
        <w:autoSpaceDN w:val="0"/>
        <w:spacing w:after="0" w:line="240" w:lineRule="auto"/>
        <w:ind w:right="112" w:hanging="700"/>
        <w:contextualSpacing w:val="0"/>
        <w:jc w:val="both"/>
        <w:rPr>
          <w:rFonts w:cstheme="minorHAnsi"/>
        </w:rPr>
      </w:pPr>
      <w:r w:rsidRPr="002A284C">
        <w:rPr>
          <w:rFonts w:cstheme="minorHAnsi"/>
        </w:rPr>
        <w:t xml:space="preserve">The IGN shall have the right to terminate this Contract effective immediately in the event of any material default/breach by the </w:t>
      </w:r>
      <w:r w:rsidR="00A46201">
        <w:rPr>
          <w:rFonts w:ascii="Calibri" w:hAnsi="Calibri" w:cstheme="minorHAnsi"/>
          <w:b/>
        </w:rPr>
        <w:t>Consultant</w:t>
      </w:r>
      <w:r w:rsidRPr="002A284C">
        <w:rPr>
          <w:rFonts w:cstheme="minorHAnsi"/>
        </w:rPr>
        <w:t xml:space="preserve"> of the terms and conditions of this Contract. In the event of any such termination, the IGN is not liable to the </w:t>
      </w:r>
      <w:r w:rsidR="00A46201">
        <w:rPr>
          <w:rFonts w:ascii="Calibri" w:hAnsi="Calibri" w:cstheme="minorHAnsi"/>
          <w:b/>
        </w:rPr>
        <w:t>Consultant</w:t>
      </w:r>
      <w:r w:rsidRPr="002A284C">
        <w:rPr>
          <w:rFonts w:cstheme="minorHAnsi"/>
        </w:rPr>
        <w:t xml:space="preserve"> for any undelivered work and may request the repayment of any advance payments which have yet to be disbursed related to that</w:t>
      </w:r>
      <w:r w:rsidRPr="002A284C">
        <w:rPr>
          <w:rFonts w:cstheme="minorHAnsi"/>
          <w:spacing w:val="30"/>
        </w:rPr>
        <w:t xml:space="preserve"> </w:t>
      </w:r>
      <w:r w:rsidRPr="002A284C">
        <w:rPr>
          <w:rFonts w:cstheme="minorHAnsi"/>
        </w:rPr>
        <w:t>work.</w:t>
      </w:r>
    </w:p>
    <w:p w14:paraId="6076599A" w14:textId="25BF88E2" w:rsidR="00A90962" w:rsidRPr="002A284C" w:rsidRDefault="00A90962" w:rsidP="000C66D9">
      <w:pPr>
        <w:pStyle w:val="ListParagraph"/>
        <w:widowControl w:val="0"/>
        <w:numPr>
          <w:ilvl w:val="1"/>
          <w:numId w:val="26"/>
        </w:numPr>
        <w:tabs>
          <w:tab w:val="left" w:pos="985"/>
          <w:tab w:val="left" w:pos="986"/>
        </w:tabs>
        <w:autoSpaceDE w:val="0"/>
        <w:autoSpaceDN w:val="0"/>
        <w:spacing w:after="0" w:line="240" w:lineRule="auto"/>
        <w:ind w:right="111" w:hanging="700"/>
        <w:contextualSpacing w:val="0"/>
        <w:jc w:val="both"/>
        <w:rPr>
          <w:rFonts w:cstheme="minorHAnsi"/>
        </w:rPr>
      </w:pPr>
      <w:r w:rsidRPr="002A284C">
        <w:rPr>
          <w:rFonts w:cstheme="minorHAnsi"/>
        </w:rPr>
        <w:t xml:space="preserve">The </w:t>
      </w:r>
      <w:r w:rsidR="00A46201">
        <w:rPr>
          <w:rFonts w:ascii="Calibri" w:hAnsi="Calibri" w:cstheme="minorHAnsi"/>
          <w:b/>
        </w:rPr>
        <w:t>Consultant</w:t>
      </w:r>
      <w:r w:rsidRPr="002A284C">
        <w:rPr>
          <w:rFonts w:cstheme="minorHAnsi"/>
        </w:rPr>
        <w:t xml:space="preserve"> agrees that upon any termination for whatever reason, the </w:t>
      </w:r>
      <w:r w:rsidR="00A46201">
        <w:rPr>
          <w:rFonts w:ascii="Calibri" w:hAnsi="Calibri" w:cstheme="minorHAnsi"/>
          <w:b/>
        </w:rPr>
        <w:t>Consultant</w:t>
      </w:r>
      <w:r w:rsidRPr="002A284C">
        <w:rPr>
          <w:rFonts w:cstheme="minorHAnsi"/>
        </w:rPr>
        <w:t xml:space="preserve"> shall at once delivery or cause to be delivered to the IGN any books, documents, effects, </w:t>
      </w:r>
      <w:r w:rsidRPr="002A284C">
        <w:rPr>
          <w:rFonts w:cstheme="minorHAnsi"/>
        </w:rPr>
        <w:lastRenderedPageBreak/>
        <w:t>monies, securities or other property belonging to the IGN for which IGN is liable to others which are in possession, charge, control or custody of the</w:t>
      </w:r>
      <w:r w:rsidRPr="002A284C">
        <w:rPr>
          <w:rFonts w:cstheme="minorHAnsi"/>
          <w:spacing w:val="15"/>
        </w:rPr>
        <w:t xml:space="preserve"> </w:t>
      </w:r>
      <w:r w:rsidR="00A46201">
        <w:rPr>
          <w:rFonts w:ascii="Calibri" w:hAnsi="Calibri" w:cstheme="minorHAnsi"/>
          <w:b/>
        </w:rPr>
        <w:t>Consultant</w:t>
      </w:r>
      <w:r w:rsidRPr="002A284C">
        <w:rPr>
          <w:rFonts w:cstheme="minorHAnsi"/>
        </w:rPr>
        <w:t>.</w:t>
      </w:r>
    </w:p>
    <w:p w14:paraId="375846FB" w14:textId="2016BBA4" w:rsidR="00A90962" w:rsidRPr="002A284C" w:rsidRDefault="00A90962" w:rsidP="000C66D9">
      <w:pPr>
        <w:pStyle w:val="ListParagraph"/>
        <w:widowControl w:val="0"/>
        <w:numPr>
          <w:ilvl w:val="1"/>
          <w:numId w:val="26"/>
        </w:numPr>
        <w:tabs>
          <w:tab w:val="left" w:pos="985"/>
          <w:tab w:val="left" w:pos="986"/>
        </w:tabs>
        <w:autoSpaceDE w:val="0"/>
        <w:autoSpaceDN w:val="0"/>
        <w:spacing w:after="0" w:line="240" w:lineRule="auto"/>
        <w:ind w:right="113" w:hanging="700"/>
        <w:contextualSpacing w:val="0"/>
        <w:jc w:val="both"/>
        <w:rPr>
          <w:rFonts w:cstheme="minorHAnsi"/>
        </w:rPr>
      </w:pPr>
      <w:r w:rsidRPr="002A284C">
        <w:rPr>
          <w:rFonts w:cstheme="minorHAnsi"/>
        </w:rPr>
        <w:t xml:space="preserve">The parties confirm that the notice provisions in this Agreement are valid and reasonable and fair and equitable. The parties agree that upon any termination of this Agreement in compliance with this Agreement, the payments made by the IGN in accordance with this Agreement shall satisfy   all of the obligations that the IGN has to the </w:t>
      </w:r>
      <w:r w:rsidR="00A46201">
        <w:rPr>
          <w:rFonts w:ascii="Calibri" w:hAnsi="Calibri" w:cstheme="minorHAnsi"/>
          <w:b/>
        </w:rPr>
        <w:t>Consultant</w:t>
      </w:r>
      <w:r w:rsidRPr="002A284C">
        <w:rPr>
          <w:rFonts w:cstheme="minorHAnsi"/>
        </w:rPr>
        <w:t xml:space="preserve">, and that upon making of any such payments the </w:t>
      </w:r>
      <w:r w:rsidR="00A46201">
        <w:rPr>
          <w:rFonts w:ascii="Calibri" w:hAnsi="Calibri" w:cstheme="minorHAnsi"/>
          <w:b/>
        </w:rPr>
        <w:t>Consultant</w:t>
      </w:r>
      <w:r w:rsidRPr="002A284C">
        <w:rPr>
          <w:rFonts w:cstheme="minorHAnsi"/>
        </w:rPr>
        <w:t xml:space="preserve"> shall not have any action, cause of action, claim or demand against the IGN or any person as a consequence of this</w:t>
      </w:r>
      <w:r w:rsidRPr="002A284C">
        <w:rPr>
          <w:rFonts w:cstheme="minorHAnsi"/>
          <w:spacing w:val="25"/>
        </w:rPr>
        <w:t xml:space="preserve"> </w:t>
      </w:r>
      <w:r w:rsidRPr="002A284C">
        <w:rPr>
          <w:rFonts w:cstheme="minorHAnsi"/>
        </w:rPr>
        <w:t>Agreement.</w:t>
      </w:r>
    </w:p>
    <w:p w14:paraId="53CD8B91" w14:textId="77777777" w:rsidR="00A90962" w:rsidRPr="002A284C" w:rsidRDefault="00A90962" w:rsidP="000C66D9">
      <w:pPr>
        <w:pStyle w:val="Heading2"/>
        <w:numPr>
          <w:ilvl w:val="0"/>
          <w:numId w:val="26"/>
        </w:numPr>
        <w:shd w:val="clear" w:color="auto" w:fill="auto"/>
        <w:tabs>
          <w:tab w:val="left" w:pos="985"/>
          <w:tab w:val="left" w:pos="986"/>
        </w:tabs>
        <w:autoSpaceDE w:val="0"/>
        <w:autoSpaceDN w:val="0"/>
        <w:ind w:left="274" w:hanging="202"/>
        <w:jc w:val="left"/>
        <w:rPr>
          <w:rFonts w:asciiTheme="minorHAnsi" w:hAnsiTheme="minorHAnsi" w:cstheme="minorHAnsi"/>
          <w:color w:val="2F5496"/>
        </w:rPr>
      </w:pPr>
      <w:r w:rsidRPr="002A284C">
        <w:rPr>
          <w:rFonts w:asciiTheme="minorHAnsi" w:hAnsiTheme="minorHAnsi" w:cstheme="minorHAnsi"/>
          <w:color w:val="2F5496"/>
        </w:rPr>
        <w:t>Law Governing Contract</w:t>
      </w:r>
    </w:p>
    <w:p w14:paraId="0F701CE2" w14:textId="77777777" w:rsidR="00A90962" w:rsidRPr="002A284C" w:rsidRDefault="00A90962" w:rsidP="000C66D9">
      <w:pPr>
        <w:pStyle w:val="BodyText"/>
        <w:ind w:left="285"/>
        <w:rPr>
          <w:rFonts w:asciiTheme="minorHAnsi" w:hAnsiTheme="minorHAnsi" w:cstheme="minorHAnsi"/>
          <w:sz w:val="22"/>
          <w:szCs w:val="22"/>
        </w:rPr>
      </w:pPr>
      <w:r w:rsidRPr="002A284C">
        <w:rPr>
          <w:rFonts w:asciiTheme="minorHAnsi" w:hAnsiTheme="minorHAnsi" w:cstheme="minorHAnsi"/>
          <w:sz w:val="22"/>
          <w:szCs w:val="22"/>
        </w:rPr>
        <w:t>The Contract shall be governed by the laws of Ontario and the laws of Canada applicable thereto.</w:t>
      </w:r>
    </w:p>
    <w:p w14:paraId="2F1A07D9" w14:textId="77777777" w:rsidR="00A90962" w:rsidRPr="002A284C" w:rsidRDefault="00A90962" w:rsidP="000C66D9">
      <w:pPr>
        <w:pStyle w:val="Heading2"/>
        <w:numPr>
          <w:ilvl w:val="0"/>
          <w:numId w:val="26"/>
        </w:numPr>
        <w:shd w:val="clear" w:color="auto" w:fill="auto"/>
        <w:tabs>
          <w:tab w:val="left" w:pos="985"/>
          <w:tab w:val="left" w:pos="986"/>
        </w:tabs>
        <w:autoSpaceDE w:val="0"/>
        <w:autoSpaceDN w:val="0"/>
        <w:ind w:left="274" w:hanging="202"/>
        <w:jc w:val="left"/>
        <w:rPr>
          <w:rFonts w:asciiTheme="minorHAnsi" w:hAnsiTheme="minorHAnsi" w:cstheme="minorHAnsi"/>
          <w:color w:val="2F5496"/>
        </w:rPr>
      </w:pPr>
      <w:r w:rsidRPr="002A284C">
        <w:rPr>
          <w:rFonts w:asciiTheme="minorHAnsi" w:hAnsiTheme="minorHAnsi" w:cstheme="minorHAnsi"/>
          <w:color w:val="2F5496"/>
        </w:rPr>
        <w:t>Dispute Resolution</w:t>
      </w:r>
    </w:p>
    <w:p w14:paraId="14ABE687" w14:textId="77777777" w:rsidR="00A90962" w:rsidRPr="002A284C" w:rsidRDefault="00A90962" w:rsidP="000C66D9">
      <w:pPr>
        <w:spacing w:after="0" w:line="240" w:lineRule="auto"/>
        <w:ind w:left="285" w:right="113"/>
        <w:jc w:val="both"/>
        <w:rPr>
          <w:rFonts w:cstheme="minorHAnsi"/>
          <w:i/>
        </w:rPr>
      </w:pPr>
      <w:r w:rsidRPr="002A284C">
        <w:rPr>
          <w:rFonts w:cstheme="minorHAnsi"/>
        </w:rPr>
        <w:t xml:space="preserve">Any dispute arising out of this Contract, which cannot be amicably settled between the parties, shall be referred to arbitration by a single arbitrator in Ontario, Canada in accordance with the </w:t>
      </w:r>
      <w:r w:rsidRPr="002A284C">
        <w:rPr>
          <w:rFonts w:cstheme="minorHAnsi"/>
          <w:i/>
        </w:rPr>
        <w:t>International Commercial Arbitration Act (Ontario).</w:t>
      </w:r>
    </w:p>
    <w:p w14:paraId="1819A184" w14:textId="77777777" w:rsidR="00A90962" w:rsidRPr="002A284C" w:rsidRDefault="00A90962" w:rsidP="000C66D9">
      <w:pPr>
        <w:pStyle w:val="Heading2"/>
        <w:numPr>
          <w:ilvl w:val="0"/>
          <w:numId w:val="26"/>
        </w:numPr>
        <w:shd w:val="clear" w:color="auto" w:fill="auto"/>
        <w:tabs>
          <w:tab w:val="left" w:pos="985"/>
          <w:tab w:val="left" w:pos="986"/>
        </w:tabs>
        <w:autoSpaceDE w:val="0"/>
        <w:autoSpaceDN w:val="0"/>
        <w:ind w:left="274" w:hanging="202"/>
        <w:jc w:val="left"/>
        <w:rPr>
          <w:rFonts w:asciiTheme="minorHAnsi" w:hAnsiTheme="minorHAnsi" w:cstheme="minorHAnsi"/>
          <w:color w:val="2F5496"/>
        </w:rPr>
      </w:pPr>
      <w:r w:rsidRPr="002A284C">
        <w:rPr>
          <w:rFonts w:asciiTheme="minorHAnsi" w:hAnsiTheme="minorHAnsi" w:cstheme="minorHAnsi"/>
          <w:color w:val="2F5496"/>
        </w:rPr>
        <w:t>Compliance with Donor</w:t>
      </w:r>
    </w:p>
    <w:p w14:paraId="2A560372" w14:textId="03AEB35A" w:rsidR="00A90962" w:rsidRPr="002A284C" w:rsidRDefault="00A90962" w:rsidP="000C66D9">
      <w:pPr>
        <w:spacing w:after="0" w:line="240" w:lineRule="auto"/>
        <w:ind w:left="285" w:right="113"/>
        <w:jc w:val="both"/>
        <w:rPr>
          <w:rFonts w:cstheme="minorHAnsi"/>
        </w:rPr>
      </w:pPr>
      <w:r w:rsidRPr="002A284C">
        <w:rPr>
          <w:rFonts w:cstheme="minorHAnsi"/>
        </w:rPr>
        <w:t xml:space="preserve">The </w:t>
      </w:r>
      <w:r w:rsidR="00A46201">
        <w:rPr>
          <w:rFonts w:ascii="Calibri" w:hAnsi="Calibri" w:cstheme="minorHAnsi"/>
          <w:b/>
        </w:rPr>
        <w:t>Consultant</w:t>
      </w:r>
      <w:r w:rsidRPr="002A284C">
        <w:rPr>
          <w:rFonts w:cstheme="minorHAnsi"/>
        </w:rPr>
        <w:t xml:space="preserve"> agrees to comply with the terms stipulated by the administer of the grant</w:t>
      </w:r>
      <w:r w:rsidR="002A284C">
        <w:rPr>
          <w:rFonts w:cstheme="minorHAnsi"/>
        </w:rPr>
        <w:t>s</w:t>
      </w:r>
      <w:r w:rsidRPr="002A284C">
        <w:rPr>
          <w:rFonts w:cstheme="minorHAnsi"/>
        </w:rPr>
        <w:t xml:space="preserve"> for </w:t>
      </w:r>
      <w:r w:rsidR="002A284C">
        <w:rPr>
          <w:rFonts w:cstheme="minorHAnsi"/>
        </w:rPr>
        <w:t xml:space="preserve">all related </w:t>
      </w:r>
      <w:r w:rsidRPr="002A284C">
        <w:rPr>
          <w:rFonts w:cstheme="minorHAnsi"/>
        </w:rPr>
        <w:t>project</w:t>
      </w:r>
      <w:r w:rsidR="002A284C">
        <w:rPr>
          <w:rFonts w:cstheme="minorHAnsi"/>
        </w:rPr>
        <w:t>s</w:t>
      </w:r>
      <w:r w:rsidRPr="002A284C">
        <w:rPr>
          <w:rFonts w:cstheme="minorHAnsi"/>
        </w:rPr>
        <w:t xml:space="preserve">. </w:t>
      </w:r>
    </w:p>
    <w:p w14:paraId="40CEF29F" w14:textId="77777777" w:rsidR="00A90962" w:rsidRPr="002A284C" w:rsidRDefault="00A90962" w:rsidP="000C66D9">
      <w:pPr>
        <w:spacing w:after="0" w:line="240" w:lineRule="auto"/>
        <w:ind w:left="285" w:right="113"/>
        <w:jc w:val="both"/>
        <w:rPr>
          <w:rFonts w:cstheme="minorHAnsi"/>
        </w:rPr>
      </w:pPr>
    </w:p>
    <w:p w14:paraId="28C1A244" w14:textId="56A5E74E" w:rsidR="005F1B70" w:rsidRPr="00120F24" w:rsidRDefault="002A284C" w:rsidP="000C66D9">
      <w:pPr>
        <w:spacing w:line="240" w:lineRule="auto"/>
        <w:rPr>
          <w:b/>
          <w:sz w:val="28"/>
          <w:szCs w:val="28"/>
          <w:lang w:val="en-CA"/>
        </w:rPr>
      </w:pPr>
      <w:r>
        <w:rPr>
          <w:b/>
          <w:sz w:val="28"/>
          <w:szCs w:val="28"/>
          <w:lang w:val="en-CA"/>
        </w:rPr>
        <w:br w:type="column"/>
      </w:r>
      <w:r w:rsidR="00120F24" w:rsidRPr="00120F24">
        <w:rPr>
          <w:b/>
          <w:sz w:val="28"/>
          <w:szCs w:val="28"/>
          <w:lang w:val="en-CA"/>
        </w:rPr>
        <w:lastRenderedPageBreak/>
        <w:t xml:space="preserve">Annex 1 </w:t>
      </w:r>
      <w:r w:rsidR="00120F24" w:rsidRPr="00120F24">
        <w:rPr>
          <w:b/>
          <w:sz w:val="28"/>
          <w:szCs w:val="28"/>
          <w:lang w:val="en-CA"/>
        </w:rPr>
        <w:tab/>
        <w:t>Banking Details</w:t>
      </w:r>
    </w:p>
    <w:p w14:paraId="3562802C" w14:textId="78306E65" w:rsidR="00120F24" w:rsidRDefault="00120F24" w:rsidP="000C66D9">
      <w:pPr>
        <w:spacing w:line="240" w:lineRule="auto"/>
        <w:rPr>
          <w:lang w:val="en-CA"/>
        </w:rPr>
      </w:pPr>
    </w:p>
    <w:p w14:paraId="744C2510" w14:textId="202601E0" w:rsidR="0004138C" w:rsidRPr="004F3C2E" w:rsidRDefault="0004138C" w:rsidP="000C66D9">
      <w:pPr>
        <w:tabs>
          <w:tab w:val="left" w:pos="5760"/>
          <w:tab w:val="left" w:pos="5850"/>
        </w:tabs>
        <w:spacing w:before="240" w:after="240" w:line="240" w:lineRule="auto"/>
        <w:rPr>
          <w:shd w:val="clear" w:color="auto" w:fill="FFFFFF"/>
        </w:rPr>
      </w:pPr>
      <w:r w:rsidRPr="004F3C2E">
        <w:rPr>
          <w:shd w:val="clear" w:color="auto" w:fill="FFFFFF"/>
        </w:rPr>
        <w:t>Bank name:</w:t>
      </w:r>
      <w:r w:rsidR="00F96A2B" w:rsidRPr="004F3C2E">
        <w:rPr>
          <w:shd w:val="clear" w:color="auto" w:fill="FFFFFF"/>
        </w:rPr>
        <w:t xml:space="preserve"> </w:t>
      </w:r>
      <w:r w:rsidR="004F3C2E">
        <w:rPr>
          <w:shd w:val="clear" w:color="auto" w:fill="FFFFFF"/>
        </w:rPr>
        <w:t>Bank of America</w:t>
      </w:r>
    </w:p>
    <w:p w14:paraId="39E9A629" w14:textId="4F9AC09E" w:rsidR="0004138C" w:rsidRPr="004F3C2E" w:rsidRDefault="0004138C" w:rsidP="000C66D9">
      <w:pPr>
        <w:tabs>
          <w:tab w:val="left" w:pos="5760"/>
        </w:tabs>
        <w:spacing w:before="240" w:after="240" w:line="240" w:lineRule="auto"/>
        <w:rPr>
          <w:shd w:val="clear" w:color="auto" w:fill="FFFFFF"/>
        </w:rPr>
      </w:pPr>
      <w:r w:rsidRPr="004F3C2E">
        <w:rPr>
          <w:shd w:val="clear" w:color="auto" w:fill="FFFFFF"/>
        </w:rPr>
        <w:t xml:space="preserve">Bank address: </w:t>
      </w:r>
      <w:r w:rsidR="004F3C2E">
        <w:rPr>
          <w:shd w:val="clear" w:color="auto" w:fill="FFFFFF"/>
        </w:rPr>
        <w:t>100 North Tryon Street, Charlotte, NC, 28202, USA</w:t>
      </w:r>
    </w:p>
    <w:p w14:paraId="671B452B" w14:textId="189670B4" w:rsidR="0004138C" w:rsidRPr="004F3C2E" w:rsidRDefault="0004138C" w:rsidP="000C66D9">
      <w:pPr>
        <w:tabs>
          <w:tab w:val="left" w:pos="5760"/>
        </w:tabs>
        <w:spacing w:before="240" w:after="240" w:line="240" w:lineRule="auto"/>
        <w:rPr>
          <w:shd w:val="clear" w:color="auto" w:fill="FFFFFF"/>
        </w:rPr>
      </w:pPr>
      <w:r w:rsidRPr="004F3C2E">
        <w:rPr>
          <w:shd w:val="clear" w:color="auto" w:fill="FFFFFF"/>
        </w:rPr>
        <w:t xml:space="preserve">Bank phone number: </w:t>
      </w:r>
      <w:r w:rsidR="004F3C2E">
        <w:rPr>
          <w:shd w:val="clear" w:color="auto" w:fill="FFFFFF"/>
        </w:rPr>
        <w:t>+1 800-432-1002</w:t>
      </w:r>
    </w:p>
    <w:p w14:paraId="7DFBD3C5" w14:textId="1FD08980" w:rsidR="0004138C" w:rsidRPr="004F3C2E" w:rsidRDefault="00120F24" w:rsidP="000C66D9">
      <w:pPr>
        <w:tabs>
          <w:tab w:val="left" w:pos="5760"/>
        </w:tabs>
        <w:spacing w:before="240" w:after="240" w:line="240" w:lineRule="auto"/>
        <w:rPr>
          <w:shd w:val="clear" w:color="auto" w:fill="FFFFFF"/>
        </w:rPr>
      </w:pPr>
      <w:r w:rsidRPr="004F3C2E">
        <w:rPr>
          <w:shd w:val="clear" w:color="auto" w:fill="FFFFFF"/>
        </w:rPr>
        <w:t>Ac</w:t>
      </w:r>
      <w:r w:rsidR="0004138C" w:rsidRPr="004F3C2E">
        <w:rPr>
          <w:shd w:val="clear" w:color="auto" w:fill="FFFFFF"/>
        </w:rPr>
        <w:t xml:space="preserve">count name: </w:t>
      </w:r>
      <w:r w:rsidR="004F3C2E">
        <w:rPr>
          <w:shd w:val="clear" w:color="auto" w:fill="FFFFFF"/>
        </w:rPr>
        <w:t>Aaron Wise</w:t>
      </w:r>
    </w:p>
    <w:p w14:paraId="076D6D12" w14:textId="2C0BB527" w:rsidR="0004138C" w:rsidRPr="004F3C2E" w:rsidRDefault="0004138C" w:rsidP="000C66D9">
      <w:pPr>
        <w:tabs>
          <w:tab w:val="left" w:pos="5760"/>
        </w:tabs>
        <w:spacing w:before="240" w:after="240" w:line="240" w:lineRule="auto"/>
        <w:rPr>
          <w:shd w:val="clear" w:color="auto" w:fill="FFFFFF"/>
        </w:rPr>
      </w:pPr>
      <w:r w:rsidRPr="004F3C2E">
        <w:rPr>
          <w:shd w:val="clear" w:color="auto" w:fill="FFFFFF"/>
        </w:rPr>
        <w:t xml:space="preserve">Account number: </w:t>
      </w:r>
      <w:r w:rsidR="004F3C2E">
        <w:rPr>
          <w:shd w:val="clear" w:color="auto" w:fill="FFFFFF"/>
        </w:rPr>
        <w:t>003540425524</w:t>
      </w:r>
    </w:p>
    <w:p w14:paraId="3F136906" w14:textId="721FE017" w:rsidR="0004138C" w:rsidRPr="004F3C2E" w:rsidRDefault="0004138C" w:rsidP="000C66D9">
      <w:pPr>
        <w:tabs>
          <w:tab w:val="left" w:pos="5760"/>
        </w:tabs>
        <w:spacing w:before="240" w:after="240" w:line="240" w:lineRule="auto"/>
        <w:rPr>
          <w:shd w:val="clear" w:color="auto" w:fill="FFFFFF"/>
        </w:rPr>
      </w:pPr>
      <w:r w:rsidRPr="004F3C2E">
        <w:rPr>
          <w:shd w:val="clear" w:color="auto" w:fill="FFFFFF"/>
        </w:rPr>
        <w:t>Currency ():</w:t>
      </w:r>
      <w:r w:rsidR="00E85D7C" w:rsidRPr="004F3C2E">
        <w:rPr>
          <w:shd w:val="clear" w:color="auto" w:fill="FFFFFF"/>
        </w:rPr>
        <w:t xml:space="preserve"> </w:t>
      </w:r>
      <w:r w:rsidR="004F3C2E">
        <w:rPr>
          <w:shd w:val="clear" w:color="auto" w:fill="FFFFFF"/>
        </w:rPr>
        <w:t>USD ($)</w:t>
      </w:r>
    </w:p>
    <w:p w14:paraId="059D3ACC" w14:textId="31D7D43B" w:rsidR="0004138C" w:rsidRPr="004F3C2E" w:rsidRDefault="00120F24" w:rsidP="000C66D9">
      <w:pPr>
        <w:tabs>
          <w:tab w:val="left" w:pos="5760"/>
        </w:tabs>
        <w:spacing w:before="240" w:after="240" w:line="240" w:lineRule="auto"/>
        <w:rPr>
          <w:shd w:val="clear" w:color="auto" w:fill="FFFFFF"/>
        </w:rPr>
      </w:pPr>
      <w:r w:rsidRPr="004F3C2E">
        <w:rPr>
          <w:shd w:val="clear" w:color="auto" w:fill="FFFFFF"/>
        </w:rPr>
        <w:t>ABA (routing) num</w:t>
      </w:r>
      <w:r w:rsidR="0004138C" w:rsidRPr="004F3C2E">
        <w:rPr>
          <w:shd w:val="clear" w:color="auto" w:fill="FFFFFF"/>
        </w:rPr>
        <w:t>ber:</w:t>
      </w:r>
      <w:r w:rsidR="00E85D7C" w:rsidRPr="004F3C2E">
        <w:rPr>
          <w:shd w:val="clear" w:color="auto" w:fill="FFFFFF"/>
        </w:rPr>
        <w:t xml:space="preserve"> </w:t>
      </w:r>
      <w:r w:rsidR="004F3C2E">
        <w:rPr>
          <w:shd w:val="clear" w:color="auto" w:fill="FFFFFF"/>
        </w:rPr>
        <w:t>081000032</w:t>
      </w:r>
    </w:p>
    <w:p w14:paraId="03188E36" w14:textId="6FAC803D" w:rsidR="0004138C" w:rsidRPr="00120F24" w:rsidRDefault="006319DE" w:rsidP="000C66D9">
      <w:pPr>
        <w:tabs>
          <w:tab w:val="left" w:pos="2145"/>
          <w:tab w:val="left" w:pos="5760"/>
        </w:tabs>
        <w:spacing w:before="240" w:after="240" w:line="240" w:lineRule="auto"/>
        <w:rPr>
          <w:lang w:val="en-CA"/>
        </w:rPr>
      </w:pPr>
      <w:r w:rsidRPr="004F3C2E">
        <w:rPr>
          <w:shd w:val="clear" w:color="auto" w:fill="FFFFFF"/>
        </w:rPr>
        <w:t>SWIFT Code:</w:t>
      </w:r>
      <w:r w:rsidR="00E6695B">
        <w:rPr>
          <w:shd w:val="clear" w:color="auto" w:fill="FFFFFF"/>
        </w:rPr>
        <w:t xml:space="preserve"> </w:t>
      </w:r>
      <w:r w:rsidR="004F3C2E">
        <w:rPr>
          <w:shd w:val="clear" w:color="auto" w:fill="FFFFFF"/>
        </w:rPr>
        <w:t>BOFAUS3N</w:t>
      </w:r>
    </w:p>
    <w:sectPr w:rsidR="0004138C" w:rsidRPr="00120F24" w:rsidSect="00D3676A">
      <w:footerReference w:type="default" r:id="rId10"/>
      <w:headerReference w:type="first" r:id="rId11"/>
      <w:footerReference w:type="first" r:id="rId12"/>
      <w:pgSz w:w="11907" w:h="16839" w:code="9"/>
      <w:pgMar w:top="1440" w:right="1440" w:bottom="1296" w:left="1440" w:header="706" w:footer="70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CC342B4" w14:textId="77777777" w:rsidR="005C075E" w:rsidRDefault="005C075E" w:rsidP="0050067F">
      <w:pPr>
        <w:spacing w:after="0" w:line="240" w:lineRule="auto"/>
      </w:pPr>
      <w:r>
        <w:separator/>
      </w:r>
    </w:p>
  </w:endnote>
  <w:endnote w:type="continuationSeparator" w:id="0">
    <w:p w14:paraId="2FF31F36" w14:textId="77777777" w:rsidR="005C075E" w:rsidRDefault="005C075E" w:rsidP="005006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hruti">
    <w:panose1 w:val="020B0502040204020203"/>
    <w:charset w:val="00"/>
    <w:family w:val="swiss"/>
    <w:notTrueType/>
    <w:pitch w:val="variable"/>
    <w:sig w:usb0="0004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FD3E0FD" w14:textId="0CDB8966" w:rsidR="00F15E06" w:rsidRPr="00F15E06" w:rsidRDefault="00260D91">
    <w:pPr>
      <w:pStyle w:val="Footer"/>
      <w:rPr>
        <w:i/>
      </w:rPr>
    </w:pPr>
    <w:r w:rsidRPr="00F15E06">
      <w:rPr>
        <w:i/>
      </w:rPr>
      <w:t xml:space="preserve">Employment contract between IGN and </w:t>
    </w:r>
    <w:r w:rsidR="000C66D9">
      <w:rPr>
        <w:i/>
      </w:rPr>
      <w:t>Aaron Wise</w:t>
    </w:r>
    <w:r>
      <w:rPr>
        <w:i/>
      </w:rPr>
      <w:t>, Contract No. 2020-</w:t>
    </w:r>
    <w:r w:rsidR="000C66D9">
      <w:rPr>
        <w:i/>
      </w:rPr>
      <w:t>Wise</w:t>
    </w:r>
    <w:r>
      <w:rPr>
        <w:i/>
      </w:rPr>
      <w:t>-01</w:t>
    </w:r>
    <w:r w:rsidR="00F15E06" w:rsidRPr="00F15E06">
      <w:rPr>
        <w:i/>
      </w:rPr>
      <w:tab/>
      <w:t xml:space="preserve">Page </w:t>
    </w:r>
    <w:r w:rsidR="00F15E06" w:rsidRPr="00F15E06">
      <w:rPr>
        <w:i/>
      </w:rPr>
      <w:fldChar w:fldCharType="begin"/>
    </w:r>
    <w:r w:rsidR="00F15E06" w:rsidRPr="00F15E06">
      <w:rPr>
        <w:i/>
      </w:rPr>
      <w:instrText xml:space="preserve"> PAGE   \* MERGEFORMAT </w:instrText>
    </w:r>
    <w:r w:rsidR="00F15E06" w:rsidRPr="00F15E06">
      <w:rPr>
        <w:i/>
      </w:rPr>
      <w:fldChar w:fldCharType="separate"/>
    </w:r>
    <w:r w:rsidR="00025659">
      <w:rPr>
        <w:i/>
        <w:noProof/>
      </w:rPr>
      <w:t>2</w:t>
    </w:r>
    <w:r w:rsidR="00F15E06" w:rsidRPr="00F15E06">
      <w:rPr>
        <w:i/>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66A0C58" w14:textId="51E3AC16" w:rsidR="00F15E06" w:rsidRPr="00F15E06" w:rsidRDefault="00F15E06">
    <w:pPr>
      <w:pStyle w:val="Footer"/>
      <w:rPr>
        <w:i/>
      </w:rPr>
    </w:pPr>
    <w:r w:rsidRPr="00F15E06">
      <w:rPr>
        <w:i/>
      </w:rPr>
      <w:t xml:space="preserve">Employment contract between IGN and </w:t>
    </w:r>
    <w:r w:rsidR="000C66D9">
      <w:rPr>
        <w:i/>
      </w:rPr>
      <w:t>Aaron Wise</w:t>
    </w:r>
    <w:r w:rsidR="007A392A">
      <w:rPr>
        <w:i/>
      </w:rPr>
      <w:t>, Contract No. 2020-</w:t>
    </w:r>
    <w:r w:rsidR="000C66D9">
      <w:rPr>
        <w:i/>
      </w:rPr>
      <w:t>Wise</w:t>
    </w:r>
    <w:r w:rsidR="007A392A">
      <w:rPr>
        <w:i/>
      </w:rPr>
      <w:t>-01</w:t>
    </w:r>
    <w:r w:rsidRPr="00F15E06">
      <w:rPr>
        <w:i/>
      </w:rPr>
      <w:tab/>
      <w:t xml:space="preserve">Page </w:t>
    </w:r>
    <w:r w:rsidRPr="00F15E06">
      <w:rPr>
        <w:i/>
      </w:rPr>
      <w:fldChar w:fldCharType="begin"/>
    </w:r>
    <w:r w:rsidRPr="00F15E06">
      <w:rPr>
        <w:i/>
      </w:rPr>
      <w:instrText xml:space="preserve"> PAGE   \* MERGEFORMAT </w:instrText>
    </w:r>
    <w:r w:rsidRPr="00F15E06">
      <w:rPr>
        <w:i/>
      </w:rPr>
      <w:fldChar w:fldCharType="separate"/>
    </w:r>
    <w:r w:rsidR="00025659">
      <w:rPr>
        <w:i/>
        <w:noProof/>
      </w:rPr>
      <w:t>1</w:t>
    </w:r>
    <w:r w:rsidRPr="00F15E06">
      <w:rPr>
        <w:i/>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E5AF980" w14:textId="77777777" w:rsidR="005C075E" w:rsidRDefault="005C075E" w:rsidP="0050067F">
      <w:pPr>
        <w:spacing w:after="0" w:line="240" w:lineRule="auto"/>
      </w:pPr>
      <w:r>
        <w:separator/>
      </w:r>
    </w:p>
  </w:footnote>
  <w:footnote w:type="continuationSeparator" w:id="0">
    <w:p w14:paraId="3FA4C7F5" w14:textId="77777777" w:rsidR="005C075E" w:rsidRDefault="005C075E" w:rsidP="0050067F">
      <w:pPr>
        <w:spacing w:after="0" w:line="240" w:lineRule="auto"/>
      </w:pPr>
      <w:r>
        <w:continuationSeparator/>
      </w:r>
    </w:p>
  </w:footnote>
  <w:footnote w:id="1">
    <w:p w14:paraId="4E7888E3" w14:textId="77777777" w:rsidR="00372CFF" w:rsidRPr="009B31A2" w:rsidDel="00FF2BFB" w:rsidRDefault="00372CFF" w:rsidP="00372CFF">
      <w:pPr>
        <w:pStyle w:val="FootnoteText"/>
        <w:rPr>
          <w:del w:id="13" w:author="karen codling" w:date="2020-08-31T17:11:00Z"/>
          <w:rFonts w:asciiTheme="majorHAnsi" w:hAnsiTheme="majorHAnsi" w:cstheme="majorHAnsi"/>
        </w:rPr>
      </w:pPr>
      <w:del w:id="14" w:author="karen codling" w:date="2020-08-31T17:11:00Z">
        <w:r w:rsidRPr="009B31A2" w:rsidDel="00FF2BFB">
          <w:rPr>
            <w:rStyle w:val="FootnoteReference"/>
            <w:rFonts w:asciiTheme="majorHAnsi" w:hAnsiTheme="majorHAnsi" w:cstheme="majorHAnsi"/>
          </w:rPr>
          <w:footnoteRef/>
        </w:r>
        <w:r w:rsidRPr="009B31A2" w:rsidDel="00FF2BFB">
          <w:rPr>
            <w:rFonts w:asciiTheme="majorHAnsi" w:hAnsiTheme="majorHAnsi" w:cstheme="majorHAnsi"/>
          </w:rPr>
          <w:delText xml:space="preserve"> Green highlights are priority foods for analysis as they are the most likely to be mandatorily fortified; blue highlights are other staple foods that could potentially be fortified if adequately consumed; peach highlights are processed foods that potentially contribute significantly to salt intake. Selection of foods to be included in the analysis to be determined based on estimated time and resources to undertake the analysis. </w:delText>
        </w:r>
      </w:del>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273ABE9" w14:textId="77777777" w:rsidR="00A90962" w:rsidRPr="004837DA" w:rsidRDefault="00A90962" w:rsidP="00A90962">
    <w:pPr>
      <w:pStyle w:val="Header"/>
      <w:tabs>
        <w:tab w:val="center" w:pos="4500"/>
      </w:tabs>
      <w:ind w:left="-1440" w:right="-1440"/>
      <w:jc w:val="center"/>
    </w:pPr>
    <w:r w:rsidRPr="004837DA">
      <w:rPr>
        <w:rFonts w:cs="Calibri"/>
        <w:b/>
        <w:noProof/>
        <w:sz w:val="20"/>
        <w:lang w:val="en-US"/>
      </w:rPr>
      <w:drawing>
        <wp:inline distT="0" distB="0" distL="0" distR="0" wp14:anchorId="2E6430B0" wp14:editId="54AC9505">
          <wp:extent cx="2707640" cy="1031240"/>
          <wp:effectExtent l="0" t="0" r="10160"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07640" cy="1031240"/>
                  </a:xfrm>
                  <a:prstGeom prst="rect">
                    <a:avLst/>
                  </a:prstGeom>
                  <a:noFill/>
                  <a:ln>
                    <a:noFill/>
                  </a:ln>
                </pic:spPr>
              </pic:pic>
            </a:graphicData>
          </a:graphic>
        </wp:inline>
      </w:drawing>
    </w:r>
  </w:p>
  <w:p w14:paraId="7A96C2F6" w14:textId="24DAA90E" w:rsidR="00A90962" w:rsidRDefault="00025659" w:rsidP="00A90962">
    <w:pPr>
      <w:pStyle w:val="Footer"/>
      <w:jc w:val="center"/>
      <w:rPr>
        <w:rFonts w:cs="Shruti"/>
        <w:i/>
        <w:color w:val="000000" w:themeColor="text1"/>
      </w:rPr>
    </w:pPr>
    <w:r>
      <w:rPr>
        <w:rFonts w:cs="Shruti"/>
        <w:i/>
        <w:color w:val="000000" w:themeColor="text1"/>
      </w:rPr>
      <w:t>IGN Contract No 2020</w:t>
    </w:r>
    <w:r w:rsidR="00A90962" w:rsidRPr="004837DA">
      <w:rPr>
        <w:rFonts w:cs="Shruti"/>
        <w:i/>
        <w:color w:val="000000" w:themeColor="text1"/>
      </w:rPr>
      <w:t>-</w:t>
    </w:r>
    <w:r w:rsidR="00204C57">
      <w:rPr>
        <w:rFonts w:cs="Shruti"/>
        <w:i/>
        <w:color w:val="000000" w:themeColor="text1"/>
      </w:rPr>
      <w:t>Wise</w:t>
    </w:r>
    <w:r w:rsidR="00A90962" w:rsidRPr="004837DA">
      <w:rPr>
        <w:rFonts w:cs="Shruti"/>
        <w:i/>
        <w:color w:val="000000" w:themeColor="text1"/>
      </w:rPr>
      <w:t>-01</w:t>
    </w:r>
  </w:p>
  <w:p w14:paraId="0719E996" w14:textId="77777777" w:rsidR="00FE2379" w:rsidRDefault="00FE2379" w:rsidP="00A9096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D47973"/>
    <w:multiLevelType w:val="hybridMultilevel"/>
    <w:tmpl w:val="F3E2E5BE"/>
    <w:lvl w:ilvl="0" w:tplc="CDE2CFBC">
      <w:start w:val="1"/>
      <w:numFmt w:val="decimal"/>
      <w:lvlText w:val="%1."/>
      <w:lvlJc w:val="left"/>
      <w:pPr>
        <w:ind w:left="720" w:hanging="360"/>
      </w:pPr>
      <w:rPr>
        <w:rFonts w:hint="default"/>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3FB6B2E"/>
    <w:multiLevelType w:val="hybridMultilevel"/>
    <w:tmpl w:val="29D2E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2A72E6"/>
    <w:multiLevelType w:val="hybridMultilevel"/>
    <w:tmpl w:val="B5446932"/>
    <w:lvl w:ilvl="0" w:tplc="CDE2CFBC">
      <w:start w:val="1"/>
      <w:numFmt w:val="decimal"/>
      <w:lvlText w:val="%1."/>
      <w:lvlJc w:val="left"/>
      <w:pPr>
        <w:ind w:left="360" w:hanging="360"/>
      </w:pPr>
      <w:rPr>
        <w:rFonts w:hint="default"/>
        <w:color w:val="auto"/>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094D01F8"/>
    <w:multiLevelType w:val="hybridMultilevel"/>
    <w:tmpl w:val="DEFCF5D0"/>
    <w:lvl w:ilvl="0" w:tplc="A0DC9F92">
      <w:start w:val="1"/>
      <w:numFmt w:val="lowerRoman"/>
      <w:lvlText w:val="%1."/>
      <w:lvlJc w:val="left"/>
      <w:pPr>
        <w:ind w:left="1080" w:hanging="360"/>
      </w:pPr>
      <w:rPr>
        <w:rFonts w:ascii="Calibri" w:hAnsi="Calibri" w:hint="default"/>
        <w:b w:val="0"/>
        <w:i w:val="0"/>
        <w:sz w:val="22"/>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0A2431ED"/>
    <w:multiLevelType w:val="hybridMultilevel"/>
    <w:tmpl w:val="63E22F5A"/>
    <w:lvl w:ilvl="0" w:tplc="754A2BB0">
      <w:start w:val="1"/>
      <w:numFmt w:val="bullet"/>
      <w:lvlText w:val=""/>
      <w:lvlJc w:val="left"/>
      <w:pPr>
        <w:ind w:left="705" w:hanging="360"/>
      </w:pPr>
      <w:rPr>
        <w:rFonts w:ascii="Symbol" w:hAnsi="Symbol" w:hint="default"/>
        <w:b/>
        <w:bCs/>
        <w:color w:val="2F5496"/>
        <w:spacing w:val="0"/>
        <w:w w:val="100"/>
        <w:sz w:val="21"/>
        <w:szCs w:val="21"/>
      </w:rPr>
    </w:lvl>
    <w:lvl w:ilvl="1" w:tplc="E57EC710">
      <w:start w:val="1"/>
      <w:numFmt w:val="decimal"/>
      <w:lvlText w:val="%2."/>
      <w:lvlJc w:val="left"/>
      <w:pPr>
        <w:ind w:left="985" w:hanging="701"/>
      </w:pPr>
      <w:rPr>
        <w:rFonts w:ascii="Calibri" w:eastAsia="Calibri" w:hAnsi="Calibri" w:cs="Calibri" w:hint="default"/>
        <w:spacing w:val="-22"/>
        <w:w w:val="100"/>
        <w:sz w:val="21"/>
        <w:szCs w:val="21"/>
      </w:rPr>
    </w:lvl>
    <w:lvl w:ilvl="2" w:tplc="5FB8B4FA">
      <w:numFmt w:val="bullet"/>
      <w:lvlText w:val="•"/>
      <w:lvlJc w:val="left"/>
      <w:pPr>
        <w:ind w:left="2685" w:hanging="701"/>
      </w:pPr>
      <w:rPr>
        <w:rFonts w:hint="default"/>
      </w:rPr>
    </w:lvl>
    <w:lvl w:ilvl="3" w:tplc="7EF85E4A">
      <w:numFmt w:val="bullet"/>
      <w:lvlText w:val="•"/>
      <w:lvlJc w:val="left"/>
      <w:pPr>
        <w:ind w:left="3537" w:hanging="701"/>
      </w:pPr>
      <w:rPr>
        <w:rFonts w:hint="default"/>
      </w:rPr>
    </w:lvl>
    <w:lvl w:ilvl="4" w:tplc="BE3C7ED6">
      <w:numFmt w:val="bullet"/>
      <w:lvlText w:val="•"/>
      <w:lvlJc w:val="left"/>
      <w:pPr>
        <w:ind w:left="4390" w:hanging="701"/>
      </w:pPr>
      <w:rPr>
        <w:rFonts w:hint="default"/>
      </w:rPr>
    </w:lvl>
    <w:lvl w:ilvl="5" w:tplc="5C7C86A0">
      <w:numFmt w:val="bullet"/>
      <w:lvlText w:val="•"/>
      <w:lvlJc w:val="left"/>
      <w:pPr>
        <w:ind w:left="5242" w:hanging="701"/>
      </w:pPr>
      <w:rPr>
        <w:rFonts w:hint="default"/>
      </w:rPr>
    </w:lvl>
    <w:lvl w:ilvl="6" w:tplc="4DEE0D52">
      <w:numFmt w:val="bullet"/>
      <w:lvlText w:val="•"/>
      <w:lvlJc w:val="left"/>
      <w:pPr>
        <w:ind w:left="6095" w:hanging="701"/>
      </w:pPr>
      <w:rPr>
        <w:rFonts w:hint="default"/>
      </w:rPr>
    </w:lvl>
    <w:lvl w:ilvl="7" w:tplc="58EA8F8A">
      <w:numFmt w:val="bullet"/>
      <w:lvlText w:val="•"/>
      <w:lvlJc w:val="left"/>
      <w:pPr>
        <w:ind w:left="6947" w:hanging="701"/>
      </w:pPr>
      <w:rPr>
        <w:rFonts w:hint="default"/>
      </w:rPr>
    </w:lvl>
    <w:lvl w:ilvl="8" w:tplc="20049448">
      <w:numFmt w:val="bullet"/>
      <w:lvlText w:val="•"/>
      <w:lvlJc w:val="left"/>
      <w:pPr>
        <w:ind w:left="7800" w:hanging="701"/>
      </w:pPr>
      <w:rPr>
        <w:rFonts w:hint="default"/>
      </w:rPr>
    </w:lvl>
  </w:abstractNum>
  <w:abstractNum w:abstractNumId="5" w15:restartNumberingAfterBreak="0">
    <w:nsid w:val="1F37317C"/>
    <w:multiLevelType w:val="hybridMultilevel"/>
    <w:tmpl w:val="352C5B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1D4A7E"/>
    <w:multiLevelType w:val="hybridMultilevel"/>
    <w:tmpl w:val="2D7A2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0231AD"/>
    <w:multiLevelType w:val="hybridMultilevel"/>
    <w:tmpl w:val="DB40AB60"/>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E1177DA"/>
    <w:multiLevelType w:val="hybridMultilevel"/>
    <w:tmpl w:val="61E04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A725ADF"/>
    <w:multiLevelType w:val="hybridMultilevel"/>
    <w:tmpl w:val="B04AB98E"/>
    <w:lvl w:ilvl="0" w:tplc="F46A0A66">
      <w:start w:val="1"/>
      <w:numFmt w:val="decimal"/>
      <w:pStyle w:val="Heading2"/>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 w15:restartNumberingAfterBreak="0">
    <w:nsid w:val="3C390985"/>
    <w:multiLevelType w:val="hybridMultilevel"/>
    <w:tmpl w:val="ECDE9CD4"/>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6296268"/>
    <w:multiLevelType w:val="hybridMultilevel"/>
    <w:tmpl w:val="F6A4BC7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6E0470F"/>
    <w:multiLevelType w:val="hybridMultilevel"/>
    <w:tmpl w:val="8FD41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9620168"/>
    <w:multiLevelType w:val="hybridMultilevel"/>
    <w:tmpl w:val="249A6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CC61FFA"/>
    <w:multiLevelType w:val="hybridMultilevel"/>
    <w:tmpl w:val="DEFCF5D0"/>
    <w:lvl w:ilvl="0" w:tplc="A0DC9F92">
      <w:start w:val="1"/>
      <w:numFmt w:val="lowerRoman"/>
      <w:lvlText w:val="%1."/>
      <w:lvlJc w:val="left"/>
      <w:pPr>
        <w:ind w:left="1080" w:hanging="360"/>
      </w:pPr>
      <w:rPr>
        <w:rFonts w:ascii="Calibri" w:hAnsi="Calibri" w:hint="default"/>
        <w:b w:val="0"/>
        <w:i w:val="0"/>
        <w:sz w:val="22"/>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 w15:restartNumberingAfterBreak="0">
    <w:nsid w:val="56C34138"/>
    <w:multiLevelType w:val="hybridMultilevel"/>
    <w:tmpl w:val="DEFCF5D0"/>
    <w:lvl w:ilvl="0" w:tplc="A0DC9F92">
      <w:start w:val="1"/>
      <w:numFmt w:val="lowerRoman"/>
      <w:lvlText w:val="%1."/>
      <w:lvlJc w:val="left"/>
      <w:pPr>
        <w:ind w:left="1080" w:hanging="360"/>
      </w:pPr>
      <w:rPr>
        <w:rFonts w:ascii="Calibri" w:hAnsi="Calibri" w:hint="default"/>
        <w:b w:val="0"/>
        <w:i w:val="0"/>
        <w:sz w:val="22"/>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 w15:restartNumberingAfterBreak="0">
    <w:nsid w:val="58742E17"/>
    <w:multiLevelType w:val="hybridMultilevel"/>
    <w:tmpl w:val="B5446932"/>
    <w:lvl w:ilvl="0" w:tplc="CDE2CFBC">
      <w:start w:val="1"/>
      <w:numFmt w:val="decimal"/>
      <w:lvlText w:val="%1."/>
      <w:lvlJc w:val="left"/>
      <w:pPr>
        <w:ind w:left="360" w:hanging="360"/>
      </w:pPr>
      <w:rPr>
        <w:rFonts w:hint="default"/>
        <w:color w:val="auto"/>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15:restartNumberingAfterBreak="0">
    <w:nsid w:val="64CA72BF"/>
    <w:multiLevelType w:val="hybridMultilevel"/>
    <w:tmpl w:val="D0B43A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9000364"/>
    <w:multiLevelType w:val="hybridMultilevel"/>
    <w:tmpl w:val="8C6EF62C"/>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9" w15:restartNumberingAfterBreak="0">
    <w:nsid w:val="6ADA7062"/>
    <w:multiLevelType w:val="hybridMultilevel"/>
    <w:tmpl w:val="E230F58A"/>
    <w:lvl w:ilvl="0" w:tplc="4000C1C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FCA68D8"/>
    <w:multiLevelType w:val="hybridMultilevel"/>
    <w:tmpl w:val="F1B8D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5952F00"/>
    <w:multiLevelType w:val="hybridMultilevel"/>
    <w:tmpl w:val="F6A4BC7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765F7BE6"/>
    <w:multiLevelType w:val="hybridMultilevel"/>
    <w:tmpl w:val="E41E12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F105C55"/>
    <w:multiLevelType w:val="hybridMultilevel"/>
    <w:tmpl w:val="038C889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4"/>
  </w:num>
  <w:num w:numId="2">
    <w:abstractNumId w:val="0"/>
  </w:num>
  <w:num w:numId="3">
    <w:abstractNumId w:val="16"/>
  </w:num>
  <w:num w:numId="4">
    <w:abstractNumId w:val="15"/>
  </w:num>
  <w:num w:numId="5">
    <w:abstractNumId w:val="2"/>
  </w:num>
  <w:num w:numId="6">
    <w:abstractNumId w:val="10"/>
  </w:num>
  <w:num w:numId="7">
    <w:abstractNumId w:val="22"/>
  </w:num>
  <w:num w:numId="8">
    <w:abstractNumId w:val="12"/>
  </w:num>
  <w:num w:numId="9">
    <w:abstractNumId w:val="1"/>
  </w:num>
  <w:num w:numId="10">
    <w:abstractNumId w:val="13"/>
  </w:num>
  <w:num w:numId="11">
    <w:abstractNumId w:val="20"/>
  </w:num>
  <w:num w:numId="12">
    <w:abstractNumId w:val="18"/>
  </w:num>
  <w:num w:numId="13">
    <w:abstractNumId w:val="11"/>
  </w:num>
  <w:num w:numId="14">
    <w:abstractNumId w:val="19"/>
  </w:num>
  <w:num w:numId="15">
    <w:abstractNumId w:val="21"/>
  </w:num>
  <w:num w:numId="16">
    <w:abstractNumId w:val="3"/>
  </w:num>
  <w:num w:numId="17">
    <w:abstractNumId w:val="5"/>
  </w:num>
  <w:num w:numId="18">
    <w:abstractNumId w:val="9"/>
  </w:num>
  <w:num w:numId="19">
    <w:abstractNumId w:val="8"/>
  </w:num>
  <w:num w:numId="20">
    <w:abstractNumId w:val="9"/>
  </w:num>
  <w:num w:numId="21">
    <w:abstractNumId w:val="9"/>
  </w:num>
  <w:num w:numId="22">
    <w:abstractNumId w:val="9"/>
  </w:num>
  <w:num w:numId="23">
    <w:abstractNumId w:val="9"/>
  </w:num>
  <w:num w:numId="24">
    <w:abstractNumId w:val="9"/>
  </w:num>
  <w:num w:numId="25">
    <w:abstractNumId w:val="9"/>
  </w:num>
  <w:num w:numId="26">
    <w:abstractNumId w:val="4"/>
  </w:num>
  <w:num w:numId="27">
    <w:abstractNumId w:val="9"/>
  </w:num>
  <w:num w:numId="28">
    <w:abstractNumId w:val="9"/>
  </w:num>
  <w:num w:numId="29">
    <w:abstractNumId w:val="9"/>
  </w:num>
  <w:num w:numId="30">
    <w:abstractNumId w:val="9"/>
  </w:num>
  <w:num w:numId="31">
    <w:abstractNumId w:val="9"/>
  </w:num>
  <w:num w:numId="32">
    <w:abstractNumId w:val="9"/>
  </w:num>
  <w:num w:numId="33">
    <w:abstractNumId w:val="9"/>
  </w:num>
  <w:num w:numId="34">
    <w:abstractNumId w:val="9"/>
  </w:num>
  <w:num w:numId="35">
    <w:abstractNumId w:val="9"/>
  </w:num>
  <w:num w:numId="36">
    <w:abstractNumId w:val="9"/>
  </w:num>
  <w:num w:numId="37">
    <w:abstractNumId w:val="9"/>
  </w:num>
  <w:num w:numId="38">
    <w:abstractNumId w:val="9"/>
  </w:num>
  <w:num w:numId="39">
    <w:abstractNumId w:val="6"/>
  </w:num>
  <w:num w:numId="40">
    <w:abstractNumId w:val="17"/>
  </w:num>
  <w:num w:numId="41">
    <w:abstractNumId w:val="7"/>
  </w:num>
  <w:num w:numId="42">
    <w:abstractNumId w:val="9"/>
  </w:num>
  <w:num w:numId="43">
    <w:abstractNumId w:val="2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karen codling">
    <w15:presenceInfo w15:providerId="Windows Live" w15:userId="c257a15a2433dd2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2"/>
  <w:proofState w:spelling="clean" w:grammar="clean"/>
  <w:trackRevisions/>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10E8"/>
    <w:rsid w:val="000041BC"/>
    <w:rsid w:val="000176E1"/>
    <w:rsid w:val="00025659"/>
    <w:rsid w:val="00033913"/>
    <w:rsid w:val="0004138C"/>
    <w:rsid w:val="000634F2"/>
    <w:rsid w:val="00075948"/>
    <w:rsid w:val="0008645C"/>
    <w:rsid w:val="000C66D9"/>
    <w:rsid w:val="000E592C"/>
    <w:rsid w:val="001123E4"/>
    <w:rsid w:val="00120F24"/>
    <w:rsid w:val="001210D6"/>
    <w:rsid w:val="00140C51"/>
    <w:rsid w:val="001520D5"/>
    <w:rsid w:val="001967FC"/>
    <w:rsid w:val="001A6503"/>
    <w:rsid w:val="001B4AB5"/>
    <w:rsid w:val="001B533D"/>
    <w:rsid w:val="001C4529"/>
    <w:rsid w:val="001D1286"/>
    <w:rsid w:val="001F5DF8"/>
    <w:rsid w:val="00200DC2"/>
    <w:rsid w:val="00204C57"/>
    <w:rsid w:val="00251261"/>
    <w:rsid w:val="00260D91"/>
    <w:rsid w:val="002A284C"/>
    <w:rsid w:val="0031086B"/>
    <w:rsid w:val="00333E93"/>
    <w:rsid w:val="00372CFF"/>
    <w:rsid w:val="00417CDE"/>
    <w:rsid w:val="00422F82"/>
    <w:rsid w:val="004322D4"/>
    <w:rsid w:val="004336EF"/>
    <w:rsid w:val="004362D0"/>
    <w:rsid w:val="00472C29"/>
    <w:rsid w:val="004837DA"/>
    <w:rsid w:val="00495209"/>
    <w:rsid w:val="004D4FD5"/>
    <w:rsid w:val="004D7828"/>
    <w:rsid w:val="004F3C2E"/>
    <w:rsid w:val="004F4505"/>
    <w:rsid w:val="0050067F"/>
    <w:rsid w:val="005124B1"/>
    <w:rsid w:val="00512BE3"/>
    <w:rsid w:val="00520133"/>
    <w:rsid w:val="00546F44"/>
    <w:rsid w:val="0056381F"/>
    <w:rsid w:val="00574C15"/>
    <w:rsid w:val="005A5E6D"/>
    <w:rsid w:val="005A635F"/>
    <w:rsid w:val="005B10A6"/>
    <w:rsid w:val="005B2C34"/>
    <w:rsid w:val="005B49A6"/>
    <w:rsid w:val="005C075E"/>
    <w:rsid w:val="005D77E0"/>
    <w:rsid w:val="005F1B70"/>
    <w:rsid w:val="00607300"/>
    <w:rsid w:val="00624AD6"/>
    <w:rsid w:val="00625D10"/>
    <w:rsid w:val="006319DE"/>
    <w:rsid w:val="00633565"/>
    <w:rsid w:val="00654D78"/>
    <w:rsid w:val="00666E59"/>
    <w:rsid w:val="00681256"/>
    <w:rsid w:val="0068281E"/>
    <w:rsid w:val="006C55BC"/>
    <w:rsid w:val="006D627C"/>
    <w:rsid w:val="006E1425"/>
    <w:rsid w:val="006E3E66"/>
    <w:rsid w:val="00710568"/>
    <w:rsid w:val="00714894"/>
    <w:rsid w:val="00736DCC"/>
    <w:rsid w:val="00740292"/>
    <w:rsid w:val="00754B56"/>
    <w:rsid w:val="0075511F"/>
    <w:rsid w:val="00765C07"/>
    <w:rsid w:val="00766B10"/>
    <w:rsid w:val="00774506"/>
    <w:rsid w:val="00782671"/>
    <w:rsid w:val="0078521F"/>
    <w:rsid w:val="00796008"/>
    <w:rsid w:val="00797412"/>
    <w:rsid w:val="007A392A"/>
    <w:rsid w:val="007B5782"/>
    <w:rsid w:val="007C71CB"/>
    <w:rsid w:val="00813428"/>
    <w:rsid w:val="00817FB6"/>
    <w:rsid w:val="00823EA3"/>
    <w:rsid w:val="00826EF9"/>
    <w:rsid w:val="0083384D"/>
    <w:rsid w:val="0083456A"/>
    <w:rsid w:val="00850860"/>
    <w:rsid w:val="008A490C"/>
    <w:rsid w:val="008D16C6"/>
    <w:rsid w:val="008D794B"/>
    <w:rsid w:val="008E1B32"/>
    <w:rsid w:val="00925F5E"/>
    <w:rsid w:val="00935872"/>
    <w:rsid w:val="00942A86"/>
    <w:rsid w:val="00957EBF"/>
    <w:rsid w:val="009706CD"/>
    <w:rsid w:val="009A4DED"/>
    <w:rsid w:val="009B2F83"/>
    <w:rsid w:val="009C30FA"/>
    <w:rsid w:val="00A16472"/>
    <w:rsid w:val="00A2575A"/>
    <w:rsid w:val="00A339B6"/>
    <w:rsid w:val="00A41A5A"/>
    <w:rsid w:val="00A46201"/>
    <w:rsid w:val="00A71A1D"/>
    <w:rsid w:val="00A90962"/>
    <w:rsid w:val="00AD23CD"/>
    <w:rsid w:val="00B069E2"/>
    <w:rsid w:val="00B15C5C"/>
    <w:rsid w:val="00B52F15"/>
    <w:rsid w:val="00B569DE"/>
    <w:rsid w:val="00B66F8F"/>
    <w:rsid w:val="00B7744C"/>
    <w:rsid w:val="00B9009F"/>
    <w:rsid w:val="00B93C6A"/>
    <w:rsid w:val="00BA10E8"/>
    <w:rsid w:val="00BC3194"/>
    <w:rsid w:val="00BD65CB"/>
    <w:rsid w:val="00BE2367"/>
    <w:rsid w:val="00BE47F2"/>
    <w:rsid w:val="00C005E1"/>
    <w:rsid w:val="00C47900"/>
    <w:rsid w:val="00CB18B9"/>
    <w:rsid w:val="00CB21E7"/>
    <w:rsid w:val="00CB5959"/>
    <w:rsid w:val="00D3676A"/>
    <w:rsid w:val="00D576F6"/>
    <w:rsid w:val="00D6524A"/>
    <w:rsid w:val="00DB2C34"/>
    <w:rsid w:val="00DE7A92"/>
    <w:rsid w:val="00E02D79"/>
    <w:rsid w:val="00E5262C"/>
    <w:rsid w:val="00E60D40"/>
    <w:rsid w:val="00E6695B"/>
    <w:rsid w:val="00E710CC"/>
    <w:rsid w:val="00E85D7C"/>
    <w:rsid w:val="00E91B19"/>
    <w:rsid w:val="00ED7ACF"/>
    <w:rsid w:val="00EE215A"/>
    <w:rsid w:val="00EE377E"/>
    <w:rsid w:val="00EF641B"/>
    <w:rsid w:val="00F00690"/>
    <w:rsid w:val="00F10256"/>
    <w:rsid w:val="00F15E06"/>
    <w:rsid w:val="00F2378E"/>
    <w:rsid w:val="00F341FE"/>
    <w:rsid w:val="00F34DB3"/>
    <w:rsid w:val="00F41E36"/>
    <w:rsid w:val="00F9326D"/>
    <w:rsid w:val="00F96A2B"/>
    <w:rsid w:val="00FB4BD8"/>
    <w:rsid w:val="00FE2379"/>
    <w:rsid w:val="00FF2BFB"/>
    <w:rsid w:val="00FF4C1A"/>
    <w:rsid w:val="00FF5B6B"/>
  </w:rsids>
  <m:mathPr>
    <m:mathFont m:val="Cambria Math"/>
    <m:brkBin m:val="before"/>
    <m:brkBinSub m:val="--"/>
    <m:smallFrac m:val="0"/>
    <m:dispDef/>
    <m:lMargin m:val="0"/>
    <m:rMargin m:val="0"/>
    <m:defJc m:val="centerGroup"/>
    <m:wrapIndent m:val="1440"/>
    <m:intLim m:val="subSup"/>
    <m:naryLim m:val="undOvr"/>
  </m:mathPr>
  <w:themeFontLang w:val="en-GB" w:bidi="bn-B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88BEFC"/>
  <w15:docId w15:val="{9E3A0657-715A-4395-822D-0703A464E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096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MediumList2-Accent41"/>
    <w:next w:val="Normal"/>
    <w:link w:val="Heading2Char"/>
    <w:uiPriority w:val="9"/>
    <w:unhideWhenUsed/>
    <w:qFormat/>
    <w:rsid w:val="00A90962"/>
    <w:pPr>
      <w:widowControl w:val="0"/>
      <w:numPr>
        <w:numId w:val="18"/>
      </w:numPr>
      <w:shd w:val="clear" w:color="auto" w:fill="FFFFFF"/>
      <w:spacing w:before="240" w:after="240"/>
      <w:jc w:val="both"/>
      <w:outlineLvl w:val="1"/>
    </w:pPr>
    <w:rPr>
      <w:rFonts w:ascii="Calibri" w:hAnsi="Calibri" w:cs="Arial"/>
      <w:b/>
      <w:sz w:val="22"/>
      <w:szCs w:val="22"/>
      <w:lang w:val="en-US"/>
    </w:rPr>
  </w:style>
  <w:style w:type="paragraph" w:styleId="Heading3">
    <w:name w:val="heading 3"/>
    <w:basedOn w:val="Normal"/>
    <w:next w:val="Normal"/>
    <w:link w:val="Heading3Char"/>
    <w:uiPriority w:val="9"/>
    <w:unhideWhenUsed/>
    <w:qFormat/>
    <w:rsid w:val="0083456A"/>
    <w:pPr>
      <w:keepNext/>
      <w:keepLines/>
      <w:spacing w:before="40" w:after="120"/>
      <w:outlineLvl w:val="2"/>
    </w:pPr>
    <w:rPr>
      <w:rFonts w:asciiTheme="majorHAnsi" w:eastAsiaTheme="majorEastAsia" w:hAnsiTheme="majorHAnsi" w:cstheme="majorBidi"/>
      <w:color w:val="1F4D78" w:themeColor="accent1" w:themeShade="7F"/>
      <w:sz w:val="24"/>
      <w:szCs w:val="24"/>
    </w:rPr>
  </w:style>
  <w:style w:type="paragraph" w:styleId="Heading6">
    <w:name w:val="heading 6"/>
    <w:basedOn w:val="Normal"/>
    <w:next w:val="Normal"/>
    <w:link w:val="Heading6Char"/>
    <w:uiPriority w:val="9"/>
    <w:semiHidden/>
    <w:unhideWhenUsed/>
    <w:qFormat/>
    <w:rsid w:val="00B15C5C"/>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 List,FooterText,List Paragraph1,Colorful List Accent 1,Colorful List - Accent 11,Colorful List - Accent 12,numbered,Paragraphe de liste1,Bulletr List Paragraph,列出段落,列出段落1,List Paragraph2,List Paragraph21,Listeafsnit1,リスト段落1,Foot,Pl"/>
    <w:basedOn w:val="Normal"/>
    <w:link w:val="ListParagraphChar"/>
    <w:uiPriority w:val="34"/>
    <w:qFormat/>
    <w:rsid w:val="00BA10E8"/>
    <w:pPr>
      <w:ind w:left="720"/>
      <w:contextualSpacing/>
    </w:pPr>
  </w:style>
  <w:style w:type="character" w:customStyle="1" w:styleId="Heading2Char">
    <w:name w:val="Heading 2 Char"/>
    <w:basedOn w:val="DefaultParagraphFont"/>
    <w:link w:val="Heading2"/>
    <w:uiPriority w:val="9"/>
    <w:rsid w:val="00A90962"/>
    <w:rPr>
      <w:rFonts w:ascii="Calibri" w:eastAsia="Times New Roman" w:hAnsi="Calibri" w:cs="Arial"/>
      <w:b/>
      <w:shd w:val="clear" w:color="auto" w:fill="FFFFFF"/>
      <w:lang w:val="en-US"/>
    </w:rPr>
  </w:style>
  <w:style w:type="character" w:customStyle="1" w:styleId="Heading3Char">
    <w:name w:val="Heading 3 Char"/>
    <w:basedOn w:val="DefaultParagraphFont"/>
    <w:link w:val="Heading3"/>
    <w:uiPriority w:val="9"/>
    <w:rsid w:val="0083456A"/>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59"/>
    <w:rsid w:val="001967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C55BC"/>
    <w:rPr>
      <w:sz w:val="16"/>
      <w:szCs w:val="16"/>
    </w:rPr>
  </w:style>
  <w:style w:type="paragraph" w:styleId="CommentText">
    <w:name w:val="annotation text"/>
    <w:basedOn w:val="Normal"/>
    <w:link w:val="CommentTextChar"/>
    <w:uiPriority w:val="99"/>
    <w:semiHidden/>
    <w:unhideWhenUsed/>
    <w:rsid w:val="006C55BC"/>
    <w:pPr>
      <w:spacing w:line="240" w:lineRule="auto"/>
    </w:pPr>
    <w:rPr>
      <w:sz w:val="20"/>
      <w:szCs w:val="20"/>
    </w:rPr>
  </w:style>
  <w:style w:type="character" w:customStyle="1" w:styleId="CommentTextChar">
    <w:name w:val="Comment Text Char"/>
    <w:basedOn w:val="DefaultParagraphFont"/>
    <w:link w:val="CommentText"/>
    <w:uiPriority w:val="99"/>
    <w:semiHidden/>
    <w:rsid w:val="006C55BC"/>
    <w:rPr>
      <w:sz w:val="20"/>
      <w:szCs w:val="20"/>
    </w:rPr>
  </w:style>
  <w:style w:type="paragraph" w:styleId="CommentSubject">
    <w:name w:val="annotation subject"/>
    <w:basedOn w:val="CommentText"/>
    <w:next w:val="CommentText"/>
    <w:link w:val="CommentSubjectChar"/>
    <w:uiPriority w:val="99"/>
    <w:semiHidden/>
    <w:unhideWhenUsed/>
    <w:rsid w:val="006C55BC"/>
    <w:rPr>
      <w:b/>
      <w:bCs/>
    </w:rPr>
  </w:style>
  <w:style w:type="character" w:customStyle="1" w:styleId="CommentSubjectChar">
    <w:name w:val="Comment Subject Char"/>
    <w:basedOn w:val="CommentTextChar"/>
    <w:link w:val="CommentSubject"/>
    <w:uiPriority w:val="99"/>
    <w:semiHidden/>
    <w:rsid w:val="006C55BC"/>
    <w:rPr>
      <w:b/>
      <w:bCs/>
      <w:sz w:val="20"/>
      <w:szCs w:val="20"/>
    </w:rPr>
  </w:style>
  <w:style w:type="paragraph" w:styleId="BalloonText">
    <w:name w:val="Balloon Text"/>
    <w:basedOn w:val="Normal"/>
    <w:link w:val="BalloonTextChar"/>
    <w:uiPriority w:val="99"/>
    <w:semiHidden/>
    <w:unhideWhenUsed/>
    <w:rsid w:val="006C55B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C55BC"/>
    <w:rPr>
      <w:rFonts w:ascii="Tahoma" w:hAnsi="Tahoma" w:cs="Tahoma"/>
      <w:sz w:val="16"/>
      <w:szCs w:val="16"/>
    </w:rPr>
  </w:style>
  <w:style w:type="paragraph" w:styleId="Header">
    <w:name w:val="header"/>
    <w:basedOn w:val="Normal"/>
    <w:link w:val="HeaderChar"/>
    <w:unhideWhenUsed/>
    <w:rsid w:val="0050067F"/>
    <w:pPr>
      <w:tabs>
        <w:tab w:val="center" w:pos="4680"/>
        <w:tab w:val="right" w:pos="9360"/>
      </w:tabs>
      <w:spacing w:after="0" w:line="240" w:lineRule="auto"/>
    </w:pPr>
  </w:style>
  <w:style w:type="character" w:customStyle="1" w:styleId="HeaderChar">
    <w:name w:val="Header Char"/>
    <w:basedOn w:val="DefaultParagraphFont"/>
    <w:link w:val="Header"/>
    <w:rsid w:val="0050067F"/>
  </w:style>
  <w:style w:type="paragraph" w:styleId="Footer">
    <w:name w:val="footer"/>
    <w:basedOn w:val="Normal"/>
    <w:link w:val="FooterChar"/>
    <w:uiPriority w:val="99"/>
    <w:unhideWhenUsed/>
    <w:rsid w:val="005006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067F"/>
  </w:style>
  <w:style w:type="paragraph" w:styleId="PlainText">
    <w:name w:val="Plain Text"/>
    <w:basedOn w:val="Normal"/>
    <w:link w:val="PlainTextChar"/>
    <w:uiPriority w:val="99"/>
    <w:unhideWhenUsed/>
    <w:rsid w:val="0050067F"/>
    <w:pPr>
      <w:spacing w:after="0" w:line="240" w:lineRule="auto"/>
    </w:pPr>
    <w:rPr>
      <w:rFonts w:ascii="Calibri" w:eastAsia="Times New Roman" w:hAnsi="Calibri" w:cs="Times New Roman"/>
      <w:lang w:val="en-US"/>
    </w:rPr>
  </w:style>
  <w:style w:type="character" w:customStyle="1" w:styleId="PlainTextChar">
    <w:name w:val="Plain Text Char"/>
    <w:basedOn w:val="DefaultParagraphFont"/>
    <w:link w:val="PlainText"/>
    <w:uiPriority w:val="99"/>
    <w:rsid w:val="0050067F"/>
    <w:rPr>
      <w:rFonts w:ascii="Calibri" w:eastAsia="Times New Roman" w:hAnsi="Calibri" w:cs="Times New Roman"/>
      <w:lang w:val="en-US"/>
    </w:rPr>
  </w:style>
  <w:style w:type="paragraph" w:styleId="NormalWeb">
    <w:name w:val="Normal (Web)"/>
    <w:basedOn w:val="Normal"/>
    <w:uiPriority w:val="99"/>
    <w:unhideWhenUsed/>
    <w:rsid w:val="005F1B70"/>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MediumList2-Accent41">
    <w:name w:val="Medium List 2 - Accent 41"/>
    <w:basedOn w:val="Normal"/>
    <w:qFormat/>
    <w:rsid w:val="005F1B70"/>
    <w:pPr>
      <w:spacing w:after="0" w:line="240" w:lineRule="auto"/>
      <w:ind w:left="720"/>
    </w:pPr>
    <w:rPr>
      <w:rFonts w:ascii="Times New Roman" w:eastAsia="Times New Roman" w:hAnsi="Times New Roman" w:cs="Times New Roman"/>
      <w:sz w:val="20"/>
      <w:szCs w:val="20"/>
    </w:rPr>
  </w:style>
  <w:style w:type="character" w:styleId="Hyperlink">
    <w:name w:val="Hyperlink"/>
    <w:basedOn w:val="DefaultParagraphFont"/>
    <w:uiPriority w:val="99"/>
    <w:unhideWhenUsed/>
    <w:rsid w:val="00BD65CB"/>
    <w:rPr>
      <w:color w:val="0000FF"/>
      <w:u w:val="single"/>
    </w:rPr>
  </w:style>
  <w:style w:type="character" w:customStyle="1" w:styleId="Heading1Char">
    <w:name w:val="Heading 1 Char"/>
    <w:basedOn w:val="DefaultParagraphFont"/>
    <w:link w:val="Heading1"/>
    <w:uiPriority w:val="9"/>
    <w:rsid w:val="00A90962"/>
    <w:rPr>
      <w:rFonts w:asciiTheme="majorHAnsi" w:eastAsiaTheme="majorEastAsia" w:hAnsiTheme="majorHAnsi" w:cstheme="majorBidi"/>
      <w:color w:val="2E74B5" w:themeColor="accent1" w:themeShade="BF"/>
      <w:sz w:val="32"/>
      <w:szCs w:val="32"/>
    </w:rPr>
  </w:style>
  <w:style w:type="paragraph" w:styleId="BodyText">
    <w:name w:val="Body Text"/>
    <w:basedOn w:val="Normal"/>
    <w:link w:val="BodyTextChar"/>
    <w:uiPriority w:val="1"/>
    <w:qFormat/>
    <w:rsid w:val="00A90962"/>
    <w:pPr>
      <w:widowControl w:val="0"/>
      <w:autoSpaceDE w:val="0"/>
      <w:autoSpaceDN w:val="0"/>
      <w:spacing w:after="0" w:line="240" w:lineRule="auto"/>
    </w:pPr>
    <w:rPr>
      <w:rFonts w:ascii="Calibri" w:eastAsia="Calibri" w:hAnsi="Calibri" w:cs="Calibri"/>
      <w:sz w:val="21"/>
      <w:szCs w:val="21"/>
      <w:lang w:val="en-US"/>
    </w:rPr>
  </w:style>
  <w:style w:type="character" w:customStyle="1" w:styleId="BodyTextChar">
    <w:name w:val="Body Text Char"/>
    <w:basedOn w:val="DefaultParagraphFont"/>
    <w:link w:val="BodyText"/>
    <w:uiPriority w:val="1"/>
    <w:rsid w:val="00A90962"/>
    <w:rPr>
      <w:rFonts w:ascii="Calibri" w:eastAsia="Calibri" w:hAnsi="Calibri" w:cs="Calibri"/>
      <w:sz w:val="21"/>
      <w:szCs w:val="21"/>
      <w:lang w:val="en-US"/>
    </w:rPr>
  </w:style>
  <w:style w:type="character" w:customStyle="1" w:styleId="ListParagraphChar">
    <w:name w:val="List Paragraph Char"/>
    <w:aliases w:val="Bullet List Char,FooterText Char,List Paragraph1 Char,Colorful List Accent 1 Char,Colorful List - Accent 11 Char,Colorful List - Accent 12 Char,numbered Char,Paragraphe de liste1 Char,Bulletr List Paragraph Char,列出段落 Char,列出段落1 Char"/>
    <w:basedOn w:val="DefaultParagraphFont"/>
    <w:link w:val="ListParagraph"/>
    <w:uiPriority w:val="34"/>
    <w:locked/>
    <w:rsid w:val="00A90962"/>
  </w:style>
  <w:style w:type="paragraph" w:customStyle="1" w:styleId="TableParagraph">
    <w:name w:val="Table Paragraph"/>
    <w:basedOn w:val="Normal"/>
    <w:uiPriority w:val="1"/>
    <w:qFormat/>
    <w:rsid w:val="00A90962"/>
    <w:pPr>
      <w:widowControl w:val="0"/>
      <w:autoSpaceDE w:val="0"/>
      <w:autoSpaceDN w:val="0"/>
      <w:spacing w:after="0" w:line="240" w:lineRule="auto"/>
      <w:ind w:left="200"/>
    </w:pPr>
    <w:rPr>
      <w:rFonts w:ascii="Arial" w:eastAsia="Arial" w:hAnsi="Arial" w:cs="Arial"/>
      <w:lang w:val="en-US" w:bidi="en-US"/>
    </w:rPr>
  </w:style>
  <w:style w:type="character" w:customStyle="1" w:styleId="UnresolvedMention1">
    <w:name w:val="Unresolved Mention1"/>
    <w:basedOn w:val="DefaultParagraphFont"/>
    <w:uiPriority w:val="99"/>
    <w:semiHidden/>
    <w:unhideWhenUsed/>
    <w:rsid w:val="00A46201"/>
    <w:rPr>
      <w:color w:val="605E5C"/>
      <w:shd w:val="clear" w:color="auto" w:fill="E1DFDD"/>
    </w:rPr>
  </w:style>
  <w:style w:type="table" w:customStyle="1" w:styleId="TableGrid10">
    <w:name w:val="Table Grid10"/>
    <w:basedOn w:val="TableNormal"/>
    <w:next w:val="TableGrid"/>
    <w:uiPriority w:val="39"/>
    <w:rsid w:val="00C005E1"/>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B15C5C"/>
    <w:rPr>
      <w:rFonts w:asciiTheme="majorHAnsi" w:eastAsiaTheme="majorEastAsia" w:hAnsiTheme="majorHAnsi" w:cstheme="majorBidi"/>
      <w:color w:val="1F4D78" w:themeColor="accent1" w:themeShade="7F"/>
    </w:rPr>
  </w:style>
  <w:style w:type="paragraph" w:styleId="FootnoteText">
    <w:name w:val="footnote text"/>
    <w:aliases w:val="FOOTNOTES,fn,single space,Footnote Text Char Char Char,Footnote Text Char Char,Footnote Text Char Char Char Char Char Char Char Char Char,Footnote Text Char Char Char Char Char Char Char Char Char Char Char C,footnote,ALTS FOOTNOTE,f,Char"/>
    <w:basedOn w:val="Normal"/>
    <w:link w:val="FootnoteTextChar"/>
    <w:uiPriority w:val="99"/>
    <w:rsid w:val="00B15C5C"/>
    <w:pPr>
      <w:spacing w:after="0" w:line="240" w:lineRule="auto"/>
      <w:contextualSpacing/>
      <w:jc w:val="both"/>
    </w:pPr>
    <w:rPr>
      <w:rFonts w:ascii="Arial" w:eastAsia="Calibri" w:hAnsi="Arial" w:cs="Arial"/>
      <w:bCs/>
      <w:sz w:val="18"/>
      <w:szCs w:val="20"/>
      <w:lang w:val="en-US" w:eastAsia="en-GB"/>
    </w:rPr>
  </w:style>
  <w:style w:type="character" w:customStyle="1" w:styleId="FootnoteTextChar">
    <w:name w:val="Footnote Text Char"/>
    <w:aliases w:val="FOOTNOTES Char,fn Char,single space Char,Footnote Text Char Char Char Char,Footnote Text Char Char Char1,Footnote Text Char Char Char Char Char Char Char Char Char Char,footnote Char,ALTS FOOTNOTE Char,f Char,Char Char"/>
    <w:basedOn w:val="DefaultParagraphFont"/>
    <w:link w:val="FootnoteText"/>
    <w:uiPriority w:val="99"/>
    <w:rsid w:val="00B15C5C"/>
    <w:rPr>
      <w:rFonts w:ascii="Arial" w:eastAsia="Calibri" w:hAnsi="Arial" w:cs="Arial"/>
      <w:bCs/>
      <w:sz w:val="18"/>
      <w:szCs w:val="20"/>
      <w:lang w:val="en-US" w:eastAsia="en-GB"/>
    </w:rPr>
  </w:style>
  <w:style w:type="character" w:styleId="FootnoteReference">
    <w:name w:val="footnote reference"/>
    <w:aliases w:val="16 Point,Superscript 6 Point,ftref,Normal + Font:9 Point,Superscript 3 Point Times,(NECG) Footnote Reference,Ref,de nota al pie, BVI fnr,BVI fnr, BVI fnr Char1 Char Char Char Char Char Char,BVI fnr Char1 Char Char Char Char Char Char"/>
    <w:link w:val="BVIfnrChar1CharCharCharCharChar"/>
    <w:uiPriority w:val="99"/>
    <w:rsid w:val="00B15C5C"/>
    <w:rPr>
      <w:vertAlign w:val="superscript"/>
    </w:rPr>
  </w:style>
  <w:style w:type="paragraph" w:customStyle="1" w:styleId="BVIfnrChar1CharCharCharCharChar">
    <w:name w:val="BVI fnr Char1 Char Char Char Char Char"/>
    <w:aliases w:val=" BVI fnr Car Car Char1 Char Char Char Char Char,BVI fnr Car Char1 Char Char Char Char Char, BVI fnr Car Car Car Car Char2 Char Char Char Char Char"/>
    <w:basedOn w:val="Normal"/>
    <w:link w:val="FootnoteReference"/>
    <w:rsid w:val="00B15C5C"/>
    <w:pPr>
      <w:spacing w:line="240" w:lineRule="exact"/>
    </w:pPr>
    <w:rPr>
      <w:vertAlign w:val="superscript"/>
    </w:rPr>
  </w:style>
  <w:style w:type="paragraph" w:styleId="NoSpacing">
    <w:name w:val="No Spacing"/>
    <w:uiPriority w:val="1"/>
    <w:qFormat/>
    <w:rsid w:val="00B15C5C"/>
    <w:pPr>
      <w:spacing w:after="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0804733">
      <w:bodyDiv w:val="1"/>
      <w:marLeft w:val="0"/>
      <w:marRight w:val="0"/>
      <w:marTop w:val="0"/>
      <w:marBottom w:val="0"/>
      <w:divBdr>
        <w:top w:val="none" w:sz="0" w:space="0" w:color="auto"/>
        <w:left w:val="none" w:sz="0" w:space="0" w:color="auto"/>
        <w:bottom w:val="none" w:sz="0" w:space="0" w:color="auto"/>
        <w:right w:val="none" w:sz="0" w:space="0" w:color="auto"/>
      </w:divBdr>
    </w:div>
    <w:div w:id="294529559">
      <w:bodyDiv w:val="1"/>
      <w:marLeft w:val="0"/>
      <w:marRight w:val="0"/>
      <w:marTop w:val="0"/>
      <w:marBottom w:val="0"/>
      <w:divBdr>
        <w:top w:val="none" w:sz="0" w:space="0" w:color="auto"/>
        <w:left w:val="none" w:sz="0" w:space="0" w:color="auto"/>
        <w:bottom w:val="none" w:sz="0" w:space="0" w:color="auto"/>
        <w:right w:val="none" w:sz="0" w:space="0" w:color="auto"/>
      </w:divBdr>
    </w:div>
    <w:div w:id="734739194">
      <w:bodyDiv w:val="1"/>
      <w:marLeft w:val="0"/>
      <w:marRight w:val="0"/>
      <w:marTop w:val="0"/>
      <w:marBottom w:val="0"/>
      <w:divBdr>
        <w:top w:val="none" w:sz="0" w:space="0" w:color="auto"/>
        <w:left w:val="none" w:sz="0" w:space="0" w:color="auto"/>
        <w:bottom w:val="none" w:sz="0" w:space="0" w:color="auto"/>
        <w:right w:val="none" w:sz="0" w:space="0" w:color="auto"/>
      </w:divBdr>
    </w:div>
    <w:div w:id="915359145">
      <w:bodyDiv w:val="1"/>
      <w:marLeft w:val="0"/>
      <w:marRight w:val="0"/>
      <w:marTop w:val="0"/>
      <w:marBottom w:val="0"/>
      <w:divBdr>
        <w:top w:val="none" w:sz="0" w:space="0" w:color="auto"/>
        <w:left w:val="none" w:sz="0" w:space="0" w:color="auto"/>
        <w:bottom w:val="none" w:sz="0" w:space="0" w:color="auto"/>
        <w:right w:val="none" w:sz="0" w:space="0" w:color="auto"/>
      </w:divBdr>
    </w:div>
    <w:div w:id="930548536">
      <w:bodyDiv w:val="1"/>
      <w:marLeft w:val="0"/>
      <w:marRight w:val="0"/>
      <w:marTop w:val="0"/>
      <w:marBottom w:val="0"/>
      <w:divBdr>
        <w:top w:val="none" w:sz="0" w:space="0" w:color="auto"/>
        <w:left w:val="none" w:sz="0" w:space="0" w:color="auto"/>
        <w:bottom w:val="none" w:sz="0" w:space="0" w:color="auto"/>
        <w:right w:val="none" w:sz="0" w:space="0" w:color="auto"/>
      </w:divBdr>
    </w:div>
    <w:div w:id="1364288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info@ign.org" TargetMode="External"/><Relationship Id="rId14"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B75D9E2-4087-45A9-8C79-774B0B8DE320}">
  <we:reference id="wa102925879" version="1.2.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2E8BC8-E083-4FE3-A8F0-2AB89A475B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8</Pages>
  <Words>2149</Words>
  <Characters>12252</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14373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Jacky K</dc:creator>
  <cp:lastModifiedBy>karen codling</cp:lastModifiedBy>
  <cp:revision>2</cp:revision>
  <cp:lastPrinted>2015-05-19T18:44:00Z</cp:lastPrinted>
  <dcterms:created xsi:type="dcterms:W3CDTF">2020-08-31T15:20:00Z</dcterms:created>
  <dcterms:modified xsi:type="dcterms:W3CDTF">2020-08-31T15:20:00Z</dcterms:modified>
</cp:coreProperties>
</file>