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A1802" w14:textId="77777777" w:rsidR="00B15C5C" w:rsidRPr="004801CF" w:rsidRDefault="00B15C5C" w:rsidP="000C66D9">
      <w:pPr>
        <w:spacing w:line="240" w:lineRule="auto"/>
        <w:jc w:val="center"/>
        <w:rPr>
          <w:rFonts w:cstheme="minorHAnsi"/>
          <w:color w:val="0070C0"/>
          <w:sz w:val="40"/>
          <w:szCs w:val="40"/>
        </w:rPr>
      </w:pPr>
      <w:r w:rsidRPr="004801CF">
        <w:rPr>
          <w:rFonts w:cstheme="minorHAnsi"/>
          <w:color w:val="0070C0"/>
          <w:sz w:val="40"/>
          <w:szCs w:val="40"/>
        </w:rPr>
        <w:t>CONSULTANCY CONTRACT</w:t>
      </w:r>
    </w:p>
    <w:p w14:paraId="588B0FB5" w14:textId="225876DA" w:rsidR="0050067F" w:rsidRPr="004801CF" w:rsidRDefault="0050067F" w:rsidP="000C66D9">
      <w:pPr>
        <w:spacing w:line="240" w:lineRule="auto"/>
        <w:rPr>
          <w:rFonts w:cstheme="minorHAnsi"/>
        </w:rPr>
      </w:pPr>
      <w:r w:rsidRPr="004801CF">
        <w:rPr>
          <w:rFonts w:cstheme="minorHAnsi"/>
        </w:rPr>
        <w:t xml:space="preserve">This contract is made on </w:t>
      </w:r>
      <w:r w:rsidR="00204C57" w:rsidRPr="004801CF">
        <w:rPr>
          <w:rFonts w:cstheme="minorHAnsi"/>
        </w:rPr>
        <w:t>1 August 2020</w:t>
      </w:r>
      <w:r w:rsidR="004F4505" w:rsidRPr="004801CF">
        <w:rPr>
          <w:rFonts w:cstheme="minorHAnsi"/>
        </w:rPr>
        <w:t xml:space="preserve"> </w:t>
      </w:r>
      <w:r w:rsidRPr="004801CF">
        <w:rPr>
          <w:rFonts w:cstheme="minorHAnsi"/>
        </w:rPr>
        <w:t>between</w:t>
      </w:r>
      <w:r w:rsidR="00FE2379" w:rsidRPr="004801CF">
        <w:rPr>
          <w:rFonts w:cstheme="minorHAnsi"/>
        </w:rPr>
        <w:t xml:space="preserve"> the</w:t>
      </w:r>
    </w:p>
    <w:p w14:paraId="47459BE0" w14:textId="77777777" w:rsidR="0050067F" w:rsidRPr="004801CF" w:rsidRDefault="0050067F" w:rsidP="000C66D9">
      <w:pPr>
        <w:spacing w:after="0" w:line="240" w:lineRule="auto"/>
        <w:rPr>
          <w:rFonts w:cstheme="minorHAnsi"/>
          <w:b/>
          <w:color w:val="000000" w:themeColor="text1"/>
        </w:rPr>
      </w:pPr>
      <w:r w:rsidRPr="004801CF">
        <w:rPr>
          <w:rFonts w:cstheme="minorHAnsi"/>
          <w:b/>
          <w:color w:val="000000" w:themeColor="text1"/>
        </w:rPr>
        <w:t>Iodine Global Network</w:t>
      </w:r>
    </w:p>
    <w:p w14:paraId="5479B21F"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P.O. Box 51030</w:t>
      </w:r>
    </w:p>
    <w:p w14:paraId="5BB32F9E"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375 des Epinettes,</w:t>
      </w:r>
    </w:p>
    <w:p w14:paraId="0436B0DF"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Ottawa, Ontario</w:t>
      </w:r>
    </w:p>
    <w:p w14:paraId="412C00C7" w14:textId="7777777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Canada, K1E3E0</w:t>
      </w:r>
    </w:p>
    <w:p w14:paraId="15EC7E3F" w14:textId="77777777" w:rsidR="002A284C" w:rsidRPr="004801CF" w:rsidRDefault="002A284C" w:rsidP="000C66D9">
      <w:pPr>
        <w:spacing w:after="0" w:line="240" w:lineRule="auto"/>
        <w:rPr>
          <w:rFonts w:cstheme="minorHAnsi"/>
          <w:color w:val="000000" w:themeColor="text1"/>
        </w:rPr>
      </w:pPr>
    </w:p>
    <w:p w14:paraId="740B8406" w14:textId="17B1AAA7" w:rsidR="0050067F" w:rsidRPr="004801CF" w:rsidRDefault="0050067F" w:rsidP="000C66D9">
      <w:pPr>
        <w:spacing w:after="0" w:line="240" w:lineRule="auto"/>
        <w:rPr>
          <w:rFonts w:cstheme="minorHAnsi"/>
          <w:color w:val="000000" w:themeColor="text1"/>
        </w:rPr>
      </w:pPr>
      <w:r w:rsidRPr="004801CF">
        <w:rPr>
          <w:rFonts w:cstheme="minorHAnsi"/>
          <w:color w:val="000000" w:themeColor="text1"/>
        </w:rPr>
        <w:t xml:space="preserve">Hereinafter referred to as </w:t>
      </w:r>
      <w:r w:rsidRPr="004801CF">
        <w:rPr>
          <w:rFonts w:cstheme="minorHAnsi"/>
          <w:b/>
          <w:color w:val="000000" w:themeColor="text1"/>
        </w:rPr>
        <w:t>IGN</w:t>
      </w:r>
      <w:r w:rsidRPr="004801CF">
        <w:rPr>
          <w:rFonts w:cstheme="minorHAnsi"/>
          <w:color w:val="000000" w:themeColor="text1"/>
        </w:rPr>
        <w:t>; and</w:t>
      </w:r>
    </w:p>
    <w:p w14:paraId="2C696E0F" w14:textId="77777777" w:rsidR="004801CF" w:rsidRPr="004801CF" w:rsidRDefault="004801CF" w:rsidP="000C66D9">
      <w:pPr>
        <w:spacing w:after="0" w:line="240" w:lineRule="auto"/>
        <w:rPr>
          <w:rFonts w:eastAsia="MS Mincho" w:cstheme="minorHAnsi"/>
          <w:b/>
          <w:sz w:val="20"/>
          <w:szCs w:val="20"/>
          <w:lang w:val="en-US"/>
        </w:rPr>
      </w:pPr>
    </w:p>
    <w:p w14:paraId="708FCE7E" w14:textId="429D6CF3" w:rsidR="00B15C5C" w:rsidRPr="004801CF" w:rsidRDefault="00204C57" w:rsidP="000C66D9">
      <w:pPr>
        <w:spacing w:after="0" w:line="240" w:lineRule="auto"/>
        <w:rPr>
          <w:rFonts w:cstheme="minorHAnsi"/>
          <w:b/>
          <w:color w:val="000000" w:themeColor="text1"/>
        </w:rPr>
      </w:pPr>
      <w:r w:rsidRPr="004801CF">
        <w:rPr>
          <w:rFonts w:cstheme="minorHAnsi"/>
          <w:b/>
          <w:color w:val="000000" w:themeColor="text1"/>
        </w:rPr>
        <w:t>Aaron Wise</w:t>
      </w:r>
    </w:p>
    <w:p w14:paraId="02576896" w14:textId="77777777" w:rsidR="004801CF" w:rsidRPr="004801CF" w:rsidRDefault="00204C57" w:rsidP="000C66D9">
      <w:pPr>
        <w:spacing w:after="0" w:line="240" w:lineRule="auto"/>
        <w:rPr>
          <w:rFonts w:cstheme="minorHAnsi"/>
          <w:color w:val="000000" w:themeColor="text1"/>
        </w:rPr>
      </w:pPr>
      <w:r w:rsidRPr="004801CF">
        <w:rPr>
          <w:rFonts w:cstheme="minorHAnsi"/>
          <w:color w:val="000000" w:themeColor="text1"/>
        </w:rPr>
        <w:t>920 Leaping Brook Road</w:t>
      </w:r>
    </w:p>
    <w:p w14:paraId="71CF53DD" w14:textId="075B660E" w:rsidR="00B15C5C" w:rsidRPr="004801CF" w:rsidRDefault="00204C57" w:rsidP="000C66D9">
      <w:pPr>
        <w:spacing w:after="0" w:line="240" w:lineRule="auto"/>
        <w:rPr>
          <w:rFonts w:cstheme="minorHAnsi"/>
          <w:color w:val="000000" w:themeColor="text1"/>
        </w:rPr>
      </w:pPr>
      <w:r w:rsidRPr="004801CF">
        <w:rPr>
          <w:rFonts w:cstheme="minorHAnsi"/>
          <w:color w:val="000000" w:themeColor="text1"/>
        </w:rPr>
        <w:t>Lincolnton, NC 28092</w:t>
      </w:r>
      <w:r w:rsidR="004801CF" w:rsidRPr="004801CF">
        <w:rPr>
          <w:rFonts w:cstheme="minorHAnsi"/>
          <w:color w:val="000000" w:themeColor="text1"/>
        </w:rPr>
        <w:t xml:space="preserve"> </w:t>
      </w:r>
      <w:r w:rsidRPr="004801CF">
        <w:rPr>
          <w:rFonts w:cstheme="minorHAnsi"/>
          <w:color w:val="000000" w:themeColor="text1"/>
        </w:rPr>
        <w:t>USA</w:t>
      </w:r>
    </w:p>
    <w:p w14:paraId="39D12738" w14:textId="545653A9" w:rsidR="00B15C5C" w:rsidRPr="004801CF" w:rsidRDefault="00B15C5C" w:rsidP="000C66D9">
      <w:pPr>
        <w:spacing w:after="0" w:line="240" w:lineRule="auto"/>
        <w:rPr>
          <w:rFonts w:cstheme="minorHAnsi"/>
          <w:color w:val="000000" w:themeColor="text1"/>
        </w:rPr>
      </w:pPr>
      <w:r w:rsidRPr="004801CF">
        <w:rPr>
          <w:rFonts w:cstheme="minorHAnsi"/>
          <w:color w:val="000000" w:themeColor="text1"/>
        </w:rPr>
        <w:t>Tel:</w:t>
      </w:r>
      <w:r w:rsidR="00204C57" w:rsidRPr="004801CF">
        <w:rPr>
          <w:rFonts w:cstheme="minorHAnsi"/>
          <w:color w:val="000000" w:themeColor="text1"/>
        </w:rPr>
        <w:t xml:space="preserve"> +258 85 0707157</w:t>
      </w:r>
    </w:p>
    <w:p w14:paraId="7D98290F" w14:textId="079E52E0" w:rsidR="00B15C5C" w:rsidRPr="004801CF" w:rsidRDefault="00B15C5C" w:rsidP="000C66D9">
      <w:pPr>
        <w:spacing w:line="240" w:lineRule="auto"/>
        <w:rPr>
          <w:rFonts w:cstheme="minorHAnsi"/>
          <w:color w:val="000000" w:themeColor="text1"/>
          <w:lang w:val="en-US"/>
        </w:rPr>
      </w:pPr>
      <w:r w:rsidRPr="004801CF">
        <w:rPr>
          <w:rFonts w:cstheme="minorHAnsi"/>
          <w:color w:val="000000" w:themeColor="text1"/>
          <w:lang w:val="en-US"/>
        </w:rPr>
        <w:t>Email:</w:t>
      </w:r>
      <w:r w:rsidR="007A392A" w:rsidRPr="004801CF">
        <w:rPr>
          <w:rFonts w:cstheme="minorHAnsi"/>
          <w:color w:val="000000" w:themeColor="text1"/>
          <w:lang w:val="en-US"/>
        </w:rPr>
        <w:t xml:space="preserve"> </w:t>
      </w:r>
      <w:hyperlink r:id="rId8" w:history="1">
        <w:r w:rsidR="004801CF" w:rsidRPr="004801CF">
          <w:rPr>
            <w:rStyle w:val="Hyperlink"/>
            <w:rFonts w:cstheme="minorHAnsi"/>
            <w:lang w:val="en-US"/>
          </w:rPr>
          <w:t>aaronbwise@gmail.com</w:t>
        </w:r>
      </w:hyperlink>
    </w:p>
    <w:p w14:paraId="7A573955" w14:textId="77777777" w:rsidR="004801CF" w:rsidRPr="004801CF" w:rsidRDefault="004801CF" w:rsidP="000C66D9">
      <w:pPr>
        <w:spacing w:line="240" w:lineRule="auto"/>
        <w:rPr>
          <w:rFonts w:cstheme="minorHAnsi"/>
          <w:color w:val="000000" w:themeColor="text1"/>
          <w:lang w:val="en-US"/>
        </w:rPr>
      </w:pPr>
    </w:p>
    <w:p w14:paraId="516C1704" w14:textId="77777777" w:rsidR="00B15C5C" w:rsidRPr="004801CF" w:rsidRDefault="00B15C5C" w:rsidP="000C66D9">
      <w:pPr>
        <w:spacing w:after="0" w:line="240" w:lineRule="auto"/>
        <w:rPr>
          <w:rFonts w:cstheme="minorHAnsi"/>
          <w:color w:val="000000" w:themeColor="text1"/>
        </w:rPr>
      </w:pPr>
      <w:r w:rsidRPr="004801CF">
        <w:rPr>
          <w:rFonts w:cstheme="minorHAnsi"/>
          <w:color w:val="000000" w:themeColor="text1"/>
        </w:rPr>
        <w:t xml:space="preserve">Hereinafter referred to as the </w:t>
      </w:r>
      <w:r w:rsidRPr="004801CF">
        <w:rPr>
          <w:rFonts w:cstheme="minorHAnsi"/>
          <w:b/>
          <w:color w:val="000000" w:themeColor="text1"/>
        </w:rPr>
        <w:t>Consultant.</w:t>
      </w:r>
    </w:p>
    <w:p w14:paraId="1EF4F56A" w14:textId="77777777" w:rsidR="002A284C" w:rsidRPr="004801CF" w:rsidRDefault="002A284C" w:rsidP="000C66D9">
      <w:pPr>
        <w:pStyle w:val="Footer"/>
        <w:rPr>
          <w:rFonts w:cstheme="minorHAnsi"/>
          <w:i/>
          <w:color w:val="000000" w:themeColor="text1"/>
          <w:highlight w:val="yellow"/>
        </w:rPr>
      </w:pPr>
    </w:p>
    <w:p w14:paraId="684C0A80" w14:textId="76677E40" w:rsidR="00A90962" w:rsidRPr="004801CF" w:rsidRDefault="00A90962" w:rsidP="000C66D9">
      <w:pPr>
        <w:pStyle w:val="Footer"/>
        <w:rPr>
          <w:rFonts w:cstheme="minorHAnsi"/>
          <w:i/>
          <w:color w:val="000000" w:themeColor="text1"/>
        </w:rPr>
      </w:pPr>
      <w:r w:rsidRPr="004801CF">
        <w:rPr>
          <w:rFonts w:cstheme="minorHAnsi"/>
          <w:i/>
          <w:color w:val="000000" w:themeColor="text1"/>
        </w:rPr>
        <w:t xml:space="preserve">Re: Offer of </w:t>
      </w:r>
      <w:r w:rsidR="00A46201" w:rsidRPr="004801CF">
        <w:rPr>
          <w:rFonts w:cstheme="minorHAnsi"/>
          <w:i/>
          <w:color w:val="000000" w:themeColor="text1"/>
        </w:rPr>
        <w:t>Consultancy</w:t>
      </w:r>
      <w:r w:rsidRPr="004801CF">
        <w:rPr>
          <w:rFonts w:cstheme="minorHAnsi"/>
          <w:i/>
          <w:color w:val="000000" w:themeColor="text1"/>
        </w:rPr>
        <w:t xml:space="preserve"> Contract</w:t>
      </w:r>
    </w:p>
    <w:p w14:paraId="2B6DCE6B" w14:textId="1FF53C37" w:rsidR="00A90962" w:rsidRPr="004801CF" w:rsidRDefault="00EF641B" w:rsidP="000C66D9">
      <w:pPr>
        <w:pStyle w:val="Footer"/>
        <w:rPr>
          <w:rFonts w:cstheme="minorHAnsi"/>
          <w:i/>
          <w:color w:val="000000" w:themeColor="text1"/>
        </w:rPr>
      </w:pPr>
      <w:r w:rsidRPr="004801CF">
        <w:rPr>
          <w:rFonts w:cstheme="minorHAnsi"/>
          <w:i/>
          <w:color w:val="000000" w:themeColor="text1"/>
        </w:rPr>
        <w:t>IGN Contract No 2020</w:t>
      </w:r>
      <w:r w:rsidR="00A90962" w:rsidRPr="004801CF">
        <w:rPr>
          <w:rFonts w:cstheme="minorHAnsi"/>
          <w:i/>
          <w:color w:val="000000" w:themeColor="text1"/>
        </w:rPr>
        <w:t>-</w:t>
      </w:r>
      <w:r w:rsidR="00204C57" w:rsidRPr="004801CF">
        <w:rPr>
          <w:rFonts w:cstheme="minorHAnsi"/>
          <w:i/>
          <w:color w:val="000000" w:themeColor="text1"/>
        </w:rPr>
        <w:t>Wise</w:t>
      </w:r>
      <w:r w:rsidR="00A90962" w:rsidRPr="004801CF">
        <w:rPr>
          <w:rFonts w:cstheme="minorHAnsi"/>
          <w:i/>
          <w:color w:val="000000" w:themeColor="text1"/>
        </w:rPr>
        <w:t>-01</w:t>
      </w:r>
    </w:p>
    <w:p w14:paraId="1E4DD840" w14:textId="77777777" w:rsidR="00A90962" w:rsidRPr="004801CF" w:rsidRDefault="00A90962" w:rsidP="000C66D9">
      <w:pPr>
        <w:spacing w:line="240" w:lineRule="auto"/>
        <w:jc w:val="both"/>
        <w:rPr>
          <w:rFonts w:cstheme="minorHAnsi"/>
        </w:rPr>
      </w:pPr>
    </w:p>
    <w:p w14:paraId="7F5AFB60" w14:textId="77777777" w:rsidR="005124B1" w:rsidRPr="004801CF" w:rsidRDefault="005124B1" w:rsidP="000C66D9">
      <w:pPr>
        <w:pStyle w:val="Heading2"/>
        <w:numPr>
          <w:ilvl w:val="0"/>
          <w:numId w:val="0"/>
        </w:numPr>
        <w:rPr>
          <w:rFonts w:asciiTheme="minorHAnsi" w:hAnsiTheme="minorHAnsi" w:cstheme="minorHAnsi"/>
        </w:rPr>
      </w:pPr>
      <w:r w:rsidRPr="004801CF">
        <w:rPr>
          <w:rFonts w:asciiTheme="minorHAnsi" w:hAnsiTheme="minorHAnsi" w:cstheme="minorHAnsi"/>
        </w:rPr>
        <w:t>TERMS OF REFERENCE</w:t>
      </w:r>
    </w:p>
    <w:p w14:paraId="65CA189C" w14:textId="151EF4E9" w:rsidR="00A46201" w:rsidRPr="004801CF" w:rsidRDefault="00A46201" w:rsidP="000C66D9">
      <w:pPr>
        <w:pStyle w:val="Heading2"/>
        <w:ind w:left="274" w:hanging="274"/>
        <w:rPr>
          <w:rFonts w:asciiTheme="minorHAnsi" w:hAnsiTheme="minorHAnsi" w:cstheme="minorHAnsi"/>
        </w:rPr>
      </w:pPr>
      <w:r w:rsidRPr="004801CF">
        <w:rPr>
          <w:rFonts w:asciiTheme="minorHAnsi" w:hAnsiTheme="minorHAnsi" w:cstheme="minorHAnsi"/>
        </w:rPr>
        <w:t>Background</w:t>
      </w:r>
    </w:p>
    <w:p w14:paraId="53DA7DDB" w14:textId="53F1EFE1" w:rsidR="00C47900" w:rsidRPr="004801CF" w:rsidRDefault="00C47900" w:rsidP="000C66D9">
      <w:pPr>
        <w:spacing w:line="240" w:lineRule="auto"/>
        <w:rPr>
          <w:rFonts w:cstheme="minorHAnsi"/>
          <w:lang w:val="en-US"/>
        </w:rPr>
      </w:pPr>
      <w:r w:rsidRPr="004801CF">
        <w:rPr>
          <w:rFonts w:cstheme="minorHAnsi"/>
          <w:lang w:val="en-US"/>
        </w:rPr>
        <w:t>Namibia is currently implementing its Food and Nutrition Security Policy and Implementation Action Plan 2019-2024. It includes several strategies to implement and strengthen mandatory fortification of staple foods and condiments. In order to design the most effective and feasible fortification programme for Namibia, UNICEF is seeking data on prevalence of micronutrient deficiencies, consumption data, including nutrient gap analysis, and data on food imports and domestic production. This data will also be useful for other strategies within the Food and Nutrition Security Policy and Implementation Action Plan</w:t>
      </w:r>
    </w:p>
    <w:p w14:paraId="001B17D9" w14:textId="77777777" w:rsidR="00C47900" w:rsidRPr="004801CF" w:rsidRDefault="00C47900" w:rsidP="000C66D9">
      <w:pPr>
        <w:spacing w:line="240" w:lineRule="auto"/>
        <w:rPr>
          <w:rFonts w:cstheme="minorHAnsi"/>
          <w:lang w:val="en-US"/>
        </w:rPr>
      </w:pPr>
      <w:r w:rsidRPr="004801CF">
        <w:rPr>
          <w:rFonts w:cstheme="minorHAnsi"/>
          <w:lang w:val="en-US"/>
        </w:rPr>
        <w:t xml:space="preserve">The Namibia Statistics Agency undertook the Household Income and Expenditure Survey 2015/16 between April 2015 to March 2016. It aimed to </w:t>
      </w:r>
      <w:r w:rsidRPr="004801CF">
        <w:rPr>
          <w:rFonts w:cstheme="minorHAnsi"/>
        </w:rPr>
        <w:t xml:space="preserve">collect data on income and expenditure patterns of households and the sole source of information on income and expenditure in the country. </w:t>
      </w:r>
      <w:r w:rsidRPr="004801CF">
        <w:rPr>
          <w:rFonts w:cstheme="minorHAnsi"/>
          <w:lang w:val="en-US"/>
        </w:rPr>
        <w:t xml:space="preserve">It consisted of two questionnaires; the main questionnaire and the Daily Record Book or Diary. The main questionnaire included questions on whether or not the household had consumed key foods in the last week and where these foods came from and questions about crop production. The Daily Record Book recorded all expenditures and consumption for 7 days, organized by the UN </w:t>
      </w:r>
      <w:r w:rsidRPr="004801CF">
        <w:rPr>
          <w:rFonts w:cstheme="minorHAnsi"/>
        </w:rPr>
        <w:t>Classification of Individual Consumption According to Purpose (COICOP) 2018</w:t>
      </w:r>
      <w:r w:rsidRPr="004801CF">
        <w:rPr>
          <w:rFonts w:cstheme="minorHAnsi"/>
          <w:lang w:val="en-US"/>
        </w:rPr>
        <w:t xml:space="preserve">. As such it is a 7-day consumption survey. UNICEF Namibia has access to the full data set from the NHIES. </w:t>
      </w:r>
    </w:p>
    <w:p w14:paraId="2A6E98C7" w14:textId="77777777" w:rsidR="00C47900" w:rsidRPr="004801CF" w:rsidRDefault="00C47900" w:rsidP="000C66D9">
      <w:pPr>
        <w:spacing w:line="240" w:lineRule="auto"/>
        <w:rPr>
          <w:rFonts w:cstheme="minorHAnsi"/>
          <w:lang w:val="en-US"/>
        </w:rPr>
      </w:pPr>
    </w:p>
    <w:p w14:paraId="6FE7E5EE" w14:textId="77777777" w:rsidR="00C47900" w:rsidRPr="004801CF" w:rsidRDefault="00C47900" w:rsidP="000C66D9">
      <w:pPr>
        <w:spacing w:line="240" w:lineRule="auto"/>
        <w:rPr>
          <w:rFonts w:cstheme="minorHAnsi"/>
          <w:lang w:val="en-US"/>
        </w:rPr>
      </w:pPr>
      <w:r w:rsidRPr="004801CF">
        <w:rPr>
          <w:rFonts w:cstheme="minorHAnsi"/>
          <w:lang w:val="en-US"/>
        </w:rPr>
        <w:lastRenderedPageBreak/>
        <w:t xml:space="preserve">The HIES data set has already been analyzed for basic production data and consumption of key foods within the last week. Government data on food imports and domestic production has been compiled. UNICEF is now seeking a consultant to undertake additional analysis of the HIES data set. </w:t>
      </w:r>
    </w:p>
    <w:p w14:paraId="606A9705" w14:textId="389B6CFE"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Services and Deliverables</w:t>
      </w:r>
      <w:r w:rsidR="007A392A" w:rsidRPr="004801CF">
        <w:rPr>
          <w:rFonts w:asciiTheme="minorHAnsi" w:hAnsiTheme="minorHAnsi" w:cstheme="minorHAnsi"/>
        </w:rPr>
        <w:t xml:space="preserve"> [Example]</w:t>
      </w:r>
    </w:p>
    <w:p w14:paraId="47439831" w14:textId="28338537" w:rsidR="00A46201" w:rsidRPr="004801CF" w:rsidRDefault="0050067F" w:rsidP="000C66D9">
      <w:pPr>
        <w:pStyle w:val="PlainText"/>
        <w:jc w:val="both"/>
        <w:rPr>
          <w:rFonts w:asciiTheme="minorHAnsi" w:hAnsiTheme="minorHAnsi" w:cstheme="minorHAnsi"/>
          <w:color w:val="000000"/>
        </w:rPr>
      </w:pPr>
      <w:r w:rsidRPr="004801CF">
        <w:rPr>
          <w:rFonts w:asciiTheme="minorHAnsi" w:hAnsiTheme="minorHAnsi" w:cstheme="minorHAnsi"/>
          <w:lang w:val="en-GB"/>
        </w:rPr>
        <w:t xml:space="preserve">The </w:t>
      </w:r>
      <w:r w:rsidR="00A46201" w:rsidRPr="004801CF">
        <w:rPr>
          <w:rFonts w:asciiTheme="minorHAnsi" w:hAnsiTheme="minorHAnsi" w:cstheme="minorHAnsi"/>
          <w:b/>
          <w:lang w:val="en-GB"/>
        </w:rPr>
        <w:t>Consultant</w:t>
      </w:r>
      <w:r w:rsidRPr="004801CF">
        <w:rPr>
          <w:rFonts w:asciiTheme="minorHAnsi" w:hAnsiTheme="minorHAnsi" w:cstheme="minorHAnsi"/>
          <w:lang w:val="en-GB"/>
        </w:rPr>
        <w:t xml:space="preserve"> </w:t>
      </w:r>
      <w:r w:rsidRPr="004801CF">
        <w:rPr>
          <w:rFonts w:asciiTheme="minorHAnsi" w:hAnsiTheme="minorHAnsi" w:cstheme="minorHAnsi"/>
          <w:color w:val="000000"/>
        </w:rPr>
        <w:t xml:space="preserve">will be contracted </w:t>
      </w:r>
      <w:r w:rsidR="005F1B70" w:rsidRPr="004801CF">
        <w:rPr>
          <w:rFonts w:asciiTheme="minorHAnsi" w:hAnsiTheme="minorHAnsi" w:cstheme="minorHAnsi"/>
          <w:color w:val="000000"/>
        </w:rPr>
        <w:t xml:space="preserve">to </w:t>
      </w:r>
      <w:r w:rsidR="00372CFF" w:rsidRPr="004801CF">
        <w:rPr>
          <w:rFonts w:asciiTheme="minorHAnsi" w:hAnsiTheme="minorHAnsi" w:cstheme="minorHAnsi"/>
          <w:color w:val="000000"/>
        </w:rPr>
        <w:t>undertake additional analysis of the HIES data set as follows:</w:t>
      </w:r>
    </w:p>
    <w:p w14:paraId="659DFD99" w14:textId="7B7B4149" w:rsidR="00C005E1" w:rsidRPr="004801CF" w:rsidRDefault="00C005E1" w:rsidP="000C66D9">
      <w:pPr>
        <w:pStyle w:val="PlainText"/>
        <w:jc w:val="both"/>
        <w:rPr>
          <w:rFonts w:asciiTheme="minorHAnsi" w:hAnsiTheme="minorHAnsi" w:cstheme="minorHAnsi"/>
          <w:color w:val="000000"/>
        </w:rPr>
      </w:pPr>
    </w:p>
    <w:p w14:paraId="40726A18" w14:textId="73D8F952" w:rsidR="00B15C5C" w:rsidRPr="004801CF" w:rsidRDefault="00372CFF" w:rsidP="000C66D9">
      <w:pPr>
        <w:spacing w:line="240" w:lineRule="auto"/>
        <w:rPr>
          <w:rFonts w:cstheme="minorHAnsi"/>
          <w:b/>
          <w:bCs/>
        </w:rPr>
      </w:pPr>
      <w:r w:rsidRPr="004801CF">
        <w:rPr>
          <w:rFonts w:cstheme="minorHAnsi"/>
          <w:b/>
          <w:bCs/>
        </w:rPr>
        <w:t>Major Tasks</w:t>
      </w:r>
      <w:r w:rsidR="00B15C5C" w:rsidRPr="004801CF">
        <w:rPr>
          <w:rFonts w:cstheme="minorHAnsi"/>
          <w:b/>
          <w:bCs/>
        </w:rPr>
        <w:t xml:space="preserve">: </w:t>
      </w:r>
    </w:p>
    <w:p w14:paraId="0BF544D9" w14:textId="72A3E766" w:rsidR="00372CFF" w:rsidRPr="00520C08" w:rsidRDefault="00372CFF" w:rsidP="000C66D9">
      <w:pPr>
        <w:pStyle w:val="ListParagraph"/>
        <w:numPr>
          <w:ilvl w:val="0"/>
          <w:numId w:val="43"/>
        </w:numPr>
        <w:spacing w:after="0" w:line="240" w:lineRule="auto"/>
        <w:rPr>
          <w:rFonts w:asciiTheme="majorHAnsi" w:hAnsiTheme="majorHAnsi" w:cstheme="majorHAnsi"/>
          <w:lang w:val="en-US"/>
        </w:rPr>
      </w:pPr>
      <w:r w:rsidRPr="00520C08">
        <w:rPr>
          <w:rFonts w:asciiTheme="majorHAnsi" w:hAnsiTheme="majorHAnsi" w:cstheme="majorHAnsi"/>
          <w:lang w:val="en-US"/>
        </w:rPr>
        <w:t>Comparison of cereal production data from MAWF/NAB and HIES to see to what extent they are similar or differ</w:t>
      </w:r>
      <w:r w:rsidR="00C075E3" w:rsidRPr="00520C08">
        <w:rPr>
          <w:rFonts w:asciiTheme="majorHAnsi" w:hAnsiTheme="majorHAnsi" w:cstheme="majorHAnsi"/>
          <w:lang w:val="en-US"/>
        </w:rPr>
        <w:t>;</w:t>
      </w:r>
    </w:p>
    <w:p w14:paraId="2EB7FF71" w14:textId="77777777" w:rsidR="00C075E3" w:rsidRPr="00520C08" w:rsidRDefault="00C075E3" w:rsidP="00C075E3">
      <w:pPr>
        <w:pStyle w:val="ListParagraph"/>
        <w:numPr>
          <w:ilvl w:val="0"/>
          <w:numId w:val="43"/>
        </w:numPr>
        <w:spacing w:after="0" w:line="240" w:lineRule="auto"/>
        <w:rPr>
          <w:rFonts w:asciiTheme="majorHAnsi" w:hAnsiTheme="majorHAnsi" w:cstheme="majorHAnsi"/>
          <w:lang w:val="en-US"/>
        </w:rPr>
      </w:pPr>
      <w:r w:rsidRPr="00520C08">
        <w:rPr>
          <w:rFonts w:asciiTheme="majorHAnsi" w:hAnsiTheme="majorHAnsi" w:cstheme="majorHAnsi"/>
          <w:lang w:val="en-US"/>
        </w:rPr>
        <w:t>Review all available data (consumption and production) to try to estimate variations in regional consumption of the different cereals with the objective of trying to identify areas or periods with primarily communal mahangu consumption</w:t>
      </w:r>
    </w:p>
    <w:p w14:paraId="62ADCF1A" w14:textId="5FB7EF19" w:rsidR="00372CFF" w:rsidRPr="00520C08" w:rsidRDefault="004E08C3" w:rsidP="000C66D9">
      <w:pPr>
        <w:pStyle w:val="ListParagraph"/>
        <w:numPr>
          <w:ilvl w:val="0"/>
          <w:numId w:val="43"/>
        </w:numPr>
        <w:spacing w:after="0" w:line="240" w:lineRule="auto"/>
        <w:rPr>
          <w:rFonts w:asciiTheme="majorHAnsi" w:hAnsiTheme="majorHAnsi" w:cstheme="majorHAnsi"/>
          <w:lang w:val="en-US"/>
        </w:rPr>
      </w:pPr>
      <w:commentRangeStart w:id="0"/>
      <w:ins w:id="1" w:author="karen codling" w:date="2020-10-22T21:04:00Z">
        <w:r>
          <w:rPr>
            <w:rFonts w:asciiTheme="majorHAnsi" w:hAnsiTheme="majorHAnsi" w:cstheme="majorHAnsi"/>
            <w:lang w:val="en-US"/>
          </w:rPr>
          <w:t>From most appropriate sources</w:t>
        </w:r>
      </w:ins>
      <w:commentRangeEnd w:id="0"/>
      <w:ins w:id="2" w:author="karen codling" w:date="2020-10-22T21:07:00Z">
        <w:r>
          <w:rPr>
            <w:rStyle w:val="CommentReference"/>
          </w:rPr>
          <w:commentReference w:id="0"/>
        </w:r>
      </w:ins>
      <w:ins w:id="3" w:author="karen codling" w:date="2020-10-22T21:04:00Z">
        <w:r>
          <w:rPr>
            <w:rFonts w:asciiTheme="majorHAnsi" w:hAnsiTheme="majorHAnsi" w:cstheme="majorHAnsi"/>
            <w:lang w:val="en-US"/>
          </w:rPr>
          <w:t>, c</w:t>
        </w:r>
      </w:ins>
      <w:del w:id="4" w:author="karen codling" w:date="2020-10-22T21:04:00Z">
        <w:r w:rsidR="00372CFF" w:rsidRPr="00520C08" w:rsidDel="004E08C3">
          <w:rPr>
            <w:rFonts w:asciiTheme="majorHAnsi" w:hAnsiTheme="majorHAnsi" w:cstheme="majorHAnsi"/>
            <w:lang w:val="en-US"/>
          </w:rPr>
          <w:delText>C</w:delText>
        </w:r>
      </w:del>
      <w:r w:rsidR="00372CFF" w:rsidRPr="00520C08">
        <w:rPr>
          <w:rFonts w:asciiTheme="majorHAnsi" w:hAnsiTheme="majorHAnsi" w:cstheme="majorHAnsi"/>
          <w:lang w:val="en-US"/>
        </w:rPr>
        <w:t>alculat</w:t>
      </w:r>
      <w:ins w:id="5" w:author="karen codling" w:date="2020-10-22T21:04:00Z">
        <w:r>
          <w:rPr>
            <w:rFonts w:asciiTheme="majorHAnsi" w:hAnsiTheme="majorHAnsi" w:cstheme="majorHAnsi"/>
            <w:lang w:val="en-US"/>
          </w:rPr>
          <w:t>e</w:t>
        </w:r>
      </w:ins>
      <w:del w:id="6" w:author="karen codling" w:date="2020-10-22T21:04:00Z">
        <w:r w:rsidR="00372CFF" w:rsidRPr="00520C08" w:rsidDel="004E08C3">
          <w:rPr>
            <w:rFonts w:asciiTheme="majorHAnsi" w:hAnsiTheme="majorHAnsi" w:cstheme="majorHAnsi"/>
            <w:lang w:val="en-US"/>
          </w:rPr>
          <w:delText>ion</w:delText>
        </w:r>
      </w:del>
      <w:r w:rsidR="00372CFF" w:rsidRPr="00520C08">
        <w:rPr>
          <w:rFonts w:asciiTheme="majorHAnsi" w:hAnsiTheme="majorHAnsi" w:cstheme="majorHAnsi"/>
          <w:lang w:val="en-US"/>
        </w:rPr>
        <w:t xml:space="preserve"> </w:t>
      </w:r>
      <w:del w:id="7" w:author="karen codling" w:date="2020-10-22T21:04:00Z">
        <w:r w:rsidR="00372CFF" w:rsidRPr="00520C08" w:rsidDel="004E08C3">
          <w:rPr>
            <w:rFonts w:asciiTheme="majorHAnsi" w:hAnsiTheme="majorHAnsi" w:cstheme="majorHAnsi"/>
            <w:lang w:val="en-US"/>
          </w:rPr>
          <w:delText xml:space="preserve">of </w:delText>
        </w:r>
      </w:del>
      <w:r w:rsidR="00C075E3" w:rsidRPr="00520C08">
        <w:rPr>
          <w:rFonts w:asciiTheme="majorHAnsi" w:hAnsiTheme="majorHAnsi" w:cstheme="majorHAnsi"/>
          <w:lang w:val="en-US"/>
        </w:rPr>
        <w:t>consumption/</w:t>
      </w:r>
      <w:r w:rsidR="00372CFF" w:rsidRPr="00520C08">
        <w:rPr>
          <w:rFonts w:asciiTheme="majorHAnsi" w:hAnsiTheme="majorHAnsi" w:cstheme="majorHAnsi"/>
          <w:lang w:val="en-US"/>
        </w:rPr>
        <w:t xml:space="preserve">availability of </w:t>
      </w:r>
      <w:r w:rsidR="00C075E3" w:rsidRPr="00520C08">
        <w:rPr>
          <w:rFonts w:asciiTheme="majorHAnsi" w:hAnsiTheme="majorHAnsi" w:cstheme="majorHAnsi"/>
          <w:lang w:val="en-US"/>
        </w:rPr>
        <w:t xml:space="preserve">fortifiable (imported and commercially produced) </w:t>
      </w:r>
      <w:r w:rsidR="00372CFF" w:rsidRPr="00520C08">
        <w:rPr>
          <w:rFonts w:asciiTheme="majorHAnsi" w:hAnsiTheme="majorHAnsi" w:cstheme="majorHAnsi"/>
          <w:lang w:val="en-US"/>
        </w:rPr>
        <w:t>wheat, maize and mahangu</w:t>
      </w:r>
      <w:ins w:id="8" w:author="karen codling" w:date="2020-10-22T21:03:00Z">
        <w:r>
          <w:rPr>
            <w:rFonts w:asciiTheme="majorHAnsi" w:hAnsiTheme="majorHAnsi" w:cstheme="majorHAnsi"/>
            <w:lang w:val="en-US"/>
          </w:rPr>
          <w:t xml:space="preserve">, </w:t>
        </w:r>
      </w:ins>
      <w:ins w:id="9" w:author="karen codling" w:date="2020-10-21T22:48:00Z">
        <w:r w:rsidR="00596B0A">
          <w:rPr>
            <w:rFonts w:asciiTheme="majorHAnsi" w:hAnsiTheme="majorHAnsi" w:cstheme="majorHAnsi"/>
            <w:lang w:val="en-US"/>
          </w:rPr>
          <w:t>vegetable oil</w:t>
        </w:r>
      </w:ins>
      <w:ins w:id="10" w:author="karen codling" w:date="2020-10-22T21:50:00Z">
        <w:r w:rsidR="007F3E20">
          <w:rPr>
            <w:rFonts w:asciiTheme="majorHAnsi" w:hAnsiTheme="majorHAnsi" w:cstheme="majorHAnsi"/>
            <w:lang w:val="en-US"/>
          </w:rPr>
          <w:t xml:space="preserve">, </w:t>
        </w:r>
      </w:ins>
      <w:ins w:id="11" w:author="karen codling" w:date="2020-10-22T21:03:00Z">
        <w:r>
          <w:rPr>
            <w:rFonts w:asciiTheme="majorHAnsi" w:hAnsiTheme="majorHAnsi" w:cstheme="majorHAnsi"/>
            <w:lang w:val="en-US"/>
          </w:rPr>
          <w:t>household salt</w:t>
        </w:r>
      </w:ins>
      <w:ins w:id="12" w:author="karen codling" w:date="2020-10-22T21:50:00Z">
        <w:r w:rsidR="007F3E20">
          <w:rPr>
            <w:rFonts w:asciiTheme="majorHAnsi" w:hAnsiTheme="majorHAnsi" w:cstheme="majorHAnsi"/>
            <w:lang w:val="en-US"/>
          </w:rPr>
          <w:t xml:space="preserve"> and milk</w:t>
        </w:r>
      </w:ins>
      <w:r w:rsidR="00372CFF" w:rsidRPr="00520C08">
        <w:rPr>
          <w:rFonts w:asciiTheme="majorHAnsi" w:hAnsiTheme="majorHAnsi" w:cstheme="majorHAnsi"/>
          <w:lang w:val="en-US"/>
        </w:rPr>
        <w:t xml:space="preserve"> as average g/capita/day nationally</w:t>
      </w:r>
      <w:r w:rsidR="00C075E3" w:rsidRPr="00520C08">
        <w:rPr>
          <w:rFonts w:asciiTheme="majorHAnsi" w:hAnsiTheme="majorHAnsi" w:cstheme="majorHAnsi"/>
          <w:lang w:val="en-US"/>
        </w:rPr>
        <w:t xml:space="preserve">, for </w:t>
      </w:r>
      <w:r w:rsidR="00372CFF" w:rsidRPr="00520C08">
        <w:rPr>
          <w:rFonts w:asciiTheme="majorHAnsi" w:hAnsiTheme="majorHAnsi" w:cstheme="majorHAnsi"/>
          <w:lang w:val="en-US"/>
        </w:rPr>
        <w:t>develop</w:t>
      </w:r>
      <w:r w:rsidR="00C075E3" w:rsidRPr="00520C08">
        <w:rPr>
          <w:rFonts w:asciiTheme="majorHAnsi" w:hAnsiTheme="majorHAnsi" w:cstheme="majorHAnsi"/>
          <w:lang w:val="en-US"/>
        </w:rPr>
        <w:t>ment of</w:t>
      </w:r>
      <w:r w:rsidR="00372CFF" w:rsidRPr="00520C08">
        <w:rPr>
          <w:rFonts w:asciiTheme="majorHAnsi" w:hAnsiTheme="majorHAnsi" w:cstheme="majorHAnsi"/>
          <w:lang w:val="en-US"/>
        </w:rPr>
        <w:t xml:space="preserve"> national fortification standards. </w:t>
      </w:r>
      <w:ins w:id="13" w:author="karen codling" w:date="2020-10-22T21:05:00Z">
        <w:r>
          <w:rPr>
            <w:rFonts w:asciiTheme="majorHAnsi" w:hAnsiTheme="majorHAnsi" w:cstheme="majorHAnsi"/>
            <w:lang w:val="en-US"/>
          </w:rPr>
          <w:t xml:space="preserve">Where available, </w:t>
        </w:r>
      </w:ins>
      <w:ins w:id="14" w:author="karen codling" w:date="2020-10-22T21:07:00Z">
        <w:r>
          <w:rPr>
            <w:rFonts w:asciiTheme="majorHAnsi" w:hAnsiTheme="majorHAnsi" w:cstheme="majorHAnsi"/>
            <w:lang w:val="en-US"/>
          </w:rPr>
          <w:t>compile</w:t>
        </w:r>
      </w:ins>
      <w:ins w:id="15" w:author="karen codling" w:date="2020-10-22T21:05:00Z">
        <w:r>
          <w:rPr>
            <w:rFonts w:asciiTheme="majorHAnsi" w:hAnsiTheme="majorHAnsi" w:cstheme="majorHAnsi"/>
            <w:lang w:val="en-US"/>
          </w:rPr>
          <w:t xml:space="preserve"> data</w:t>
        </w:r>
      </w:ins>
      <w:ins w:id="16" w:author="karen codling" w:date="2020-10-22T21:06:00Z">
        <w:r>
          <w:rPr>
            <w:rFonts w:asciiTheme="majorHAnsi" w:hAnsiTheme="majorHAnsi" w:cstheme="majorHAnsi"/>
            <w:lang w:val="en-US"/>
          </w:rPr>
          <w:t xml:space="preserve"> on regional consumption/availability of these foods, to illustrate regional variations in consumption/availability.</w:t>
        </w:r>
      </w:ins>
    </w:p>
    <w:p w14:paraId="73256E4B" w14:textId="1373853D" w:rsidR="00C075E3" w:rsidRPr="00520C08" w:rsidDel="008547E8" w:rsidRDefault="00C075E3" w:rsidP="00C075E3">
      <w:pPr>
        <w:pStyle w:val="ListParagraph"/>
        <w:numPr>
          <w:ilvl w:val="0"/>
          <w:numId w:val="43"/>
        </w:numPr>
        <w:spacing w:after="0" w:line="240" w:lineRule="auto"/>
        <w:rPr>
          <w:del w:id="17" w:author="karen codling" w:date="2020-10-22T21:27:00Z"/>
          <w:rFonts w:asciiTheme="majorHAnsi" w:hAnsiTheme="majorHAnsi" w:cstheme="majorHAnsi"/>
          <w:lang w:val="en-US"/>
        </w:rPr>
      </w:pPr>
      <w:del w:id="18" w:author="karen codling" w:date="2020-10-22T21:27:00Z">
        <w:r w:rsidRPr="00520C08" w:rsidDel="008547E8">
          <w:rPr>
            <w:rFonts w:asciiTheme="majorHAnsi" w:hAnsiTheme="majorHAnsi" w:cstheme="majorHAnsi"/>
            <w:lang w:val="en-US"/>
          </w:rPr>
          <w:delText>Using national g/capita/day calculated in task 3 above, calculate nutrient contribution from fortified foods for (i) SADC minimum regional standards and (ii) draft Namibian standards (assuming (i) and (ii) are different) and compare to (a) RNI, (b) EAR and (c) UL);</w:delText>
        </w:r>
      </w:del>
    </w:p>
    <w:p w14:paraId="2F049051" w14:textId="31DDD9E1" w:rsidR="00372CFF" w:rsidRDefault="00C075E3" w:rsidP="000C66D9">
      <w:pPr>
        <w:pStyle w:val="ListParagraph"/>
        <w:numPr>
          <w:ilvl w:val="0"/>
          <w:numId w:val="43"/>
        </w:numPr>
        <w:spacing w:after="0" w:line="240" w:lineRule="auto"/>
        <w:rPr>
          <w:ins w:id="19" w:author="karen codling" w:date="2020-10-22T21:14:00Z"/>
          <w:rFonts w:asciiTheme="majorHAnsi" w:hAnsiTheme="majorHAnsi" w:cstheme="majorHAnsi"/>
          <w:lang w:val="en-US"/>
        </w:rPr>
      </w:pPr>
      <w:r w:rsidRPr="00520C08">
        <w:rPr>
          <w:rFonts w:asciiTheme="majorHAnsi" w:hAnsiTheme="majorHAnsi" w:cstheme="majorHAnsi"/>
          <w:lang w:val="en-US"/>
        </w:rPr>
        <w:t xml:space="preserve">Using the same food consumption tables and matching scheme already prepared by FAO </w:t>
      </w:r>
      <w:proofErr w:type="spellStart"/>
      <w:r w:rsidRPr="00520C08">
        <w:rPr>
          <w:rFonts w:asciiTheme="majorHAnsi" w:hAnsiTheme="majorHAnsi" w:cstheme="majorHAnsi"/>
          <w:lang w:val="en-US"/>
        </w:rPr>
        <w:t>ADePT</w:t>
      </w:r>
      <w:proofErr w:type="spellEnd"/>
      <w:r w:rsidRPr="00520C08">
        <w:rPr>
          <w:rFonts w:asciiTheme="majorHAnsi" w:hAnsiTheme="majorHAnsi" w:cstheme="majorHAnsi"/>
          <w:lang w:val="en-US"/>
        </w:rPr>
        <w:t xml:space="preserve"> for 2019 macronutrient estimates, coordinate the integration of micronutrient values to enable FAO </w:t>
      </w:r>
      <w:proofErr w:type="spellStart"/>
      <w:r w:rsidRPr="00520C08">
        <w:rPr>
          <w:rFonts w:asciiTheme="majorHAnsi" w:hAnsiTheme="majorHAnsi" w:cstheme="majorHAnsi"/>
          <w:lang w:val="en-US"/>
        </w:rPr>
        <w:t>ADePT</w:t>
      </w:r>
      <w:proofErr w:type="spellEnd"/>
      <w:r w:rsidRPr="00520C08">
        <w:rPr>
          <w:rFonts w:asciiTheme="majorHAnsi" w:hAnsiTheme="majorHAnsi" w:cstheme="majorHAnsi"/>
          <w:lang w:val="en-US"/>
        </w:rPr>
        <w:t xml:space="preserve"> team to analyze micronutrient intake with breakdown by national, urban/rural, regions, ethno-linguistic group</w:t>
      </w:r>
      <w:ins w:id="20" w:author="karen codling" w:date="2020-10-22T21:12:00Z">
        <w:r w:rsidR="004E08C3">
          <w:rPr>
            <w:rFonts w:asciiTheme="majorHAnsi" w:hAnsiTheme="majorHAnsi" w:cstheme="majorHAnsi"/>
            <w:lang w:val="en-US"/>
          </w:rPr>
          <w:t>. This will involve</w:t>
        </w:r>
      </w:ins>
      <w:ins w:id="21" w:author="karen codling" w:date="2020-10-22T21:13:00Z">
        <w:r w:rsidR="004E08C3">
          <w:rPr>
            <w:rFonts w:asciiTheme="majorHAnsi" w:hAnsiTheme="majorHAnsi" w:cstheme="majorHAnsi"/>
            <w:lang w:val="en-US"/>
          </w:rPr>
          <w:t xml:space="preserve"> reviewing the food matching, applying the most appropriate FCT for each food and applying retention </w:t>
        </w:r>
      </w:ins>
      <w:ins w:id="22" w:author="karen codling" w:date="2020-10-22T21:14:00Z">
        <w:r w:rsidR="004E08C3">
          <w:rPr>
            <w:rFonts w:asciiTheme="majorHAnsi" w:hAnsiTheme="majorHAnsi" w:cstheme="majorHAnsi"/>
            <w:lang w:val="en-US"/>
          </w:rPr>
          <w:t>conversion</w:t>
        </w:r>
      </w:ins>
      <w:ins w:id="23" w:author="karen codling" w:date="2020-10-22T21:13:00Z">
        <w:r w:rsidR="004E08C3">
          <w:rPr>
            <w:rFonts w:asciiTheme="majorHAnsi" w:hAnsiTheme="majorHAnsi" w:cstheme="majorHAnsi"/>
            <w:lang w:val="en-US"/>
          </w:rPr>
          <w:t xml:space="preserve"> factors which will be provided by the Unive</w:t>
        </w:r>
      </w:ins>
      <w:ins w:id="24" w:author="karen codling" w:date="2020-10-22T21:14:00Z">
        <w:r w:rsidR="004E08C3">
          <w:rPr>
            <w:rFonts w:asciiTheme="majorHAnsi" w:hAnsiTheme="majorHAnsi" w:cstheme="majorHAnsi"/>
            <w:lang w:val="en-US"/>
          </w:rPr>
          <w:t>rsity of Washington. Provide FAO with necessary inputs to enable</w:t>
        </w:r>
        <w:r w:rsidR="007C614B">
          <w:rPr>
            <w:rFonts w:asciiTheme="majorHAnsi" w:hAnsiTheme="majorHAnsi" w:cstheme="majorHAnsi"/>
            <w:lang w:val="en-US"/>
          </w:rPr>
          <w:t xml:space="preserve"> the outputs (</w:t>
        </w:r>
      </w:ins>
      <w:proofErr w:type="spellStart"/>
      <w:ins w:id="25" w:author="karen codling" w:date="2020-10-22T21:15:00Z">
        <w:r w:rsidR="007C614B">
          <w:rPr>
            <w:rFonts w:asciiTheme="majorHAnsi" w:hAnsiTheme="majorHAnsi" w:cstheme="majorHAnsi"/>
            <w:lang w:val="en-US"/>
          </w:rPr>
          <w:t>ie</w:t>
        </w:r>
        <w:proofErr w:type="spellEnd"/>
        <w:r w:rsidR="007C614B">
          <w:rPr>
            <w:rFonts w:asciiTheme="majorHAnsi" w:hAnsiTheme="majorHAnsi" w:cstheme="majorHAnsi"/>
            <w:lang w:val="en-US"/>
          </w:rPr>
          <w:t xml:space="preserve"> estimates of micronutrient intake) for the following scenarios</w:t>
        </w:r>
      </w:ins>
      <w:ins w:id="26" w:author="karen codling" w:date="2020-10-22T21:25:00Z">
        <w:r w:rsidR="008547E8">
          <w:rPr>
            <w:rFonts w:asciiTheme="majorHAnsi" w:hAnsiTheme="majorHAnsi" w:cstheme="majorHAnsi"/>
            <w:lang w:val="en-US"/>
          </w:rPr>
          <w:t xml:space="preserve">. Present </w:t>
        </w:r>
      </w:ins>
      <w:ins w:id="27" w:author="karen codling" w:date="2020-10-22T21:26:00Z">
        <w:r w:rsidR="008547E8">
          <w:rPr>
            <w:rFonts w:asciiTheme="majorHAnsi" w:hAnsiTheme="majorHAnsi" w:cstheme="majorHAnsi"/>
            <w:lang w:val="en-US"/>
          </w:rPr>
          <w:t xml:space="preserve">the results as a proportion of </w:t>
        </w:r>
        <w:r w:rsidR="008547E8" w:rsidRPr="00520C08">
          <w:rPr>
            <w:rFonts w:asciiTheme="majorHAnsi" w:hAnsiTheme="majorHAnsi" w:cstheme="majorHAnsi"/>
            <w:lang w:val="en-US"/>
          </w:rPr>
          <w:t>(a) RNI, (b) EAR and (c) UL);</w:t>
        </w:r>
      </w:ins>
    </w:p>
    <w:p w14:paraId="281E1066" w14:textId="00B1A9EE" w:rsidR="007C614B" w:rsidRDefault="007C614B" w:rsidP="007C614B">
      <w:pPr>
        <w:pStyle w:val="ListParagraph"/>
        <w:numPr>
          <w:ilvl w:val="1"/>
          <w:numId w:val="43"/>
        </w:numPr>
        <w:spacing w:after="0" w:line="240" w:lineRule="auto"/>
        <w:rPr>
          <w:ins w:id="28" w:author="karen codling" w:date="2020-10-22T21:17:00Z"/>
          <w:rFonts w:asciiTheme="majorHAnsi" w:hAnsiTheme="majorHAnsi" w:cstheme="majorHAnsi"/>
          <w:lang w:val="en-US"/>
        </w:rPr>
      </w:pPr>
      <w:ins w:id="29" w:author="karen codling" w:date="2020-10-22T21:15:00Z">
        <w:r>
          <w:rPr>
            <w:rFonts w:asciiTheme="majorHAnsi" w:hAnsiTheme="majorHAnsi" w:cstheme="majorHAnsi"/>
            <w:lang w:val="en-US"/>
          </w:rPr>
          <w:t>Current Namibian diet as recorded by the NHIES 20</w:t>
        </w:r>
      </w:ins>
      <w:ins w:id="30" w:author="karen codling" w:date="2020-10-22T21:16:00Z">
        <w:r>
          <w:rPr>
            <w:rFonts w:asciiTheme="majorHAnsi" w:hAnsiTheme="majorHAnsi" w:cstheme="majorHAnsi"/>
            <w:lang w:val="en-US"/>
          </w:rPr>
          <w:t>15</w:t>
        </w:r>
      </w:ins>
      <w:ins w:id="31" w:author="karen codling" w:date="2020-10-22T21:15:00Z">
        <w:r>
          <w:rPr>
            <w:rFonts w:asciiTheme="majorHAnsi" w:hAnsiTheme="majorHAnsi" w:cstheme="majorHAnsi"/>
            <w:lang w:val="en-US"/>
          </w:rPr>
          <w:t>/1</w:t>
        </w:r>
      </w:ins>
      <w:ins w:id="32" w:author="karen codling" w:date="2020-10-22T21:16:00Z">
        <w:r>
          <w:rPr>
            <w:rFonts w:asciiTheme="majorHAnsi" w:hAnsiTheme="majorHAnsi" w:cstheme="majorHAnsi"/>
            <w:lang w:val="en-US"/>
          </w:rPr>
          <w:t>6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wheat and maize fortified by </w:t>
        </w:r>
      </w:ins>
      <w:ins w:id="33" w:author="karen codling" w:date="2020-10-22T21:17:00Z">
        <w:r>
          <w:rPr>
            <w:rFonts w:asciiTheme="majorHAnsi" w:hAnsiTheme="majorHAnsi" w:cstheme="majorHAnsi"/>
            <w:lang w:val="en-US"/>
          </w:rPr>
          <w:t>SA standards</w:t>
        </w:r>
      </w:ins>
      <w:ins w:id="34" w:author="karen codling" w:date="2020-10-22T21:18:00Z">
        <w:r>
          <w:rPr>
            <w:rFonts w:asciiTheme="majorHAnsi" w:hAnsiTheme="majorHAnsi" w:cstheme="majorHAnsi"/>
            <w:lang w:val="en-US"/>
          </w:rPr>
          <w:t>)</w:t>
        </w:r>
      </w:ins>
    </w:p>
    <w:p w14:paraId="7612BD2F" w14:textId="49B04959" w:rsidR="007C614B" w:rsidRDefault="007C614B" w:rsidP="007C614B">
      <w:pPr>
        <w:pStyle w:val="ListParagraph"/>
        <w:numPr>
          <w:ilvl w:val="1"/>
          <w:numId w:val="43"/>
        </w:numPr>
        <w:spacing w:after="0" w:line="240" w:lineRule="auto"/>
        <w:rPr>
          <w:ins w:id="35" w:author="karen codling" w:date="2020-10-21T22:36:00Z"/>
          <w:rFonts w:asciiTheme="majorHAnsi" w:hAnsiTheme="majorHAnsi" w:cstheme="majorHAnsi"/>
          <w:lang w:val="en-US"/>
        </w:rPr>
        <w:pPrChange w:id="36" w:author="karen codling" w:date="2020-10-22T21:14:00Z">
          <w:pPr>
            <w:pStyle w:val="ListParagraph"/>
            <w:numPr>
              <w:numId w:val="43"/>
            </w:numPr>
            <w:spacing w:after="0" w:line="240" w:lineRule="auto"/>
            <w:ind w:hanging="360"/>
          </w:pPr>
        </w:pPrChange>
      </w:pPr>
      <w:ins w:id="37" w:author="karen codling" w:date="2020-10-22T21:17:00Z">
        <w:r>
          <w:rPr>
            <w:rFonts w:asciiTheme="majorHAnsi" w:hAnsiTheme="majorHAnsi" w:cstheme="majorHAnsi"/>
            <w:lang w:val="en-US"/>
          </w:rPr>
          <w:t>Potential future Namibian diet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wheat and maize fortified by Namibian standards, </w:t>
        </w:r>
      </w:ins>
      <w:ins w:id="38" w:author="karen codling" w:date="2020-10-22T21:18:00Z">
        <w:r>
          <w:rPr>
            <w:rFonts w:asciiTheme="majorHAnsi" w:hAnsiTheme="majorHAnsi" w:cstheme="majorHAnsi"/>
            <w:lang w:val="en-US"/>
          </w:rPr>
          <w:t>imported vegetable oil fortified by SADC standards)</w:t>
        </w:r>
      </w:ins>
    </w:p>
    <w:p w14:paraId="647C36CA" w14:textId="0B7CF079" w:rsidR="00520C08" w:rsidRDefault="00520C08" w:rsidP="000C66D9">
      <w:pPr>
        <w:pStyle w:val="ListParagraph"/>
        <w:numPr>
          <w:ilvl w:val="0"/>
          <w:numId w:val="43"/>
        </w:numPr>
        <w:spacing w:after="0" w:line="240" w:lineRule="auto"/>
        <w:rPr>
          <w:ins w:id="39" w:author="karen codling" w:date="2020-10-21T22:37:00Z"/>
          <w:rFonts w:asciiTheme="majorHAnsi" w:hAnsiTheme="majorHAnsi" w:cstheme="majorHAnsi"/>
          <w:lang w:val="en-US"/>
        </w:rPr>
      </w:pPr>
      <w:commentRangeStart w:id="40"/>
      <w:ins w:id="41" w:author="karen codling" w:date="2020-10-21T22:36:00Z">
        <w:r>
          <w:rPr>
            <w:rFonts w:asciiTheme="majorHAnsi" w:hAnsiTheme="majorHAnsi" w:cstheme="majorHAnsi"/>
            <w:lang w:val="en-US"/>
          </w:rPr>
          <w:t>Review SADC calculations</w:t>
        </w:r>
      </w:ins>
      <w:ins w:id="42" w:author="karen codling" w:date="2020-10-22T21:18:00Z">
        <w:r w:rsidR="007C614B">
          <w:rPr>
            <w:rFonts w:asciiTheme="majorHAnsi" w:hAnsiTheme="majorHAnsi" w:cstheme="majorHAnsi"/>
            <w:lang w:val="en-US"/>
          </w:rPr>
          <w:t>, which used the A2</w:t>
        </w:r>
      </w:ins>
      <w:ins w:id="43" w:author="karen codling" w:date="2020-10-22T21:19:00Z">
        <w:r w:rsidR="007C614B">
          <w:rPr>
            <w:rFonts w:asciiTheme="majorHAnsi" w:hAnsiTheme="majorHAnsi" w:cstheme="majorHAnsi"/>
            <w:lang w:val="en-US"/>
          </w:rPr>
          <w:t>Z Food Formulator,</w:t>
        </w:r>
      </w:ins>
      <w:ins w:id="44" w:author="karen codling" w:date="2020-10-21T22:36:00Z">
        <w:r>
          <w:rPr>
            <w:rFonts w:asciiTheme="majorHAnsi" w:hAnsiTheme="majorHAnsi" w:cstheme="majorHAnsi"/>
            <w:lang w:val="en-US"/>
          </w:rPr>
          <w:t xml:space="preserve"> on </w:t>
        </w:r>
      </w:ins>
      <w:ins w:id="45" w:author="karen codling" w:date="2020-10-21T22:37:00Z">
        <w:r>
          <w:rPr>
            <w:rFonts w:asciiTheme="majorHAnsi" w:hAnsiTheme="majorHAnsi" w:cstheme="majorHAnsi"/>
            <w:lang w:val="en-US"/>
          </w:rPr>
          <w:t>estimated nutrient contribution of fortified foods to ensure calculations were correctly done</w:t>
        </w:r>
      </w:ins>
      <w:ins w:id="46" w:author="karen codling" w:date="2020-10-22T21:19:00Z">
        <w:r w:rsidR="007C614B">
          <w:rPr>
            <w:rFonts w:asciiTheme="majorHAnsi" w:hAnsiTheme="majorHAnsi" w:cstheme="majorHAnsi"/>
            <w:lang w:val="en-US"/>
          </w:rPr>
          <w:t>.</w:t>
        </w:r>
        <w:commentRangeEnd w:id="40"/>
        <w:r w:rsidR="007C614B">
          <w:rPr>
            <w:rStyle w:val="CommentReference"/>
          </w:rPr>
          <w:commentReference w:id="40"/>
        </w:r>
      </w:ins>
    </w:p>
    <w:p w14:paraId="28A75ACF" w14:textId="77777777" w:rsidR="007C614B" w:rsidRDefault="00520C08" w:rsidP="000C66D9">
      <w:pPr>
        <w:pStyle w:val="ListParagraph"/>
        <w:numPr>
          <w:ilvl w:val="0"/>
          <w:numId w:val="43"/>
        </w:numPr>
        <w:spacing w:after="0" w:line="240" w:lineRule="auto"/>
        <w:rPr>
          <w:ins w:id="47" w:author="karen codling" w:date="2020-10-22T21:20:00Z"/>
          <w:rFonts w:asciiTheme="majorHAnsi" w:hAnsiTheme="majorHAnsi" w:cstheme="majorHAnsi"/>
          <w:lang w:val="en-US"/>
        </w:rPr>
      </w:pPr>
      <w:ins w:id="48" w:author="karen codling" w:date="2020-10-21T22:37:00Z">
        <w:r>
          <w:rPr>
            <w:rFonts w:asciiTheme="majorHAnsi" w:hAnsiTheme="majorHAnsi" w:cstheme="majorHAnsi"/>
            <w:lang w:val="en-US"/>
          </w:rPr>
          <w:t>Analyze raw data from Namibia DHS</w:t>
        </w:r>
      </w:ins>
      <w:ins w:id="49" w:author="karen codling" w:date="2020-10-22T21:20:00Z">
        <w:r w:rsidR="007C614B">
          <w:rPr>
            <w:rFonts w:asciiTheme="majorHAnsi" w:hAnsiTheme="majorHAnsi" w:cstheme="majorHAnsi"/>
            <w:lang w:val="en-US"/>
          </w:rPr>
          <w:t xml:space="preserve"> as follows:</w:t>
        </w:r>
      </w:ins>
      <w:ins w:id="50" w:author="karen codling" w:date="2020-10-21T22:37:00Z">
        <w:r>
          <w:rPr>
            <w:rFonts w:asciiTheme="majorHAnsi" w:hAnsiTheme="majorHAnsi" w:cstheme="majorHAnsi"/>
            <w:lang w:val="en-US"/>
          </w:rPr>
          <w:t xml:space="preserve"> </w:t>
        </w:r>
      </w:ins>
    </w:p>
    <w:p w14:paraId="6034C37D" w14:textId="3739F0FB" w:rsidR="00520C08" w:rsidRDefault="007C614B" w:rsidP="007C614B">
      <w:pPr>
        <w:pStyle w:val="ListParagraph"/>
        <w:numPr>
          <w:ilvl w:val="1"/>
          <w:numId w:val="43"/>
        </w:numPr>
        <w:spacing w:after="0" w:line="240" w:lineRule="auto"/>
        <w:rPr>
          <w:ins w:id="51" w:author="karen codling" w:date="2020-10-22T21:20:00Z"/>
          <w:rFonts w:asciiTheme="majorHAnsi" w:hAnsiTheme="majorHAnsi" w:cstheme="majorHAnsi"/>
          <w:lang w:val="en-US"/>
        </w:rPr>
      </w:pPr>
      <w:ins w:id="52" w:author="karen codling" w:date="2020-10-22T21:20:00Z">
        <w:r>
          <w:rPr>
            <w:rFonts w:asciiTheme="majorHAnsi" w:hAnsiTheme="majorHAnsi" w:cstheme="majorHAnsi"/>
            <w:lang w:val="en-US"/>
          </w:rPr>
          <w:t xml:space="preserve">DHS </w:t>
        </w:r>
      </w:ins>
      <w:ins w:id="53" w:author="karen codling" w:date="2020-10-21T22:37:00Z">
        <w:r w:rsidR="00520C08">
          <w:rPr>
            <w:rFonts w:asciiTheme="majorHAnsi" w:hAnsiTheme="majorHAnsi" w:cstheme="majorHAnsi"/>
            <w:lang w:val="en-US"/>
          </w:rPr>
          <w:t>2000 to identify proportion of households</w:t>
        </w:r>
      </w:ins>
      <w:ins w:id="54" w:author="karen codling" w:date="2020-10-21T22:47:00Z">
        <w:r w:rsidR="00596B0A">
          <w:rPr>
            <w:rFonts w:asciiTheme="majorHAnsi" w:hAnsiTheme="majorHAnsi" w:cstheme="majorHAnsi"/>
            <w:lang w:val="en-US"/>
          </w:rPr>
          <w:t xml:space="preserve"> per region</w:t>
        </w:r>
      </w:ins>
      <w:ins w:id="55" w:author="karen codling" w:date="2020-10-21T22:38:00Z">
        <w:r w:rsidR="00520C08">
          <w:rPr>
            <w:rFonts w:asciiTheme="majorHAnsi" w:hAnsiTheme="majorHAnsi" w:cstheme="majorHAnsi"/>
            <w:lang w:val="en-US"/>
          </w:rPr>
          <w:t xml:space="preserve"> </w:t>
        </w:r>
      </w:ins>
      <w:ins w:id="56" w:author="karen codling" w:date="2020-10-21T22:47:00Z">
        <w:r w:rsidR="00596B0A">
          <w:rPr>
            <w:rFonts w:asciiTheme="majorHAnsi" w:hAnsiTheme="majorHAnsi" w:cstheme="majorHAnsi"/>
            <w:lang w:val="en-US"/>
          </w:rPr>
          <w:t>with (</w:t>
        </w:r>
        <w:proofErr w:type="spellStart"/>
        <w:r w:rsidR="00596B0A">
          <w:rPr>
            <w:rFonts w:asciiTheme="majorHAnsi" w:hAnsiTheme="majorHAnsi" w:cstheme="majorHAnsi"/>
            <w:lang w:val="en-US"/>
          </w:rPr>
          <w:t>i</w:t>
        </w:r>
        <w:proofErr w:type="spellEnd"/>
        <w:r w:rsidR="00596B0A">
          <w:rPr>
            <w:rFonts w:asciiTheme="majorHAnsi" w:hAnsiTheme="majorHAnsi" w:cstheme="majorHAnsi"/>
            <w:lang w:val="en-US"/>
          </w:rPr>
          <w:t>) “block salt and (ii) salt from salt pans</w:t>
        </w:r>
      </w:ins>
    </w:p>
    <w:p w14:paraId="44DEA00E" w14:textId="3526F128" w:rsidR="007C614B" w:rsidRDefault="007C614B" w:rsidP="007C614B">
      <w:pPr>
        <w:pStyle w:val="ListParagraph"/>
        <w:numPr>
          <w:ilvl w:val="1"/>
          <w:numId w:val="43"/>
        </w:numPr>
        <w:spacing w:after="0" w:line="240" w:lineRule="auto"/>
        <w:rPr>
          <w:ins w:id="57" w:author="karen codling" w:date="2020-10-22T21:21:00Z"/>
          <w:rFonts w:asciiTheme="majorHAnsi" w:hAnsiTheme="majorHAnsi" w:cstheme="majorHAnsi"/>
          <w:lang w:val="en-US"/>
        </w:rPr>
      </w:pPr>
      <w:ins w:id="58" w:author="karen codling" w:date="2020-10-22T21:20:00Z">
        <w:r>
          <w:rPr>
            <w:rFonts w:asciiTheme="majorHAnsi" w:hAnsiTheme="majorHAnsi" w:cstheme="majorHAnsi"/>
            <w:lang w:val="en-US"/>
          </w:rPr>
          <w:t>DHS 20</w:t>
        </w:r>
      </w:ins>
      <w:ins w:id="59" w:author="karen codling" w:date="2020-10-22T21:21:00Z">
        <w:r>
          <w:rPr>
            <w:rFonts w:asciiTheme="majorHAnsi" w:hAnsiTheme="majorHAnsi" w:cstheme="majorHAnsi"/>
            <w:lang w:val="en-US"/>
          </w:rPr>
          <w:t>06/7 to see if household coverage of iodized salt is available</w:t>
        </w:r>
      </w:ins>
    </w:p>
    <w:p w14:paraId="31FE5377" w14:textId="31369FE2" w:rsidR="007C614B" w:rsidRDefault="007C614B" w:rsidP="007C614B">
      <w:pPr>
        <w:pStyle w:val="ListParagraph"/>
        <w:numPr>
          <w:ilvl w:val="1"/>
          <w:numId w:val="43"/>
        </w:numPr>
        <w:spacing w:after="0" w:line="240" w:lineRule="auto"/>
        <w:rPr>
          <w:ins w:id="60" w:author="karen codling" w:date="2020-10-22T21:22:00Z"/>
          <w:rFonts w:asciiTheme="majorHAnsi" w:hAnsiTheme="majorHAnsi" w:cstheme="majorHAnsi"/>
          <w:lang w:val="en-US"/>
        </w:rPr>
      </w:pPr>
      <w:ins w:id="61" w:author="karen codling" w:date="2020-10-22T21:21:00Z">
        <w:r>
          <w:rPr>
            <w:rFonts w:asciiTheme="majorHAnsi" w:hAnsiTheme="majorHAnsi" w:cstheme="majorHAnsi"/>
            <w:lang w:val="en-US"/>
          </w:rPr>
          <w:t xml:space="preserve">Comparison of household coverage of iodized salt from 2000 and 2013 to see if there is a poor correlation </w:t>
        </w:r>
      </w:ins>
      <w:ins w:id="62" w:author="karen codling" w:date="2020-10-22T21:22:00Z">
        <w:r>
          <w:rPr>
            <w:rFonts w:asciiTheme="majorHAnsi" w:hAnsiTheme="majorHAnsi" w:cstheme="majorHAnsi"/>
            <w:lang w:val="en-US"/>
          </w:rPr>
          <w:t xml:space="preserve">between the two years. </w:t>
        </w:r>
      </w:ins>
    </w:p>
    <w:p w14:paraId="17A07CBE" w14:textId="1DFA2DA1" w:rsidR="007C614B" w:rsidRDefault="007C614B" w:rsidP="007C614B">
      <w:pPr>
        <w:pStyle w:val="ListParagraph"/>
        <w:numPr>
          <w:ilvl w:val="0"/>
          <w:numId w:val="43"/>
        </w:numPr>
        <w:spacing w:after="0" w:line="240" w:lineRule="auto"/>
        <w:rPr>
          <w:ins w:id="63" w:author="karen codling" w:date="2020-10-22T21:38:00Z"/>
          <w:rFonts w:asciiTheme="majorHAnsi" w:hAnsiTheme="majorHAnsi" w:cstheme="majorHAnsi"/>
          <w:lang w:val="en-US"/>
        </w:rPr>
      </w:pPr>
      <w:ins w:id="64" w:author="karen codling" w:date="2020-10-22T21:22:00Z">
        <w:r>
          <w:rPr>
            <w:rFonts w:asciiTheme="majorHAnsi" w:hAnsiTheme="majorHAnsi" w:cstheme="majorHAnsi"/>
            <w:lang w:val="en-US"/>
          </w:rPr>
          <w:t xml:space="preserve">Calculate the contribution of </w:t>
        </w:r>
      </w:ins>
      <w:ins w:id="65" w:author="karen codling" w:date="2020-10-22T21:42:00Z">
        <w:r w:rsidR="00487D25">
          <w:rPr>
            <w:rFonts w:asciiTheme="majorHAnsi" w:hAnsiTheme="majorHAnsi" w:cstheme="majorHAnsi"/>
            <w:lang w:val="en-US"/>
          </w:rPr>
          <w:t xml:space="preserve">household salt and </w:t>
        </w:r>
      </w:ins>
      <w:commentRangeStart w:id="66"/>
      <w:ins w:id="67" w:author="karen codling" w:date="2020-10-22T21:22:00Z">
        <w:r>
          <w:rPr>
            <w:rFonts w:asciiTheme="majorHAnsi" w:hAnsiTheme="majorHAnsi" w:cstheme="majorHAnsi"/>
            <w:lang w:val="en-US"/>
          </w:rPr>
          <w:t xml:space="preserve">processed food </w:t>
        </w:r>
      </w:ins>
      <w:commentRangeEnd w:id="66"/>
      <w:ins w:id="68" w:author="karen codling" w:date="2020-10-22T21:51:00Z">
        <w:r w:rsidR="007F3E20">
          <w:rPr>
            <w:rStyle w:val="CommentReference"/>
          </w:rPr>
          <w:commentReference w:id="66"/>
        </w:r>
      </w:ins>
      <w:ins w:id="69" w:author="karen codling" w:date="2020-10-22T21:22:00Z">
        <w:r>
          <w:rPr>
            <w:rFonts w:asciiTheme="majorHAnsi" w:hAnsiTheme="majorHAnsi" w:cstheme="majorHAnsi"/>
            <w:lang w:val="en-US"/>
          </w:rPr>
          <w:t xml:space="preserve">to salt and iodine intake using the IGN </w:t>
        </w:r>
      </w:ins>
      <w:ins w:id="70" w:author="karen codling" w:date="2020-10-22T21:23:00Z">
        <w:r>
          <w:rPr>
            <w:rFonts w:asciiTheme="majorHAnsi" w:hAnsiTheme="majorHAnsi" w:cstheme="majorHAnsi"/>
            <w:lang w:val="en-US"/>
          </w:rPr>
          <w:t xml:space="preserve">Programme </w:t>
        </w:r>
      </w:ins>
      <w:ins w:id="71" w:author="karen codling" w:date="2020-10-22T21:22:00Z">
        <w:r>
          <w:rPr>
            <w:rFonts w:asciiTheme="majorHAnsi" w:hAnsiTheme="majorHAnsi" w:cstheme="majorHAnsi"/>
            <w:lang w:val="en-US"/>
          </w:rPr>
          <w:t xml:space="preserve">Guidance on </w:t>
        </w:r>
      </w:ins>
      <w:ins w:id="72" w:author="karen codling" w:date="2020-10-22T21:24:00Z">
        <w:r>
          <w:rPr>
            <w:rFonts w:asciiTheme="majorHAnsi" w:hAnsiTheme="majorHAnsi" w:cstheme="majorHAnsi"/>
            <w:lang w:val="en-US"/>
          </w:rPr>
          <w:t xml:space="preserve">the Use of </w:t>
        </w:r>
      </w:ins>
      <w:ins w:id="73" w:author="karen codling" w:date="2020-10-22T21:27:00Z">
        <w:r w:rsidR="008547E8">
          <w:rPr>
            <w:rFonts w:asciiTheme="majorHAnsi" w:hAnsiTheme="majorHAnsi" w:cstheme="majorHAnsi"/>
            <w:lang w:val="en-US"/>
          </w:rPr>
          <w:t>Iodized</w:t>
        </w:r>
      </w:ins>
      <w:ins w:id="74" w:author="karen codling" w:date="2020-10-22T21:24:00Z">
        <w:r>
          <w:rPr>
            <w:rFonts w:asciiTheme="majorHAnsi" w:hAnsiTheme="majorHAnsi" w:cstheme="majorHAnsi"/>
            <w:lang w:val="en-US"/>
          </w:rPr>
          <w:t xml:space="preserve"> Salt in Industrially Processed Foods</w:t>
        </w:r>
      </w:ins>
      <w:ins w:id="75" w:author="karen codling" w:date="2020-10-22T21:38:00Z">
        <w:r w:rsidR="00487D25">
          <w:rPr>
            <w:rFonts w:asciiTheme="majorHAnsi" w:hAnsiTheme="majorHAnsi" w:cstheme="majorHAnsi"/>
            <w:lang w:val="en-US"/>
          </w:rPr>
          <w:t xml:space="preserve">. Use this data to estimate iodine intake for the following scenarios: </w:t>
        </w:r>
      </w:ins>
    </w:p>
    <w:p w14:paraId="0B606347" w14:textId="43DA54A6" w:rsidR="00487D25" w:rsidRDefault="00487D25" w:rsidP="00487D25">
      <w:pPr>
        <w:pStyle w:val="ListParagraph"/>
        <w:numPr>
          <w:ilvl w:val="1"/>
          <w:numId w:val="43"/>
        </w:numPr>
        <w:spacing w:after="0" w:line="240" w:lineRule="auto"/>
        <w:rPr>
          <w:ins w:id="76" w:author="karen codling" w:date="2020-10-22T21:39:00Z"/>
          <w:rFonts w:asciiTheme="majorHAnsi" w:hAnsiTheme="majorHAnsi" w:cstheme="majorHAnsi"/>
          <w:lang w:val="en-US"/>
        </w:rPr>
      </w:pPr>
      <w:ins w:id="77" w:author="karen codling" w:date="2020-10-22T21:38:00Z">
        <w:r>
          <w:rPr>
            <w:rFonts w:asciiTheme="majorHAnsi" w:hAnsiTheme="majorHAnsi" w:cstheme="majorHAnsi"/>
            <w:lang w:val="en-US"/>
          </w:rPr>
          <w:t>Current Namibian diet (</w:t>
        </w:r>
        <w:proofErr w:type="spellStart"/>
        <w:r>
          <w:rPr>
            <w:rFonts w:asciiTheme="majorHAnsi" w:hAnsiTheme="majorHAnsi" w:cstheme="majorHAnsi"/>
            <w:lang w:val="en-US"/>
          </w:rPr>
          <w:t>ie</w:t>
        </w:r>
      </w:ins>
      <w:proofErr w:type="spellEnd"/>
      <w:ins w:id="78" w:author="karen codling" w:date="2020-10-22T21:39:00Z">
        <w:r>
          <w:rPr>
            <w:rFonts w:asciiTheme="majorHAnsi" w:hAnsiTheme="majorHAnsi" w:cstheme="majorHAnsi"/>
            <w:lang w:val="en-US"/>
          </w:rPr>
          <w:t>. all household salt is iodized as per Namibian standards but no processed foods – as it is not legislated)</w:t>
        </w:r>
      </w:ins>
    </w:p>
    <w:p w14:paraId="29EE2E7C" w14:textId="0C1C9805" w:rsidR="00487D25" w:rsidRPr="00520C08" w:rsidRDefault="00487D25" w:rsidP="00487D25">
      <w:pPr>
        <w:pStyle w:val="ListParagraph"/>
        <w:numPr>
          <w:ilvl w:val="1"/>
          <w:numId w:val="43"/>
        </w:numPr>
        <w:spacing w:after="0" w:line="240" w:lineRule="auto"/>
        <w:rPr>
          <w:rFonts w:asciiTheme="majorHAnsi" w:hAnsiTheme="majorHAnsi" w:cstheme="majorHAnsi"/>
          <w:lang w:val="en-US"/>
        </w:rPr>
        <w:pPrChange w:id="79" w:author="karen codling" w:date="2020-10-22T21:38:00Z">
          <w:pPr>
            <w:pStyle w:val="ListParagraph"/>
            <w:numPr>
              <w:numId w:val="43"/>
            </w:numPr>
            <w:spacing w:after="0" w:line="240" w:lineRule="auto"/>
            <w:ind w:hanging="360"/>
          </w:pPr>
        </w:pPrChange>
      </w:pPr>
      <w:ins w:id="80" w:author="karen codling" w:date="2020-10-22T21:39:00Z">
        <w:r>
          <w:rPr>
            <w:rFonts w:asciiTheme="majorHAnsi" w:hAnsiTheme="majorHAnsi" w:cstheme="majorHAnsi"/>
            <w:lang w:val="en-US"/>
          </w:rPr>
          <w:t>Potential future Namibian diet (</w:t>
        </w:r>
        <w:proofErr w:type="spellStart"/>
        <w:r>
          <w:rPr>
            <w:rFonts w:asciiTheme="majorHAnsi" w:hAnsiTheme="majorHAnsi" w:cstheme="majorHAnsi"/>
            <w:lang w:val="en-US"/>
          </w:rPr>
          <w:t>ie</w:t>
        </w:r>
        <w:proofErr w:type="spellEnd"/>
        <w:r>
          <w:rPr>
            <w:rFonts w:asciiTheme="majorHAnsi" w:hAnsiTheme="majorHAnsi" w:cstheme="majorHAnsi"/>
            <w:lang w:val="en-US"/>
          </w:rPr>
          <w:t xml:space="preserve">. all household salt and all salt used in the </w:t>
        </w:r>
      </w:ins>
      <w:ins w:id="81" w:author="karen codling" w:date="2020-10-22T21:41:00Z">
        <w:r>
          <w:rPr>
            <w:rFonts w:asciiTheme="majorHAnsi" w:hAnsiTheme="majorHAnsi" w:cstheme="majorHAnsi"/>
            <w:lang w:val="en-US"/>
          </w:rPr>
          <w:t>manufacture</w:t>
        </w:r>
      </w:ins>
      <w:ins w:id="82" w:author="karen codling" w:date="2020-10-22T21:39:00Z">
        <w:r>
          <w:rPr>
            <w:rFonts w:asciiTheme="majorHAnsi" w:hAnsiTheme="majorHAnsi" w:cstheme="majorHAnsi"/>
            <w:lang w:val="en-US"/>
          </w:rPr>
          <w:t xml:space="preserve"> of processed foods</w:t>
        </w:r>
      </w:ins>
      <w:ins w:id="83" w:author="karen codling" w:date="2020-10-22T21:41:00Z">
        <w:r>
          <w:rPr>
            <w:rFonts w:asciiTheme="majorHAnsi" w:hAnsiTheme="majorHAnsi" w:cstheme="majorHAnsi"/>
            <w:lang w:val="en-US"/>
          </w:rPr>
          <w:t xml:space="preserve"> (domestically produced and imported)</w:t>
        </w:r>
      </w:ins>
      <w:ins w:id="84" w:author="karen codling" w:date="2020-10-22T21:42:00Z">
        <w:r>
          <w:rPr>
            <w:rFonts w:asciiTheme="majorHAnsi" w:hAnsiTheme="majorHAnsi" w:cstheme="majorHAnsi"/>
            <w:lang w:val="en-US"/>
          </w:rPr>
          <w:t xml:space="preserve"> is iodized)</w:t>
        </w:r>
      </w:ins>
    </w:p>
    <w:p w14:paraId="4B5F72D5" w14:textId="3B64A571" w:rsidR="00B15C5C" w:rsidRPr="004801CF" w:rsidRDefault="00B15C5C" w:rsidP="000C66D9">
      <w:pPr>
        <w:spacing w:before="120" w:after="120" w:line="240" w:lineRule="auto"/>
        <w:ind w:left="360"/>
        <w:jc w:val="both"/>
        <w:rPr>
          <w:rFonts w:cstheme="minorHAnsi"/>
          <w:b/>
          <w:bCs/>
        </w:rPr>
      </w:pPr>
      <w:r w:rsidRPr="004801CF">
        <w:rPr>
          <w:rFonts w:cstheme="minorHAnsi"/>
          <w:b/>
          <w:bCs/>
        </w:rPr>
        <w:t xml:space="preserve">Expected deliverables </w:t>
      </w:r>
    </w:p>
    <w:p w14:paraId="2CE07516" w14:textId="77777777" w:rsidR="00C075E3" w:rsidRPr="009E6484" w:rsidRDefault="00C075E3" w:rsidP="00520C08">
      <w:pPr>
        <w:pStyle w:val="NoSpacing"/>
        <w:numPr>
          <w:ilvl w:val="0"/>
          <w:numId w:val="40"/>
        </w:numPr>
        <w:ind w:left="709" w:hanging="283"/>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One overall report with the following information:</w:t>
      </w:r>
    </w:p>
    <w:p w14:paraId="39F89872" w14:textId="71D1E75E"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Pr>
          <w:rFonts w:asciiTheme="majorHAnsi" w:hAnsiTheme="majorHAnsi" w:cstheme="majorHAnsi"/>
          <w:sz w:val="22"/>
          <w:szCs w:val="22"/>
          <w:lang w:val="en-US"/>
        </w:rPr>
        <w:t>C</w:t>
      </w:r>
      <w:r w:rsidRPr="00372CFF">
        <w:rPr>
          <w:rFonts w:asciiTheme="majorHAnsi" w:hAnsiTheme="majorHAnsi" w:cstheme="majorHAnsi"/>
          <w:sz w:val="22"/>
          <w:szCs w:val="22"/>
          <w:lang w:val="en-US"/>
        </w:rPr>
        <w:t>omparison of cereal production</w:t>
      </w:r>
      <w:r>
        <w:rPr>
          <w:rFonts w:asciiTheme="majorHAnsi" w:hAnsiTheme="majorHAnsi" w:cstheme="majorHAnsi"/>
          <w:sz w:val="22"/>
          <w:szCs w:val="22"/>
          <w:lang w:val="en-US"/>
        </w:rPr>
        <w:t xml:space="preserve"> and consumption</w:t>
      </w:r>
      <w:r w:rsidRPr="00372CFF">
        <w:rPr>
          <w:rFonts w:asciiTheme="majorHAnsi" w:hAnsiTheme="majorHAnsi" w:cstheme="majorHAnsi"/>
          <w:sz w:val="22"/>
          <w:szCs w:val="22"/>
          <w:lang w:val="en-US"/>
        </w:rPr>
        <w:t xml:space="preserve"> data from MAWF/NAB and HIES</w:t>
      </w:r>
      <w:r w:rsidRPr="00372CFF">
        <w:rPr>
          <w:rFonts w:asciiTheme="majorHAnsi" w:hAnsiTheme="majorHAnsi" w:cstheme="majorHAnsi"/>
          <w:color w:val="000000" w:themeColor="text1"/>
          <w:sz w:val="22"/>
          <w:szCs w:val="22"/>
        </w:rPr>
        <w:t>, including relevant altered datasets and data-analysis files</w:t>
      </w:r>
    </w:p>
    <w:p w14:paraId="10FD23E2" w14:textId="15B85D7F"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t>Cereal production</w:t>
      </w:r>
      <w:r>
        <w:rPr>
          <w:rFonts w:asciiTheme="majorHAnsi" w:hAnsiTheme="majorHAnsi" w:cstheme="majorHAnsi"/>
          <w:sz w:val="22"/>
          <w:szCs w:val="22"/>
          <w:lang w:val="en-US"/>
        </w:rPr>
        <w:t xml:space="preserve"> and consumption</w:t>
      </w:r>
      <w:r w:rsidRPr="00372CFF">
        <w:rPr>
          <w:rFonts w:asciiTheme="majorHAnsi" w:hAnsiTheme="majorHAnsi" w:cstheme="majorHAnsi"/>
          <w:sz w:val="22"/>
          <w:szCs w:val="22"/>
          <w:lang w:val="en-US"/>
        </w:rPr>
        <w:t xml:space="preserve"> data with regional breakdown</w:t>
      </w:r>
      <w:r>
        <w:rPr>
          <w:rFonts w:asciiTheme="majorHAnsi" w:hAnsiTheme="majorHAnsi" w:cstheme="majorHAnsi"/>
          <w:sz w:val="22"/>
          <w:szCs w:val="22"/>
          <w:lang w:val="en-US"/>
        </w:rPr>
        <w:t>, as available;</w:t>
      </w:r>
    </w:p>
    <w:p w14:paraId="5A56601A" w14:textId="35900F33" w:rsidR="00C075E3" w:rsidRPr="00372CFF" w:rsidRDefault="00C075E3" w:rsidP="00520C08">
      <w:pPr>
        <w:pStyle w:val="NoSpacing"/>
        <w:numPr>
          <w:ilvl w:val="1"/>
          <w:numId w:val="40"/>
        </w:numPr>
        <w:ind w:left="993" w:hanging="284"/>
        <w:rPr>
          <w:rFonts w:asciiTheme="majorHAnsi" w:hAnsiTheme="majorHAnsi" w:cstheme="majorHAnsi"/>
          <w:color w:val="000000" w:themeColor="text1"/>
          <w:sz w:val="22"/>
          <w:szCs w:val="22"/>
        </w:rPr>
      </w:pPr>
      <w:r w:rsidRPr="00372CFF">
        <w:rPr>
          <w:rFonts w:asciiTheme="majorHAnsi" w:hAnsiTheme="majorHAnsi" w:cstheme="majorHAnsi"/>
          <w:sz w:val="22"/>
          <w:szCs w:val="22"/>
          <w:lang w:val="en-US"/>
        </w:rPr>
        <w:lastRenderedPageBreak/>
        <w:t>Estimate of national</w:t>
      </w:r>
      <w:r>
        <w:rPr>
          <w:rFonts w:asciiTheme="majorHAnsi" w:hAnsiTheme="majorHAnsi" w:cstheme="majorHAnsi"/>
          <w:sz w:val="22"/>
          <w:szCs w:val="22"/>
          <w:lang w:val="en-US"/>
        </w:rPr>
        <w:t xml:space="preserve"> </w:t>
      </w:r>
      <w:r w:rsidRPr="00372CFF">
        <w:rPr>
          <w:rFonts w:asciiTheme="majorHAnsi" w:hAnsiTheme="majorHAnsi" w:cstheme="majorHAnsi"/>
          <w:sz w:val="22"/>
          <w:szCs w:val="22"/>
          <w:lang w:val="en-US"/>
        </w:rPr>
        <w:t xml:space="preserve">g/c/day of </w:t>
      </w:r>
      <w:r>
        <w:rPr>
          <w:rFonts w:asciiTheme="majorHAnsi" w:hAnsiTheme="majorHAnsi" w:cstheme="majorHAnsi"/>
          <w:sz w:val="22"/>
          <w:szCs w:val="22"/>
          <w:lang w:val="en-US"/>
        </w:rPr>
        <w:t xml:space="preserve">fortifiable </w:t>
      </w:r>
      <w:r w:rsidRPr="00372CFF">
        <w:rPr>
          <w:rFonts w:asciiTheme="majorHAnsi" w:hAnsiTheme="majorHAnsi" w:cstheme="majorHAnsi"/>
          <w:sz w:val="22"/>
          <w:szCs w:val="22"/>
          <w:lang w:val="en-US"/>
        </w:rPr>
        <w:t xml:space="preserve">wheat, maize and mahangu </w:t>
      </w:r>
      <w:r>
        <w:rPr>
          <w:rFonts w:asciiTheme="majorHAnsi" w:hAnsiTheme="majorHAnsi" w:cstheme="majorHAnsi"/>
          <w:sz w:val="22"/>
          <w:szCs w:val="22"/>
          <w:lang w:val="en-US"/>
        </w:rPr>
        <w:t>consumption/</w:t>
      </w:r>
      <w:r w:rsidRPr="00372CFF">
        <w:rPr>
          <w:rFonts w:asciiTheme="majorHAnsi" w:hAnsiTheme="majorHAnsi" w:cstheme="majorHAnsi"/>
          <w:sz w:val="22"/>
          <w:szCs w:val="22"/>
          <w:lang w:val="en-US"/>
        </w:rPr>
        <w:t>availability, including data-analysis files</w:t>
      </w:r>
    </w:p>
    <w:p w14:paraId="3EB1BED4" w14:textId="77777777" w:rsidR="00C075E3" w:rsidRPr="00372CFF" w:rsidRDefault="00C075E3" w:rsidP="00520C08">
      <w:pPr>
        <w:pStyle w:val="NoSpacing"/>
        <w:numPr>
          <w:ilvl w:val="1"/>
          <w:numId w:val="40"/>
        </w:numPr>
        <w:ind w:left="993" w:hanging="284"/>
        <w:rPr>
          <w:rFonts w:asciiTheme="majorHAnsi" w:hAnsiTheme="majorHAnsi" w:cstheme="majorHAnsi"/>
          <w:sz w:val="22"/>
          <w:szCs w:val="22"/>
          <w:lang w:val="en-US"/>
        </w:rPr>
      </w:pPr>
      <w:r w:rsidRPr="00372CFF">
        <w:rPr>
          <w:rFonts w:asciiTheme="majorHAnsi" w:hAnsiTheme="majorHAnsi" w:cstheme="majorHAnsi"/>
          <w:sz w:val="22"/>
          <w:szCs w:val="22"/>
          <w:lang w:val="en-US"/>
        </w:rPr>
        <w:t xml:space="preserve">Estimates </w:t>
      </w:r>
      <w:r>
        <w:rPr>
          <w:rFonts w:asciiTheme="majorHAnsi" w:hAnsiTheme="majorHAnsi" w:cstheme="majorHAnsi"/>
          <w:sz w:val="22"/>
          <w:szCs w:val="22"/>
          <w:lang w:val="en-US"/>
        </w:rPr>
        <w:t>of nutrient contribution to EAR, RNI and UL based on above-mentioned national g/c/d estimates and relevant standards</w:t>
      </w:r>
    </w:p>
    <w:p w14:paraId="43F2AEBF" w14:textId="77777777" w:rsidR="00C075E3" w:rsidRPr="00372CFF" w:rsidRDefault="00C075E3" w:rsidP="00520C08">
      <w:pPr>
        <w:pStyle w:val="NoSpacing"/>
        <w:numPr>
          <w:ilvl w:val="0"/>
          <w:numId w:val="40"/>
        </w:numPr>
        <w:ind w:left="709" w:hanging="283"/>
        <w:rPr>
          <w:rFonts w:asciiTheme="majorHAnsi" w:hAnsiTheme="majorHAnsi" w:cstheme="majorHAnsi"/>
          <w:sz w:val="22"/>
          <w:szCs w:val="22"/>
          <w:lang w:val="en-US"/>
        </w:rPr>
      </w:pPr>
      <w:r>
        <w:rPr>
          <w:rFonts w:asciiTheme="majorHAnsi" w:hAnsiTheme="majorHAnsi" w:cstheme="majorHAnsi"/>
          <w:sz w:val="22"/>
          <w:szCs w:val="22"/>
          <w:lang w:val="en-US"/>
        </w:rPr>
        <w:t xml:space="preserve">A second report with outputs of Task 5 above </w:t>
      </w:r>
      <w:r w:rsidRPr="00372CFF">
        <w:rPr>
          <w:rFonts w:asciiTheme="majorHAnsi" w:hAnsiTheme="majorHAnsi" w:cstheme="majorHAnsi"/>
          <w:sz w:val="22"/>
          <w:szCs w:val="22"/>
          <w:lang w:val="en-US"/>
        </w:rPr>
        <w:t>including relevant altered datasets and data-analysis files</w:t>
      </w:r>
    </w:p>
    <w:p w14:paraId="11256B97" w14:textId="639D3354" w:rsidR="00B15C5C" w:rsidRPr="004801CF" w:rsidRDefault="00B15C5C" w:rsidP="000C66D9">
      <w:pPr>
        <w:pStyle w:val="PlainText"/>
        <w:jc w:val="both"/>
        <w:rPr>
          <w:rFonts w:asciiTheme="minorHAnsi" w:hAnsiTheme="minorHAnsi" w:cstheme="minorHAnsi"/>
          <w:color w:val="000000"/>
        </w:rPr>
      </w:pPr>
    </w:p>
    <w:p w14:paraId="2E7A2101" w14:textId="44DF48D9" w:rsidR="00817FB6" w:rsidRPr="004801CF" w:rsidRDefault="001B4AB5" w:rsidP="000C66D9">
      <w:pPr>
        <w:pStyle w:val="PlainText"/>
        <w:jc w:val="both"/>
        <w:rPr>
          <w:rFonts w:asciiTheme="minorHAnsi" w:hAnsiTheme="minorHAnsi" w:cstheme="minorHAnsi"/>
          <w:color w:val="000000"/>
        </w:rPr>
      </w:pPr>
      <w:r w:rsidRPr="004801CF">
        <w:rPr>
          <w:rFonts w:asciiTheme="minorHAnsi" w:hAnsiTheme="minorHAnsi" w:cstheme="minorHAnsi"/>
          <w:color w:val="000000"/>
        </w:rPr>
        <w:t xml:space="preserve">The </w:t>
      </w:r>
      <w:r w:rsidRPr="004801CF">
        <w:rPr>
          <w:rFonts w:asciiTheme="minorHAnsi" w:hAnsiTheme="minorHAnsi" w:cstheme="minorHAnsi"/>
          <w:b/>
          <w:color w:val="000000"/>
        </w:rPr>
        <w:t>Consultant</w:t>
      </w:r>
      <w:r w:rsidRPr="004801CF">
        <w:rPr>
          <w:rFonts w:asciiTheme="minorHAnsi" w:hAnsiTheme="minorHAnsi" w:cstheme="minorHAnsi"/>
          <w:color w:val="000000"/>
        </w:rPr>
        <w:t xml:space="preserve"> will be supported by </w:t>
      </w:r>
      <w:r w:rsidR="000C66D9" w:rsidRPr="004801CF">
        <w:rPr>
          <w:rFonts w:asciiTheme="minorHAnsi" w:hAnsiTheme="minorHAnsi" w:cstheme="minorHAnsi"/>
          <w:color w:val="000000"/>
        </w:rPr>
        <w:t>the IGN Regional Coordinator for Southeast Asia and the Pacific and the UNICEF Nutrition Specialist for Namibia.</w:t>
      </w:r>
    </w:p>
    <w:p w14:paraId="62B88522" w14:textId="58F5FC1F" w:rsidR="005F1B70"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Schedule, Process and Administration</w:t>
      </w:r>
    </w:p>
    <w:p w14:paraId="5BD842E4" w14:textId="4BA344DE" w:rsidR="005F1B70" w:rsidRPr="004801CF" w:rsidRDefault="005F1B70" w:rsidP="000C66D9">
      <w:pPr>
        <w:widowControl w:val="0"/>
        <w:spacing w:line="240" w:lineRule="auto"/>
        <w:ind w:left="357"/>
        <w:jc w:val="both"/>
        <w:rPr>
          <w:rFonts w:cstheme="minorHAnsi"/>
        </w:rPr>
      </w:pPr>
      <w:r w:rsidRPr="004801CF">
        <w:rPr>
          <w:rFonts w:eastAsia="Times New Roman" w:cstheme="minorHAnsi"/>
        </w:rPr>
        <w:t xml:space="preserve">The specific assignment of the </w:t>
      </w:r>
      <w:r w:rsidR="00A46201" w:rsidRPr="004801CF">
        <w:rPr>
          <w:rFonts w:eastAsia="Times New Roman" w:cstheme="minorHAnsi"/>
          <w:b/>
        </w:rPr>
        <w:t>Consultant</w:t>
      </w:r>
      <w:r w:rsidRPr="004801CF">
        <w:rPr>
          <w:rFonts w:eastAsia="Times New Roman" w:cstheme="minorHAnsi"/>
        </w:rPr>
        <w:t xml:space="preserve"> will be for a period of </w:t>
      </w:r>
      <w:r w:rsidR="004F3C2E" w:rsidRPr="004801CF">
        <w:rPr>
          <w:rFonts w:eastAsia="Times New Roman" w:cstheme="minorHAnsi"/>
        </w:rPr>
        <w:t>9 working days between</w:t>
      </w:r>
      <w:r w:rsidR="00F00690" w:rsidRPr="004801CF">
        <w:rPr>
          <w:rFonts w:eastAsia="Times New Roman" w:cstheme="minorHAnsi"/>
        </w:rPr>
        <w:t xml:space="preserve"> </w:t>
      </w:r>
      <w:r w:rsidR="000C66D9" w:rsidRPr="004801CF">
        <w:rPr>
          <w:rFonts w:eastAsia="Times New Roman" w:cstheme="minorHAnsi"/>
        </w:rPr>
        <w:t>1-31 August 2020</w:t>
      </w:r>
      <w:r w:rsidRPr="004801CF">
        <w:rPr>
          <w:rFonts w:eastAsia="Times New Roman" w:cstheme="minorHAnsi"/>
        </w:rPr>
        <w:t xml:space="preserve">, </w:t>
      </w:r>
      <w:r w:rsidRPr="004801CF">
        <w:rPr>
          <w:rFonts w:cstheme="minorHAnsi"/>
        </w:rPr>
        <w:t xml:space="preserve">unless terminated by either Party in accordance with this contract. The term </w:t>
      </w:r>
      <w:r w:rsidR="001B4AB5" w:rsidRPr="004801CF">
        <w:rPr>
          <w:rFonts w:cstheme="minorHAnsi"/>
        </w:rPr>
        <w:t xml:space="preserve">and scope </w:t>
      </w:r>
      <w:r w:rsidRPr="004801CF">
        <w:rPr>
          <w:rFonts w:cstheme="minorHAnsi"/>
        </w:rPr>
        <w:t>of this contract may be extended by mutual written agreement.</w:t>
      </w:r>
    </w:p>
    <w:p w14:paraId="128B00FE" w14:textId="1A61E84C" w:rsidR="005F1B70"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Remuneration</w:t>
      </w:r>
    </w:p>
    <w:p w14:paraId="1EE66534" w14:textId="33F21722" w:rsidR="00817FB6"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The fee for this work will be </w:t>
      </w:r>
      <w:r w:rsidR="001B4AB5" w:rsidRPr="004801CF">
        <w:rPr>
          <w:rFonts w:eastAsia="Times New Roman" w:cstheme="minorHAnsi"/>
        </w:rPr>
        <w:t>US$</w:t>
      </w:r>
      <w:r w:rsidR="000C66D9" w:rsidRPr="004801CF">
        <w:rPr>
          <w:rFonts w:eastAsia="Times New Roman" w:cstheme="minorHAnsi"/>
        </w:rPr>
        <w:t>3,600</w:t>
      </w:r>
      <w:r w:rsidR="007A392A" w:rsidRPr="004801CF">
        <w:rPr>
          <w:rFonts w:eastAsia="Times New Roman" w:cstheme="minorHAnsi"/>
        </w:rPr>
        <w:t>, u</w:t>
      </w:r>
      <w:r w:rsidRPr="004801CF">
        <w:rPr>
          <w:rFonts w:eastAsia="Times New Roman" w:cstheme="minorHAnsi"/>
        </w:rPr>
        <w:t xml:space="preserve">pon receipt and approval by the Executive Director IGN of </w:t>
      </w:r>
      <w:r w:rsidR="00666E59" w:rsidRPr="004801CF">
        <w:rPr>
          <w:rFonts w:eastAsia="Times New Roman" w:cstheme="minorHAnsi"/>
        </w:rPr>
        <w:t>a detailed invoice which includes the days</w:t>
      </w:r>
      <w:r w:rsidR="00B93C6A" w:rsidRPr="004801CF">
        <w:rPr>
          <w:rFonts w:eastAsia="Times New Roman" w:cstheme="minorHAnsi"/>
        </w:rPr>
        <w:t>, report of progress achieved</w:t>
      </w:r>
      <w:r w:rsidR="00666E59" w:rsidRPr="004801CF">
        <w:rPr>
          <w:rFonts w:eastAsia="Times New Roman" w:cstheme="minorHAnsi"/>
        </w:rPr>
        <w:t xml:space="preserve"> and</w:t>
      </w:r>
      <w:r w:rsidR="00B93C6A" w:rsidRPr="004801CF">
        <w:rPr>
          <w:rFonts w:eastAsia="Times New Roman" w:cstheme="minorHAnsi"/>
        </w:rPr>
        <w:t xml:space="preserve"> copies of major deliverables and output</w:t>
      </w:r>
      <w:r w:rsidR="00817FB6" w:rsidRPr="004801CF">
        <w:rPr>
          <w:rFonts w:eastAsia="Times New Roman" w:cstheme="minorHAnsi"/>
        </w:rPr>
        <w:t xml:space="preserve"> against each of the </w:t>
      </w:r>
      <w:r w:rsidR="000C66D9" w:rsidRPr="004801CF">
        <w:rPr>
          <w:rFonts w:eastAsia="Times New Roman" w:cstheme="minorHAnsi"/>
        </w:rPr>
        <w:t>major tasks</w:t>
      </w:r>
      <w:r w:rsidR="00817FB6" w:rsidRPr="004801CF">
        <w:rPr>
          <w:rFonts w:eastAsia="Times New Roman" w:cstheme="minorHAnsi"/>
        </w:rPr>
        <w:t xml:space="preserve">. </w:t>
      </w:r>
    </w:p>
    <w:p w14:paraId="361692BF" w14:textId="3CD051FF"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Tax</w:t>
      </w:r>
    </w:p>
    <w:p w14:paraId="1B08833A" w14:textId="40C4D8BA" w:rsidR="005F1B70"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It is the </w:t>
      </w:r>
      <w:r w:rsidR="00A46201" w:rsidRPr="004801CF">
        <w:rPr>
          <w:rFonts w:eastAsia="Times New Roman" w:cstheme="minorHAnsi"/>
          <w:b/>
        </w:rPr>
        <w:t>Consultant</w:t>
      </w:r>
      <w:r w:rsidRPr="004801CF">
        <w:rPr>
          <w:rFonts w:eastAsia="Times New Roman" w:cstheme="minorHAnsi"/>
        </w:rPr>
        <w:t>’s responsibility to comply with the applicable</w:t>
      </w:r>
      <w:r w:rsidR="001D1286" w:rsidRPr="004801CF">
        <w:rPr>
          <w:rFonts w:eastAsia="Times New Roman" w:cstheme="minorHAnsi"/>
        </w:rPr>
        <w:t xml:space="preserve"> personal</w:t>
      </w:r>
      <w:r w:rsidRPr="004801CF">
        <w:rPr>
          <w:rFonts w:eastAsia="Times New Roman" w:cstheme="minorHAnsi"/>
        </w:rPr>
        <w:t xml:space="preserve"> tax laws in his country of domicile. The IGN is in no way responsible for any</w:t>
      </w:r>
      <w:r w:rsidR="001D1286" w:rsidRPr="004801CF">
        <w:rPr>
          <w:rFonts w:eastAsia="Times New Roman" w:cstheme="minorHAnsi"/>
        </w:rPr>
        <w:t xml:space="preserve"> personal</w:t>
      </w:r>
      <w:r w:rsidRPr="004801CF">
        <w:rPr>
          <w:rFonts w:eastAsia="Times New Roman" w:cstheme="minorHAnsi"/>
        </w:rPr>
        <w:t xml:space="preserve"> tax-related issues.</w:t>
      </w:r>
    </w:p>
    <w:p w14:paraId="309F19BE" w14:textId="603EBCFD" w:rsidR="005F1B70" w:rsidRPr="004801CF" w:rsidRDefault="005F1B70" w:rsidP="000C66D9">
      <w:pPr>
        <w:pStyle w:val="Heading2"/>
        <w:ind w:left="274" w:hanging="274"/>
        <w:rPr>
          <w:rFonts w:asciiTheme="minorHAnsi" w:hAnsiTheme="minorHAnsi" w:cstheme="minorHAnsi"/>
        </w:rPr>
      </w:pPr>
      <w:r w:rsidRPr="004801CF">
        <w:rPr>
          <w:rFonts w:asciiTheme="minorHAnsi" w:hAnsiTheme="minorHAnsi" w:cstheme="minorHAnsi"/>
        </w:rPr>
        <w:t>Banking Information</w:t>
      </w:r>
    </w:p>
    <w:p w14:paraId="62AB6769" w14:textId="24E1E4CB" w:rsidR="005F1B70" w:rsidRPr="004801CF" w:rsidRDefault="005F1B70" w:rsidP="000C66D9">
      <w:pPr>
        <w:widowControl w:val="0"/>
        <w:spacing w:line="240" w:lineRule="auto"/>
        <w:ind w:left="357"/>
        <w:jc w:val="both"/>
        <w:rPr>
          <w:rFonts w:eastAsia="Times New Roman" w:cstheme="minorHAnsi"/>
        </w:rPr>
      </w:pPr>
      <w:r w:rsidRPr="004801CF">
        <w:rPr>
          <w:rFonts w:eastAsia="Times New Roman" w:cstheme="minorHAnsi"/>
        </w:rPr>
        <w:t xml:space="preserve">The </w:t>
      </w:r>
      <w:r w:rsidR="00A46201" w:rsidRPr="004801CF">
        <w:rPr>
          <w:rFonts w:eastAsia="Times New Roman" w:cstheme="minorHAnsi"/>
          <w:b/>
        </w:rPr>
        <w:t>Consultant</w:t>
      </w:r>
      <w:r w:rsidRPr="004801CF">
        <w:rPr>
          <w:rFonts w:eastAsia="Times New Roman" w:cstheme="minorHAnsi"/>
        </w:rPr>
        <w:t xml:space="preserve"> will provide all pertinent banking information that will facilitate electronic payment to the </w:t>
      </w:r>
      <w:r w:rsidR="00A46201" w:rsidRPr="004801CF">
        <w:rPr>
          <w:rFonts w:eastAsia="Times New Roman" w:cstheme="minorHAnsi"/>
          <w:b/>
        </w:rPr>
        <w:t>Consultant</w:t>
      </w:r>
      <w:r w:rsidRPr="004801CF">
        <w:rPr>
          <w:rFonts w:eastAsia="Times New Roman" w:cstheme="minorHAnsi"/>
        </w:rPr>
        <w:t>’s account</w:t>
      </w:r>
      <w:r w:rsidR="00120F24" w:rsidRPr="004801CF">
        <w:rPr>
          <w:rFonts w:eastAsia="Times New Roman" w:cstheme="minorHAnsi"/>
        </w:rPr>
        <w:t>, as per Annex 1.</w:t>
      </w:r>
    </w:p>
    <w:p w14:paraId="07247E16" w14:textId="77777777" w:rsidR="00A90962" w:rsidRPr="004801CF" w:rsidRDefault="00A90962" w:rsidP="000C66D9">
      <w:pPr>
        <w:pStyle w:val="Heading2"/>
        <w:ind w:left="274" w:hanging="274"/>
        <w:rPr>
          <w:rFonts w:asciiTheme="minorHAnsi" w:hAnsiTheme="minorHAnsi" w:cstheme="minorHAnsi"/>
        </w:rPr>
      </w:pPr>
      <w:r w:rsidRPr="004801CF">
        <w:rPr>
          <w:rFonts w:asciiTheme="minorHAnsi" w:hAnsiTheme="minorHAnsi" w:cstheme="minorHAnsi"/>
        </w:rPr>
        <w:t>Execution</w:t>
      </w:r>
    </w:p>
    <w:p w14:paraId="1E05B37D" w14:textId="77777777" w:rsidR="00A90962" w:rsidRPr="004801CF" w:rsidRDefault="00A90962" w:rsidP="000C66D9">
      <w:pPr>
        <w:widowControl w:val="0"/>
        <w:spacing w:line="240" w:lineRule="auto"/>
        <w:ind w:left="357"/>
        <w:jc w:val="both"/>
        <w:rPr>
          <w:rFonts w:eastAsia="Times New Roman" w:cstheme="minorHAnsi"/>
        </w:rPr>
      </w:pPr>
      <w:r w:rsidRPr="004801CF">
        <w:rPr>
          <w:rFonts w:eastAsia="Times New Roman" w:cstheme="minorHAnsi"/>
        </w:rPr>
        <w:t>This Agreement may be executed in counterparts and such counterparts shall constitute a single instrument. Delivery of an executed counterpart of this Agreement by electronic means or electronic delivery in portable document format (“.pdf”) shall be equally effective as delivery of a manually delivered counterpart thereof.</w:t>
      </w:r>
    </w:p>
    <w:p w14:paraId="75AAEA55" w14:textId="77777777" w:rsidR="00A90962" w:rsidRPr="004801CF" w:rsidRDefault="00A90962" w:rsidP="000C66D9">
      <w:pPr>
        <w:widowControl w:val="0"/>
        <w:spacing w:line="240" w:lineRule="auto"/>
        <w:ind w:left="357"/>
        <w:jc w:val="both"/>
        <w:rPr>
          <w:rFonts w:eastAsia="Times New Roman" w:cstheme="minorHAnsi"/>
        </w:rPr>
      </w:pPr>
      <w:r w:rsidRPr="004801CF">
        <w:rPr>
          <w:rFonts w:eastAsia="Times New Roman" w:cstheme="minorHAnsi"/>
        </w:rPr>
        <w:t>The undersigned agree to all terms and conditions herein. This agreement becomes valid upon the signing of both parties.</w:t>
      </w:r>
    </w:p>
    <w:p w14:paraId="38ECA648" w14:textId="77777777" w:rsidR="00A90962" w:rsidRPr="004801CF" w:rsidRDefault="00A90962" w:rsidP="000C66D9">
      <w:pPr>
        <w:spacing w:after="0" w:line="240" w:lineRule="auto"/>
        <w:rPr>
          <w:rFonts w:cstheme="minorHAnsi"/>
        </w:rPr>
      </w:pPr>
    </w:p>
    <w:p w14:paraId="1F09DBA3" w14:textId="406F35B8" w:rsidR="002A284C" w:rsidRPr="004801CF" w:rsidRDefault="002A284C" w:rsidP="000C66D9">
      <w:pPr>
        <w:spacing w:after="0" w:line="240" w:lineRule="auto"/>
        <w:ind w:left="720"/>
        <w:rPr>
          <w:rFonts w:cstheme="minorHAnsi"/>
        </w:rPr>
      </w:pPr>
    </w:p>
    <w:p w14:paraId="6E8EBF94" w14:textId="39F97EC2" w:rsidR="00A90962" w:rsidRPr="004801CF" w:rsidRDefault="00A90962" w:rsidP="000C66D9">
      <w:pPr>
        <w:spacing w:after="0" w:line="240" w:lineRule="auto"/>
        <w:rPr>
          <w:rFonts w:cstheme="minorHAnsi"/>
          <w:sz w:val="24"/>
        </w:rPr>
      </w:pPr>
      <w:r w:rsidRPr="004801CF">
        <w:rPr>
          <w:rFonts w:cstheme="minorHAnsi"/>
          <w:noProof/>
          <w:lang w:val="en-US"/>
        </w:rPr>
        <mc:AlternateContent>
          <mc:Choice Requires="wps">
            <w:drawing>
              <wp:anchor distT="0" distB="0" distL="114300" distR="114300" simplePos="0" relativeHeight="251663360" behindDoc="0" locked="0" layoutInCell="1" allowOverlap="1" wp14:anchorId="6660A9E6" wp14:editId="2562C83B">
                <wp:simplePos x="0" y="0"/>
                <wp:positionH relativeFrom="column">
                  <wp:posOffset>3175000</wp:posOffset>
                </wp:positionH>
                <wp:positionV relativeFrom="paragraph">
                  <wp:posOffset>229235</wp:posOffset>
                </wp:positionV>
                <wp:extent cx="1741170" cy="15875"/>
                <wp:effectExtent l="0" t="0" r="30480" b="22225"/>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562B37"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pt,18.05pt" to="387.1pt,1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65/2w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" strokecolor="#5b9bd5 [3204]" strokeweight="1pt">
                <v:stroke joinstyle="miter"/>
                <o:lock v:ext="edit" shapetype="f"/>
              </v:line>
            </w:pict>
          </mc:Fallback>
        </mc:AlternateContent>
      </w:r>
      <w:r w:rsidRPr="004801CF">
        <w:rPr>
          <w:rFonts w:cstheme="minorHAnsi"/>
          <w:noProof/>
          <w:lang w:val="en-US"/>
        </w:rPr>
        <mc:AlternateContent>
          <mc:Choice Requires="wps">
            <w:drawing>
              <wp:anchor distT="0" distB="0" distL="114300" distR="114300" simplePos="0" relativeHeight="251658240" behindDoc="0" locked="0" layoutInCell="1" allowOverlap="1" wp14:anchorId="59A83395" wp14:editId="24CFC528">
                <wp:simplePos x="0" y="0"/>
                <wp:positionH relativeFrom="column">
                  <wp:posOffset>437515</wp:posOffset>
                </wp:positionH>
                <wp:positionV relativeFrom="paragraph">
                  <wp:posOffset>240030</wp:posOffset>
                </wp:positionV>
                <wp:extent cx="1741170" cy="15875"/>
                <wp:effectExtent l="0" t="0" r="30480" b="22225"/>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741170" cy="15875"/>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49E8CD" id="Straight Connector 12"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8.9pt" to="171.55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" strokecolor="#5b9bd5 [3204]" strokeweight="1pt">
                <v:stroke joinstyle="miter"/>
                <o:lock v:ext="edit" shapetype="f"/>
              </v:line>
            </w:pict>
          </mc:Fallback>
        </mc:AlternateContent>
      </w:r>
    </w:p>
    <w:p w14:paraId="3BEDC389" w14:textId="77777777" w:rsidR="005A5E6D" w:rsidRPr="004801CF" w:rsidRDefault="005A5E6D" w:rsidP="000C66D9">
      <w:pPr>
        <w:spacing w:after="0" w:line="240" w:lineRule="auto"/>
        <w:ind w:left="720"/>
        <w:rPr>
          <w:rFonts w:cstheme="minorHAnsi"/>
          <w:b/>
          <w:sz w:val="24"/>
        </w:rPr>
      </w:pPr>
    </w:p>
    <w:p w14:paraId="7558899F" w14:textId="6CBDB22C" w:rsidR="00A90962" w:rsidRPr="004801CF" w:rsidRDefault="004801CF" w:rsidP="000C66D9">
      <w:pPr>
        <w:spacing w:after="0" w:line="240" w:lineRule="auto"/>
        <w:ind w:left="720"/>
        <w:rPr>
          <w:rFonts w:cstheme="minorHAnsi"/>
          <w:sz w:val="24"/>
        </w:rPr>
      </w:pPr>
      <w:r>
        <w:rPr>
          <w:rFonts w:cstheme="minorHAnsi"/>
          <w:b/>
          <w:sz w:val="24"/>
        </w:rPr>
        <w:t>Jonathan Gorstein</w:t>
      </w:r>
      <w:r w:rsidR="00EF641B" w:rsidRPr="004801CF">
        <w:rPr>
          <w:rFonts w:cstheme="minorHAnsi"/>
          <w:b/>
          <w:sz w:val="24"/>
        </w:rPr>
        <w:tab/>
      </w:r>
      <w:r w:rsidR="00A90962" w:rsidRPr="004801CF">
        <w:rPr>
          <w:rFonts w:cstheme="minorHAnsi"/>
          <w:sz w:val="24"/>
        </w:rPr>
        <w:tab/>
      </w:r>
      <w:r w:rsidR="00A90962" w:rsidRPr="004801CF">
        <w:rPr>
          <w:rFonts w:cstheme="minorHAnsi"/>
          <w:sz w:val="24"/>
        </w:rPr>
        <w:tab/>
      </w:r>
      <w:r w:rsidR="00A90962" w:rsidRPr="004801CF">
        <w:rPr>
          <w:rFonts w:cstheme="minorHAnsi"/>
          <w:sz w:val="24"/>
        </w:rPr>
        <w:tab/>
      </w:r>
      <w:r w:rsidR="000C66D9" w:rsidRPr="004801CF">
        <w:rPr>
          <w:rFonts w:cstheme="minorHAnsi"/>
          <w:b/>
          <w:bCs/>
          <w:sz w:val="24"/>
        </w:rPr>
        <w:t>Aaron Wise</w:t>
      </w:r>
    </w:p>
    <w:p w14:paraId="42C1C6B5" w14:textId="35957EBB" w:rsidR="004801CF" w:rsidRDefault="00EF641B" w:rsidP="004801CF">
      <w:pPr>
        <w:spacing w:after="0" w:line="240" w:lineRule="auto"/>
        <w:rPr>
          <w:rFonts w:cstheme="minorHAnsi"/>
          <w:sz w:val="24"/>
        </w:rPr>
      </w:pPr>
      <w:r w:rsidRPr="004801CF">
        <w:rPr>
          <w:rFonts w:cstheme="minorHAnsi"/>
          <w:sz w:val="24"/>
        </w:rPr>
        <w:tab/>
      </w:r>
      <w:r w:rsidR="004801CF">
        <w:rPr>
          <w:rFonts w:cstheme="minorHAnsi"/>
          <w:sz w:val="24"/>
        </w:rPr>
        <w:t>Executive Director</w:t>
      </w:r>
      <w:r w:rsidR="004801CF">
        <w:rPr>
          <w:rFonts w:cstheme="minorHAnsi"/>
          <w:sz w:val="24"/>
        </w:rPr>
        <w:tab/>
      </w:r>
      <w:r w:rsidR="004801CF">
        <w:rPr>
          <w:rFonts w:cstheme="minorHAnsi"/>
          <w:sz w:val="24"/>
        </w:rPr>
        <w:tab/>
      </w:r>
      <w:r w:rsidR="004801CF">
        <w:rPr>
          <w:rFonts w:cstheme="minorHAnsi"/>
          <w:sz w:val="24"/>
        </w:rPr>
        <w:tab/>
      </w:r>
      <w:r w:rsidR="004801CF">
        <w:rPr>
          <w:rFonts w:cstheme="minorHAnsi"/>
          <w:sz w:val="24"/>
        </w:rPr>
        <w:tab/>
        <w:t>Consultant</w:t>
      </w:r>
    </w:p>
    <w:p w14:paraId="60A49883" w14:textId="425EA675" w:rsidR="00A90962" w:rsidRPr="004801CF" w:rsidRDefault="00EF641B" w:rsidP="004801CF">
      <w:pPr>
        <w:spacing w:after="0" w:line="240" w:lineRule="auto"/>
        <w:ind w:firstLine="720"/>
        <w:rPr>
          <w:rFonts w:cstheme="minorHAnsi"/>
          <w:sz w:val="24"/>
        </w:rPr>
      </w:pPr>
      <w:r w:rsidRPr="004801CF">
        <w:rPr>
          <w:rFonts w:cstheme="minorHAnsi"/>
          <w:sz w:val="24"/>
        </w:rPr>
        <w:t>Iodine Global Network</w:t>
      </w:r>
    </w:p>
    <w:p w14:paraId="19A46656" w14:textId="39CAA85F" w:rsidR="00A90962" w:rsidRDefault="00A90962" w:rsidP="000C66D9">
      <w:pPr>
        <w:spacing w:after="0" w:line="240" w:lineRule="auto"/>
        <w:ind w:left="720"/>
        <w:rPr>
          <w:rFonts w:cstheme="minorHAnsi"/>
          <w:sz w:val="24"/>
        </w:rPr>
      </w:pPr>
    </w:p>
    <w:p w14:paraId="2EAA112A" w14:textId="77955D9D" w:rsidR="004801CF" w:rsidRDefault="004801CF" w:rsidP="000C66D9">
      <w:pPr>
        <w:spacing w:after="0" w:line="240" w:lineRule="auto"/>
        <w:ind w:left="720"/>
        <w:rPr>
          <w:rFonts w:cstheme="minorHAnsi"/>
          <w:sz w:val="24"/>
        </w:rPr>
      </w:pPr>
      <w:r>
        <w:rPr>
          <w:rFonts w:cstheme="minorHAnsi"/>
          <w:sz w:val="24"/>
        </w:rPr>
        <w:t>Date: 27 July 2020</w:t>
      </w:r>
      <w:r>
        <w:rPr>
          <w:rFonts w:cstheme="minorHAnsi"/>
          <w:sz w:val="24"/>
        </w:rPr>
        <w:tab/>
      </w:r>
      <w:r>
        <w:rPr>
          <w:rFonts w:cstheme="minorHAnsi"/>
          <w:sz w:val="24"/>
        </w:rPr>
        <w:tab/>
      </w:r>
      <w:r>
        <w:rPr>
          <w:rFonts w:cstheme="minorHAnsi"/>
          <w:sz w:val="24"/>
        </w:rPr>
        <w:tab/>
      </w:r>
      <w:r>
        <w:rPr>
          <w:rFonts w:cstheme="minorHAnsi"/>
          <w:sz w:val="24"/>
        </w:rPr>
        <w:tab/>
        <w:t xml:space="preserve">Date: </w:t>
      </w:r>
    </w:p>
    <w:p w14:paraId="5F768CFA" w14:textId="77777777" w:rsidR="004D4FD5" w:rsidRPr="004801CF" w:rsidRDefault="004D4FD5" w:rsidP="004801CF"/>
    <w:p w14:paraId="43F9E113" w14:textId="77777777" w:rsidR="004D4FD5" w:rsidRPr="004801CF" w:rsidRDefault="004D4FD5" w:rsidP="004801CF">
      <w:pPr>
        <w:rPr>
          <w:rStyle w:val="Heading2Char"/>
          <w:rFonts w:asciiTheme="minorHAnsi" w:eastAsiaTheme="majorEastAsia" w:hAnsiTheme="minorHAnsi" w:cstheme="minorHAnsi"/>
          <w:color w:val="2E74B5" w:themeColor="accent1" w:themeShade="BF"/>
          <w:sz w:val="32"/>
          <w:szCs w:val="32"/>
        </w:rPr>
      </w:pPr>
      <w:r w:rsidRPr="004801CF">
        <w:rPr>
          <w:rStyle w:val="Heading2Char"/>
          <w:rFonts w:asciiTheme="minorHAnsi" w:eastAsiaTheme="majorEastAsia" w:hAnsiTheme="minorHAnsi" w:cstheme="minorHAnsi"/>
        </w:rPr>
        <w:lastRenderedPageBreak/>
        <w:br w:type="page"/>
      </w:r>
    </w:p>
    <w:p w14:paraId="745F9F8C" w14:textId="77777777" w:rsidR="004D4FD5" w:rsidRPr="004801CF" w:rsidRDefault="004D4FD5" w:rsidP="000C66D9">
      <w:pPr>
        <w:pStyle w:val="Heading1"/>
        <w:spacing w:before="0" w:line="240" w:lineRule="auto"/>
        <w:rPr>
          <w:rFonts w:asciiTheme="minorHAnsi" w:hAnsiTheme="minorHAnsi" w:cstheme="minorHAnsi"/>
          <w:noProof/>
          <w:color w:val="000000" w:themeColor="text1"/>
          <w:sz w:val="22"/>
          <w:szCs w:val="22"/>
        </w:rPr>
      </w:pPr>
      <w:r w:rsidRPr="004801CF">
        <w:rPr>
          <w:rStyle w:val="Heading2Char"/>
          <w:rFonts w:asciiTheme="minorHAnsi" w:eastAsiaTheme="majorEastAsia" w:hAnsiTheme="minorHAnsi" w:cstheme="minorHAnsi"/>
          <w:color w:val="000000" w:themeColor="text1"/>
          <w:sz w:val="22"/>
          <w:szCs w:val="22"/>
        </w:rPr>
        <w:lastRenderedPageBreak/>
        <w:t>Annex 1: List of foods for Task 4</w:t>
      </w:r>
      <w:r w:rsidRPr="004801CF">
        <w:rPr>
          <w:rFonts w:asciiTheme="minorHAnsi" w:hAnsiTheme="minorHAnsi" w:cstheme="minorHAnsi"/>
          <w:noProof/>
          <w:color w:val="000000" w:themeColor="text1"/>
          <w:sz w:val="22"/>
          <w:szCs w:val="22"/>
        </w:rPr>
        <w:t xml:space="preserve"> </w:t>
      </w:r>
    </w:p>
    <w:p w14:paraId="45AC2BCC" w14:textId="1378A5B7" w:rsidR="00A90962" w:rsidRPr="004801CF" w:rsidRDefault="004D4FD5" w:rsidP="000C66D9">
      <w:pPr>
        <w:pStyle w:val="Heading1"/>
        <w:spacing w:before="0" w:line="240" w:lineRule="auto"/>
        <w:rPr>
          <w:rFonts w:asciiTheme="minorHAnsi" w:hAnsiTheme="minorHAnsi" w:cstheme="minorHAnsi"/>
          <w:b/>
          <w:sz w:val="28"/>
          <w:szCs w:val="28"/>
        </w:rPr>
      </w:pPr>
      <w:r w:rsidRPr="004801CF">
        <w:rPr>
          <w:rStyle w:val="FootnoteTextChar"/>
          <w:rFonts w:asciiTheme="minorHAnsi" w:hAnsiTheme="minorHAnsi" w:cstheme="minorHAnsi"/>
          <w:noProof/>
        </w:rPr>
        <w:drawing>
          <wp:inline distT="0" distB="0" distL="0" distR="0" wp14:anchorId="167A07AB" wp14:editId="6284E8B6">
            <wp:extent cx="5731510" cy="7844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7844790"/>
                    </a:xfrm>
                    <a:prstGeom prst="rect">
                      <a:avLst/>
                    </a:prstGeom>
                  </pic:spPr>
                </pic:pic>
              </a:graphicData>
            </a:graphic>
          </wp:inline>
        </w:drawing>
      </w:r>
      <w:r w:rsidR="00A90962" w:rsidRPr="004801CF">
        <w:rPr>
          <w:rFonts w:asciiTheme="minorHAnsi" w:hAnsiTheme="minorHAnsi" w:cstheme="minorHAnsi"/>
          <w:b/>
        </w:rPr>
        <w:br w:type="column"/>
      </w:r>
      <w:r w:rsidR="00A90962" w:rsidRPr="004801CF">
        <w:rPr>
          <w:rFonts w:asciiTheme="minorHAnsi" w:hAnsiTheme="minorHAnsi" w:cstheme="minorHAnsi"/>
          <w:b/>
          <w:sz w:val="28"/>
          <w:szCs w:val="28"/>
        </w:rPr>
        <w:lastRenderedPageBreak/>
        <w:t>Terms and Conditions</w:t>
      </w:r>
    </w:p>
    <w:p w14:paraId="53947D9E"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rPr>
      </w:pPr>
      <w:r w:rsidRPr="004801CF">
        <w:rPr>
          <w:rFonts w:asciiTheme="minorHAnsi" w:hAnsiTheme="minorHAnsi" w:cstheme="minorHAnsi"/>
          <w:color w:val="2F5496"/>
        </w:rPr>
        <w:t>Travel</w:t>
      </w:r>
      <w:r w:rsidRPr="004801CF">
        <w:rPr>
          <w:rFonts w:asciiTheme="minorHAnsi" w:hAnsiTheme="minorHAnsi" w:cstheme="minorHAnsi"/>
          <w:color w:val="2F5496"/>
          <w:spacing w:val="10"/>
        </w:rPr>
        <w:t xml:space="preserve"> </w:t>
      </w:r>
      <w:r w:rsidRPr="004801CF">
        <w:rPr>
          <w:rFonts w:asciiTheme="minorHAnsi" w:hAnsiTheme="minorHAnsi" w:cstheme="minorHAnsi"/>
          <w:color w:val="2F5496"/>
        </w:rPr>
        <w:t>Policy</w:t>
      </w:r>
    </w:p>
    <w:p w14:paraId="02A3F556" w14:textId="24ADD766" w:rsidR="00A90962" w:rsidRPr="004801CF" w:rsidRDefault="00A90962" w:rsidP="000C66D9">
      <w:pPr>
        <w:pStyle w:val="BodyText"/>
        <w:ind w:left="285" w:right="216"/>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will only travel as is necessary to carry out the Services. Prior written approval from the IGN Executive Director is required to carry out any travel required. The IGN policy requires that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to travel </w:t>
      </w:r>
      <w:r w:rsidR="00B93C6A" w:rsidRPr="004801CF">
        <w:rPr>
          <w:rFonts w:asciiTheme="minorHAnsi" w:hAnsiTheme="minorHAnsi" w:cstheme="minorHAnsi"/>
          <w:sz w:val="22"/>
          <w:szCs w:val="22"/>
        </w:rPr>
        <w:t xml:space="preserve">in </w:t>
      </w:r>
      <w:r w:rsidRPr="004801CF">
        <w:rPr>
          <w:rFonts w:asciiTheme="minorHAnsi" w:hAnsiTheme="minorHAnsi" w:cstheme="minorHAnsi"/>
          <w:sz w:val="22"/>
          <w:szCs w:val="22"/>
        </w:rPr>
        <w:t xml:space="preserve">economy class by the most direct and economical routing. An estimated budget for travel needs to be approved in advance but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is able to pay for tickets against reimbursement. Reimbursement for all travel, accommodation and other expenses will require receipts and </w:t>
      </w:r>
      <w:r w:rsidR="00B93C6A" w:rsidRPr="004801CF">
        <w:rPr>
          <w:rFonts w:asciiTheme="minorHAnsi" w:hAnsiTheme="minorHAnsi" w:cstheme="minorHAnsi"/>
          <w:sz w:val="22"/>
          <w:szCs w:val="22"/>
        </w:rPr>
        <w:t>an itemized travel claim</w:t>
      </w:r>
      <w:r w:rsidRPr="004801CF">
        <w:rPr>
          <w:rFonts w:asciiTheme="minorHAnsi" w:hAnsiTheme="minorHAnsi" w:cstheme="minorHAnsi"/>
          <w:sz w:val="22"/>
          <w:szCs w:val="22"/>
        </w:rPr>
        <w:t>.</w:t>
      </w:r>
    </w:p>
    <w:p w14:paraId="2A205656"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Liability and Insurance</w:t>
      </w:r>
    </w:p>
    <w:p w14:paraId="359CF995" w14:textId="089FEDA5" w:rsidR="00A90962" w:rsidRPr="004801CF" w:rsidRDefault="00A90962" w:rsidP="000C66D9">
      <w:pPr>
        <w:pStyle w:val="BodyText"/>
        <w:ind w:left="285"/>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arrange for their own proper health and travel insurance and shall not hold IGN liable for costs incurred as a result of loss of property, illness or death. </w:t>
      </w:r>
      <w:r w:rsidRPr="004801CF">
        <w:rPr>
          <w:rFonts w:asciiTheme="minorHAnsi" w:hAnsiTheme="minorHAnsi" w:cstheme="minorHAnsi"/>
          <w:color w:val="000000"/>
          <w:sz w:val="22"/>
          <w:szCs w:val="22"/>
        </w:rPr>
        <w:t xml:space="preserve">To the </w:t>
      </w:r>
      <w:r w:rsidRPr="004801CF">
        <w:rPr>
          <w:rFonts w:asciiTheme="minorHAnsi" w:hAnsiTheme="minorHAnsi" w:cstheme="minorHAnsi"/>
          <w:sz w:val="22"/>
          <w:szCs w:val="22"/>
        </w:rPr>
        <w:t>extent</w:t>
      </w:r>
      <w:r w:rsidRPr="004801CF">
        <w:rPr>
          <w:rFonts w:asciiTheme="minorHAnsi" w:hAnsiTheme="minorHAnsi" w:cstheme="minorHAnsi"/>
          <w:color w:val="000000"/>
          <w:sz w:val="22"/>
          <w:szCs w:val="22"/>
        </w:rPr>
        <w:t xml:space="preserve"> permitted by law, IGN agrees that the maximum aggregate liability of the </w:t>
      </w:r>
      <w:r w:rsidR="00A46201" w:rsidRPr="004801CF">
        <w:rPr>
          <w:rFonts w:asciiTheme="minorHAnsi" w:hAnsiTheme="minorHAnsi" w:cstheme="minorHAnsi"/>
          <w:b/>
          <w:color w:val="000000"/>
          <w:sz w:val="22"/>
          <w:szCs w:val="22"/>
        </w:rPr>
        <w:t>Consultant</w:t>
      </w:r>
      <w:r w:rsidRPr="004801CF">
        <w:rPr>
          <w:rFonts w:asciiTheme="minorHAnsi" w:hAnsiTheme="minorHAnsi" w:cstheme="minorHAnsi"/>
          <w:color w:val="000000"/>
          <w:sz w:val="22"/>
          <w:szCs w:val="22"/>
        </w:rPr>
        <w:t xml:space="preserve"> in contract, tort (including negligence and breach of statutory duty) or otherwise for any breach of this contract shall in no circumstances exceed the lesser of a) the total funds actually received by the </w:t>
      </w:r>
      <w:r w:rsidR="00A46201" w:rsidRPr="004801CF">
        <w:rPr>
          <w:rFonts w:asciiTheme="minorHAnsi" w:hAnsiTheme="minorHAnsi" w:cstheme="minorHAnsi"/>
          <w:b/>
          <w:color w:val="000000"/>
          <w:sz w:val="22"/>
          <w:szCs w:val="22"/>
        </w:rPr>
        <w:t>Consultant</w:t>
      </w:r>
      <w:r w:rsidRPr="004801CF">
        <w:rPr>
          <w:rFonts w:asciiTheme="minorHAnsi" w:hAnsiTheme="minorHAnsi" w:cstheme="minorHAnsi"/>
          <w:color w:val="000000"/>
          <w:sz w:val="22"/>
          <w:szCs w:val="22"/>
        </w:rPr>
        <w:t>, or (b) USD 50,000.</w:t>
      </w:r>
    </w:p>
    <w:p w14:paraId="739EEB8C"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Confidentiality</w:t>
      </w:r>
    </w:p>
    <w:p w14:paraId="32BF46F5" w14:textId="32FA0B30" w:rsidR="00A90962" w:rsidRPr="004801CF" w:rsidRDefault="00A90962" w:rsidP="000C66D9">
      <w:pPr>
        <w:pStyle w:val="BodyText"/>
        <w:ind w:left="285" w:right="112"/>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during the terms of this Contract, and within five years after its expiration, disclose any proprietary information related to the Services, this Contract or the IGN’s business or operation with the prior written consent of the IGN.</w:t>
      </w:r>
    </w:p>
    <w:p w14:paraId="1D5C9952"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Intellectual Property</w:t>
      </w:r>
    </w:p>
    <w:p w14:paraId="04729A5C" w14:textId="3E2E7197"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retains ownership and/or control of any concepts, know-how, tools, frameworks and intellectual property which are proprietary to it and which were previously developed outside of this contract, but which may be used during or for the purposes of this contract.</w:t>
      </w:r>
    </w:p>
    <w:p w14:paraId="3B987E69" w14:textId="77777777" w:rsidR="00A90962" w:rsidRPr="004801CF" w:rsidRDefault="00A90962" w:rsidP="000C66D9">
      <w:pPr>
        <w:pStyle w:val="BodyText"/>
        <w:ind w:left="285" w:right="115"/>
        <w:jc w:val="both"/>
        <w:rPr>
          <w:rFonts w:asciiTheme="minorHAnsi" w:hAnsiTheme="minorHAnsi" w:cstheme="minorHAnsi"/>
          <w:sz w:val="22"/>
          <w:szCs w:val="22"/>
        </w:rPr>
      </w:pPr>
    </w:p>
    <w:p w14:paraId="64364474" w14:textId="243E9E08"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 xml:space="preserve">Design documents, specifications, reports and all relevant data such as maps, diagrams, plans, statistics and supporting records and materials compiled and prepared in the course of the Services (the “Intellectual Property Rights”) shall be the property of the IGN.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may retail a copy thereof, provided that such copy shall not be used for purposes unrelated to the Contract without the approval of the IGN.</w:t>
      </w:r>
    </w:p>
    <w:p w14:paraId="7111F010"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Global Access</w:t>
      </w:r>
    </w:p>
    <w:p w14:paraId="583387DA" w14:textId="77777777" w:rsidR="00A90962" w:rsidRPr="004801CF" w:rsidRDefault="00A90962" w:rsidP="000C66D9">
      <w:pPr>
        <w:pStyle w:val="BodyText"/>
        <w:ind w:left="285" w:right="115"/>
        <w:jc w:val="both"/>
        <w:rPr>
          <w:rFonts w:asciiTheme="minorHAnsi" w:hAnsiTheme="minorHAnsi" w:cstheme="minorHAnsi"/>
          <w:sz w:val="22"/>
          <w:szCs w:val="22"/>
        </w:rPr>
      </w:pPr>
      <w:r w:rsidRPr="004801CF">
        <w:rPr>
          <w:rFonts w:asciiTheme="minorHAnsi" w:hAnsiTheme="minorHAnsi" w:cstheme="minorHAnsi"/>
          <w:sz w:val="22"/>
          <w:szCs w:val="22"/>
        </w:rPr>
        <w:t>You will conduct and manage the Project and the Funded Developments in a manner that ensures Global Access. Your Global Access commitments will survive the term of this Agreement. “</w:t>
      </w:r>
      <w:r w:rsidRPr="004801CF">
        <w:rPr>
          <w:rFonts w:asciiTheme="minorHAnsi" w:hAnsiTheme="minorHAnsi" w:cstheme="minorHAnsi"/>
          <w:i/>
          <w:sz w:val="22"/>
          <w:szCs w:val="22"/>
        </w:rPr>
        <w:t>Funded Developments</w:t>
      </w:r>
      <w:r w:rsidRPr="004801CF">
        <w:rPr>
          <w:rFonts w:asciiTheme="minorHAnsi" w:hAnsiTheme="minorHAnsi" w:cstheme="minorHAnsi"/>
          <w:sz w:val="22"/>
          <w:szCs w:val="22"/>
        </w:rPr>
        <w:t>” means the products, services, processes, technologies, materials, software, data, other innovations, and intellectual property resulting from the Project (including modifications, improvements, and further developments to Background Technology). “</w:t>
      </w:r>
      <w:r w:rsidRPr="004801CF">
        <w:rPr>
          <w:rFonts w:asciiTheme="minorHAnsi" w:hAnsiTheme="minorHAnsi" w:cstheme="minorHAnsi"/>
          <w:i/>
          <w:sz w:val="22"/>
          <w:szCs w:val="22"/>
        </w:rPr>
        <w:t>Background Technology</w:t>
      </w:r>
      <w:r w:rsidRPr="004801CF">
        <w:rPr>
          <w:rFonts w:asciiTheme="minorHAnsi" w:hAnsiTheme="minorHAnsi" w:cstheme="minorHAnsi"/>
          <w:sz w:val="22"/>
          <w:szCs w:val="22"/>
        </w:rPr>
        <w:t>” means any and all products, services, processes, technologies, materials, software, data, or other innovations, and intellectual property created by You or a third party prior to or outside of the Project used as part of the Project. “</w:t>
      </w:r>
      <w:r w:rsidRPr="004801CF">
        <w:rPr>
          <w:rFonts w:asciiTheme="minorHAnsi" w:hAnsiTheme="minorHAnsi" w:cstheme="minorHAnsi"/>
          <w:i/>
          <w:sz w:val="22"/>
          <w:szCs w:val="22"/>
        </w:rPr>
        <w:t>Global Access</w:t>
      </w:r>
      <w:r w:rsidRPr="004801CF">
        <w:rPr>
          <w:rFonts w:asciiTheme="minorHAnsi" w:hAnsiTheme="minorHAnsi" w:cstheme="minorHAnsi"/>
          <w:sz w:val="22"/>
          <w:szCs w:val="22"/>
        </w:rPr>
        <w:t>” means: (a) the knowledge and information gained from the Project will be promptly and broadly disseminated; and (b) the Funded Developments will be made available and accessible at an affordable price (i) to people most in need within developing countries.</w:t>
      </w:r>
    </w:p>
    <w:p w14:paraId="431BDC6C" w14:textId="6A100A94" w:rsidR="00A90962" w:rsidRPr="004801CF" w:rsidRDefault="00FF5B6B"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br w:type="column"/>
      </w:r>
      <w:r w:rsidR="00A90962" w:rsidRPr="004801CF">
        <w:rPr>
          <w:rFonts w:asciiTheme="minorHAnsi" w:hAnsiTheme="minorHAnsi" w:cstheme="minorHAnsi"/>
          <w:color w:val="2F5496"/>
        </w:rPr>
        <w:lastRenderedPageBreak/>
        <w:t>Assignment, Conflict of Interest and Prohibited Activities</w:t>
      </w:r>
    </w:p>
    <w:p w14:paraId="1EE3E724" w14:textId="6CE67EC6" w:rsidR="00A90962" w:rsidRPr="004801CF" w:rsidRDefault="00A90962" w:rsidP="000C66D9">
      <w:pPr>
        <w:pStyle w:val="BodyText"/>
        <w:ind w:left="270" w:right="113"/>
        <w:jc w:val="both"/>
        <w:rPr>
          <w:rFonts w:asciiTheme="minorHAnsi" w:hAnsiTheme="minorHAnsi" w:cstheme="minorHAnsi"/>
          <w:sz w:val="22"/>
          <w:szCs w:val="22"/>
        </w:rPr>
      </w:pPr>
      <w:r w:rsidRPr="004801CF">
        <w:rPr>
          <w:rFonts w:asciiTheme="minorHAnsi" w:hAnsiTheme="minorHAnsi" w:cstheme="minorHAnsi"/>
          <w:sz w:val="22"/>
          <w:szCs w:val="22"/>
        </w:rPr>
        <w:t xml:space="preserve">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may not, except with the prior approval of the IGN, assign or transfer the Contract or any of the Services, nor may he/she engage any sub-</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to perform any part of the Services. The IGN’s approval of the assignment or transfer of any part of the Contract, or of the engagement of any sub-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relieve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of any of his obligations under the Contract.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shall not engage, directly or indirectly, in any other work, business or professional activities that may conflict with the performance of the Services. The </w:t>
      </w:r>
      <w:r w:rsidR="00A46201" w:rsidRPr="004801CF">
        <w:rPr>
          <w:rFonts w:asciiTheme="minorHAnsi" w:hAnsiTheme="minorHAnsi" w:cstheme="minorHAnsi"/>
          <w:b/>
          <w:sz w:val="22"/>
          <w:szCs w:val="22"/>
        </w:rPr>
        <w:t>Consultant</w:t>
      </w:r>
      <w:r w:rsidRPr="004801CF">
        <w:rPr>
          <w:rFonts w:asciiTheme="minorHAnsi" w:hAnsiTheme="minorHAnsi" w:cstheme="minorHAnsi"/>
          <w:sz w:val="22"/>
          <w:szCs w:val="22"/>
        </w:rPr>
        <w:t xml:space="preserve"> warrants that to the best of his knowledge at the date of signing this Contract no conflict of interests exists. If during the course of this Contract, a conflict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or</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risk</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of</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conflict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of</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interest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should</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arise,</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the</w:t>
      </w:r>
      <w:r w:rsidRPr="004801CF">
        <w:rPr>
          <w:rFonts w:asciiTheme="minorHAnsi" w:hAnsiTheme="minorHAnsi" w:cstheme="minorHAnsi"/>
          <w:spacing w:val="-3"/>
          <w:sz w:val="22"/>
          <w:szCs w:val="22"/>
        </w:rPr>
        <w:t xml:space="preserve"> </w:t>
      </w:r>
      <w:r w:rsidR="00A46201" w:rsidRPr="004801CF">
        <w:rPr>
          <w:rFonts w:asciiTheme="minorHAnsi" w:hAnsiTheme="minorHAnsi" w:cstheme="minorHAnsi"/>
          <w:b/>
          <w:sz w:val="22"/>
          <w:szCs w:val="22"/>
        </w:rPr>
        <w:t>Consultant</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will</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notify</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the</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IGN</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immediately</w:t>
      </w:r>
      <w:r w:rsidRPr="004801CF">
        <w:rPr>
          <w:rFonts w:asciiTheme="minorHAnsi" w:hAnsiTheme="minorHAnsi" w:cstheme="minorHAnsi"/>
          <w:spacing w:val="-4"/>
          <w:sz w:val="22"/>
          <w:szCs w:val="22"/>
        </w:rPr>
        <w:t xml:space="preserve"> </w:t>
      </w:r>
      <w:r w:rsidRPr="004801CF">
        <w:rPr>
          <w:rFonts w:asciiTheme="minorHAnsi" w:hAnsiTheme="minorHAnsi" w:cstheme="minorHAnsi"/>
          <w:sz w:val="22"/>
          <w:szCs w:val="22"/>
        </w:rPr>
        <w:t>in</w:t>
      </w:r>
      <w:r w:rsidRPr="004801CF">
        <w:rPr>
          <w:rFonts w:asciiTheme="minorHAnsi" w:hAnsiTheme="minorHAnsi" w:cstheme="minorHAnsi"/>
          <w:spacing w:val="-3"/>
          <w:sz w:val="22"/>
          <w:szCs w:val="22"/>
        </w:rPr>
        <w:t xml:space="preserve"> </w:t>
      </w:r>
      <w:r w:rsidRPr="004801CF">
        <w:rPr>
          <w:rFonts w:asciiTheme="minorHAnsi" w:hAnsiTheme="minorHAnsi" w:cstheme="minorHAnsi"/>
          <w:sz w:val="22"/>
          <w:szCs w:val="22"/>
        </w:rPr>
        <w:t>writing.</w:t>
      </w:r>
    </w:p>
    <w:p w14:paraId="7BC31020"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Anti-Corruption; Anti-Bribery</w:t>
      </w:r>
    </w:p>
    <w:p w14:paraId="054E9743" w14:textId="7D7B0FB3" w:rsidR="00A90962" w:rsidRPr="004801CF" w:rsidRDefault="00A90962" w:rsidP="000C66D9">
      <w:pPr>
        <w:pStyle w:val="TableParagraph"/>
        <w:ind w:right="198"/>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will not offer or provide money, gifts, or any other things of value directly or indirectly to anyone in order to improperly influence any act or decision relating to the Project, including by assisting any party to secure an improper advantage. </w:t>
      </w:r>
    </w:p>
    <w:p w14:paraId="2A02EEBD"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Lobbying and Electioneering Prohibition</w:t>
      </w:r>
    </w:p>
    <w:p w14:paraId="4D8D9E27" w14:textId="24643B73" w:rsidR="00A90962" w:rsidRPr="004801CF" w:rsidRDefault="00A90962" w:rsidP="000C66D9">
      <w:pPr>
        <w:pStyle w:val="TableParagraph"/>
        <w:ind w:right="197"/>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may not use Grant Funds to influence the outcome of any election for public office or to carry on any voter registration drive.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acknowledges that the IGN has not earmarked Grant Funds to support lobbying activities or to otherwise support attempts to influence legislation.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agrees to comply with any national, state, local, or other lobbying, gift, and ethics rules applicable to the Project. The IGN is not retaining or employing 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to engage in lobbying activities.</w:t>
      </w:r>
    </w:p>
    <w:p w14:paraId="0C8DA5B8"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Publicity</w:t>
      </w:r>
    </w:p>
    <w:p w14:paraId="311B3C57" w14:textId="7E5E2D86" w:rsidR="00A90962" w:rsidRPr="004801CF" w:rsidRDefault="00A90962" w:rsidP="000C66D9">
      <w:pPr>
        <w:pStyle w:val="TableParagraph"/>
        <w:ind w:right="197"/>
        <w:jc w:val="both"/>
        <w:rPr>
          <w:rFonts w:asciiTheme="minorHAnsi" w:eastAsia="Calibri" w:hAnsiTheme="minorHAnsi" w:cstheme="minorHAnsi"/>
          <w:lang w:bidi="ar-SA"/>
        </w:rPr>
      </w:pPr>
      <w:r w:rsidRPr="004801CF">
        <w:rPr>
          <w:rFonts w:asciiTheme="minorHAnsi" w:eastAsia="Calibri" w:hAnsiTheme="minorHAnsi" w:cstheme="minorHAnsi"/>
          <w:lang w:bidi="ar-SA"/>
        </w:rPr>
        <w:t xml:space="preserve">The </w:t>
      </w:r>
      <w:r w:rsidR="00A46201" w:rsidRPr="004801CF">
        <w:rPr>
          <w:rFonts w:asciiTheme="minorHAnsi" w:eastAsia="Calibri" w:hAnsiTheme="minorHAnsi" w:cstheme="minorHAnsi"/>
          <w:b/>
          <w:lang w:bidi="ar-SA"/>
        </w:rPr>
        <w:t>Consultant</w:t>
      </w:r>
      <w:r w:rsidRPr="004801CF">
        <w:rPr>
          <w:rFonts w:asciiTheme="minorHAnsi" w:eastAsia="Calibri" w:hAnsiTheme="minorHAnsi" w:cstheme="minorHAnsi"/>
          <w:lang w:bidi="ar-SA"/>
        </w:rPr>
        <w:t xml:space="preserve"> must obtain IGN’s prior written approval before: (a) issuing a press release or other public announcement regarding this grant; and (b) any other public use of the IGN name or logo. Please email your request to: ggizak</w:t>
      </w:r>
      <w:hyperlink r:id="rId14" w:history="1">
        <w:r w:rsidRPr="004801CF">
          <w:rPr>
            <w:rFonts w:asciiTheme="minorHAnsi" w:eastAsia="Calibri" w:hAnsiTheme="minorHAnsi" w:cstheme="minorHAnsi"/>
            <w:lang w:bidi="ar-SA"/>
          </w:rPr>
          <w:t>@ign.org</w:t>
        </w:r>
      </w:hyperlink>
      <w:r w:rsidRPr="004801CF">
        <w:rPr>
          <w:rFonts w:asciiTheme="minorHAnsi" w:eastAsia="Calibri" w:hAnsiTheme="minorHAnsi" w:cstheme="minorHAnsi"/>
          <w:lang w:bidi="ar-SA"/>
        </w:rPr>
        <w:t xml:space="preserve"> two weeks in advance to provide IGN with an opportunity to review and comment.</w:t>
      </w:r>
    </w:p>
    <w:p w14:paraId="38A63CEF"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Termination</w:t>
      </w:r>
    </w:p>
    <w:p w14:paraId="5C7C5DC9" w14:textId="1DEEEB55"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4" w:hanging="715"/>
        <w:contextualSpacing w:val="0"/>
        <w:jc w:val="both"/>
        <w:rPr>
          <w:rFonts w:cstheme="minorHAnsi"/>
        </w:rPr>
      </w:pPr>
      <w:r w:rsidRPr="004801CF">
        <w:rPr>
          <w:rFonts w:cstheme="minorHAnsi"/>
        </w:rPr>
        <w:t xml:space="preserve">The IGN may terminate this Agreement at any time by providing the </w:t>
      </w:r>
      <w:r w:rsidR="00A46201" w:rsidRPr="004801CF">
        <w:rPr>
          <w:rFonts w:cstheme="minorHAnsi"/>
          <w:b/>
        </w:rPr>
        <w:t>Consultant</w:t>
      </w:r>
      <w:r w:rsidRPr="004801CF">
        <w:rPr>
          <w:rFonts w:cstheme="minorHAnsi"/>
        </w:rPr>
        <w:t xml:space="preserve"> with 15 days written notice, without any further obligation or</w:t>
      </w:r>
      <w:r w:rsidRPr="004801CF">
        <w:rPr>
          <w:rFonts w:cstheme="minorHAnsi"/>
          <w:spacing w:val="20"/>
        </w:rPr>
        <w:t xml:space="preserve"> </w:t>
      </w:r>
      <w:r w:rsidRPr="004801CF">
        <w:rPr>
          <w:rFonts w:cstheme="minorHAnsi"/>
        </w:rPr>
        <w:t xml:space="preserve">compensation. In the event of termination, IGN shall pay the </w:t>
      </w:r>
      <w:r w:rsidR="00A46201" w:rsidRPr="004801CF">
        <w:rPr>
          <w:rFonts w:cstheme="minorHAnsi"/>
          <w:b/>
        </w:rPr>
        <w:t>Consultant</w:t>
      </w:r>
      <w:r w:rsidRPr="004801CF">
        <w:rPr>
          <w:rFonts w:cstheme="minorHAnsi"/>
        </w:rPr>
        <w:t xml:space="preserve"> for the work performed and expenses incurred up to the date of termination.</w:t>
      </w:r>
    </w:p>
    <w:p w14:paraId="2A26D45E" w14:textId="278DF9C9"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may terminate this Agreement on giving 15 days prior written notice of termination to IGN. During the 15-day notice period, the </w:t>
      </w:r>
      <w:r w:rsidR="00A46201" w:rsidRPr="004801CF">
        <w:rPr>
          <w:rFonts w:cstheme="minorHAnsi"/>
          <w:b/>
        </w:rPr>
        <w:t>Consultant</w:t>
      </w:r>
      <w:r w:rsidRPr="004801CF">
        <w:rPr>
          <w:rFonts w:cstheme="minorHAnsi"/>
        </w:rPr>
        <w:t xml:space="preserve"> is required to continue providing the services outlined in this agreement. Upon the expiry of the notice period, or if the </w:t>
      </w:r>
      <w:r w:rsidR="00A46201" w:rsidRPr="004801CF">
        <w:rPr>
          <w:rFonts w:cstheme="minorHAnsi"/>
          <w:b/>
        </w:rPr>
        <w:t>Consultant</w:t>
      </w:r>
      <w:r w:rsidRPr="004801CF">
        <w:rPr>
          <w:rFonts w:cstheme="minorHAnsi"/>
        </w:rPr>
        <w:t xml:space="preserve"> fails to serve a portion or all of the required working days with the notice period, the IGN’s sole liability to the </w:t>
      </w:r>
      <w:r w:rsidR="00A46201" w:rsidRPr="004801CF">
        <w:rPr>
          <w:rFonts w:cstheme="minorHAnsi"/>
          <w:b/>
        </w:rPr>
        <w:t>Consultant</w:t>
      </w:r>
      <w:r w:rsidRPr="004801CF">
        <w:rPr>
          <w:rFonts w:cstheme="minorHAnsi"/>
        </w:rPr>
        <w:t xml:space="preserve"> shall be to pay</w:t>
      </w:r>
      <w:r w:rsidRPr="004801CF">
        <w:rPr>
          <w:rFonts w:cstheme="minorHAnsi"/>
          <w:spacing w:val="5"/>
        </w:rPr>
        <w:t xml:space="preserve"> </w:t>
      </w:r>
      <w:r w:rsidRPr="004801CF">
        <w:rPr>
          <w:rFonts w:cstheme="minorHAnsi"/>
        </w:rPr>
        <w:t>to</w:t>
      </w:r>
      <w:r w:rsidRPr="004801CF">
        <w:rPr>
          <w:rFonts w:cstheme="minorHAnsi"/>
          <w:spacing w:val="5"/>
        </w:rPr>
        <w:t xml:space="preserve"> </w:t>
      </w:r>
      <w:r w:rsidRPr="004801CF">
        <w:rPr>
          <w:rFonts w:cstheme="minorHAnsi"/>
        </w:rPr>
        <w:t>the</w:t>
      </w:r>
      <w:r w:rsidRPr="004801CF">
        <w:rPr>
          <w:rFonts w:cstheme="minorHAnsi"/>
          <w:spacing w:val="5"/>
        </w:rPr>
        <w:t xml:space="preserve"> </w:t>
      </w:r>
      <w:r w:rsidR="00A46201" w:rsidRPr="004801CF">
        <w:rPr>
          <w:rFonts w:cstheme="minorHAnsi"/>
          <w:b/>
        </w:rPr>
        <w:t>Consultant</w:t>
      </w:r>
      <w:r w:rsidRPr="004801CF">
        <w:rPr>
          <w:rFonts w:cstheme="minorHAnsi"/>
          <w:spacing w:val="5"/>
        </w:rPr>
        <w:t xml:space="preserve"> </w:t>
      </w:r>
      <w:r w:rsidRPr="004801CF">
        <w:rPr>
          <w:rFonts w:cstheme="minorHAnsi"/>
        </w:rPr>
        <w:t>any</w:t>
      </w:r>
      <w:r w:rsidRPr="004801CF">
        <w:rPr>
          <w:rFonts w:cstheme="minorHAnsi"/>
          <w:spacing w:val="5"/>
        </w:rPr>
        <w:t xml:space="preserve"> </w:t>
      </w:r>
      <w:r w:rsidRPr="004801CF">
        <w:rPr>
          <w:rFonts w:cstheme="minorHAnsi"/>
        </w:rPr>
        <w:t>compensation</w:t>
      </w:r>
      <w:r w:rsidRPr="004801CF">
        <w:rPr>
          <w:rFonts w:cstheme="minorHAnsi"/>
          <w:spacing w:val="5"/>
        </w:rPr>
        <w:t xml:space="preserve"> </w:t>
      </w:r>
      <w:r w:rsidRPr="004801CF">
        <w:rPr>
          <w:rFonts w:cstheme="minorHAnsi"/>
        </w:rPr>
        <w:t>up</w:t>
      </w:r>
      <w:r w:rsidRPr="004801CF">
        <w:rPr>
          <w:rFonts w:cstheme="minorHAnsi"/>
          <w:spacing w:val="5"/>
        </w:rPr>
        <w:t xml:space="preserve"> </w:t>
      </w:r>
      <w:r w:rsidRPr="004801CF">
        <w:rPr>
          <w:rFonts w:cstheme="minorHAnsi"/>
        </w:rPr>
        <w:t>to</w:t>
      </w:r>
      <w:r w:rsidRPr="004801CF">
        <w:rPr>
          <w:rFonts w:cstheme="minorHAnsi"/>
          <w:spacing w:val="5"/>
        </w:rPr>
        <w:t xml:space="preserve"> </w:t>
      </w:r>
      <w:r w:rsidRPr="004801CF">
        <w:rPr>
          <w:rFonts w:cstheme="minorHAnsi"/>
        </w:rPr>
        <w:t>the</w:t>
      </w:r>
      <w:r w:rsidRPr="004801CF">
        <w:rPr>
          <w:rFonts w:cstheme="minorHAnsi"/>
          <w:spacing w:val="5"/>
        </w:rPr>
        <w:t xml:space="preserve"> </w:t>
      </w:r>
      <w:r w:rsidRPr="004801CF">
        <w:rPr>
          <w:rFonts w:cstheme="minorHAnsi"/>
        </w:rPr>
        <w:t>last</w:t>
      </w:r>
      <w:r w:rsidRPr="004801CF">
        <w:rPr>
          <w:rFonts w:cstheme="minorHAnsi"/>
          <w:spacing w:val="5"/>
        </w:rPr>
        <w:t xml:space="preserve"> </w:t>
      </w:r>
      <w:r w:rsidRPr="004801CF">
        <w:rPr>
          <w:rFonts w:cstheme="minorHAnsi"/>
        </w:rPr>
        <w:t>day</w:t>
      </w:r>
      <w:r w:rsidRPr="004801CF">
        <w:rPr>
          <w:rFonts w:cstheme="minorHAnsi"/>
          <w:spacing w:val="5"/>
        </w:rPr>
        <w:t xml:space="preserve"> </w:t>
      </w:r>
      <w:r w:rsidRPr="004801CF">
        <w:rPr>
          <w:rFonts w:cstheme="minorHAnsi"/>
        </w:rPr>
        <w:t>on</w:t>
      </w:r>
      <w:r w:rsidRPr="004801CF">
        <w:rPr>
          <w:rFonts w:cstheme="minorHAnsi"/>
          <w:spacing w:val="5"/>
        </w:rPr>
        <w:t xml:space="preserve"> </w:t>
      </w:r>
      <w:r w:rsidRPr="004801CF">
        <w:rPr>
          <w:rFonts w:cstheme="minorHAnsi"/>
        </w:rPr>
        <w:t>which</w:t>
      </w:r>
      <w:r w:rsidRPr="004801CF">
        <w:rPr>
          <w:rFonts w:cstheme="minorHAnsi"/>
          <w:spacing w:val="5"/>
        </w:rPr>
        <w:t xml:space="preserve"> </w:t>
      </w:r>
      <w:r w:rsidRPr="004801CF">
        <w:rPr>
          <w:rFonts w:cstheme="minorHAnsi"/>
        </w:rPr>
        <w:t>services</w:t>
      </w:r>
      <w:r w:rsidRPr="004801CF">
        <w:rPr>
          <w:rFonts w:cstheme="minorHAnsi"/>
          <w:spacing w:val="5"/>
        </w:rPr>
        <w:t xml:space="preserve"> </w:t>
      </w:r>
      <w:r w:rsidRPr="004801CF">
        <w:rPr>
          <w:rFonts w:cstheme="minorHAnsi"/>
        </w:rPr>
        <w:t>were</w:t>
      </w:r>
      <w:r w:rsidRPr="004801CF">
        <w:rPr>
          <w:rFonts w:cstheme="minorHAnsi"/>
          <w:spacing w:val="5"/>
        </w:rPr>
        <w:t xml:space="preserve"> </w:t>
      </w:r>
      <w:r w:rsidRPr="004801CF">
        <w:rPr>
          <w:rFonts w:cstheme="minorHAnsi"/>
        </w:rPr>
        <w:t>performed.</w:t>
      </w:r>
    </w:p>
    <w:p w14:paraId="2EADE6A7" w14:textId="7924428E"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2" w:hanging="700"/>
        <w:contextualSpacing w:val="0"/>
        <w:jc w:val="both"/>
        <w:rPr>
          <w:rFonts w:cstheme="minorHAnsi"/>
        </w:rPr>
      </w:pPr>
      <w:r w:rsidRPr="004801CF">
        <w:rPr>
          <w:rFonts w:cstheme="minorHAnsi"/>
        </w:rPr>
        <w:t xml:space="preserve">The IGN shall have the right to terminate this Contract effective immediately in the event of any material default/breach by the </w:t>
      </w:r>
      <w:r w:rsidR="00A46201" w:rsidRPr="004801CF">
        <w:rPr>
          <w:rFonts w:cstheme="minorHAnsi"/>
          <w:b/>
        </w:rPr>
        <w:t>Consultant</w:t>
      </w:r>
      <w:r w:rsidRPr="004801CF">
        <w:rPr>
          <w:rFonts w:cstheme="minorHAnsi"/>
        </w:rPr>
        <w:t xml:space="preserve"> of the terms and conditions of this Contract. In the event of any such termination, the IGN is not liable to the </w:t>
      </w:r>
      <w:r w:rsidR="00A46201" w:rsidRPr="004801CF">
        <w:rPr>
          <w:rFonts w:cstheme="minorHAnsi"/>
          <w:b/>
        </w:rPr>
        <w:t>Consultant</w:t>
      </w:r>
      <w:r w:rsidRPr="004801CF">
        <w:rPr>
          <w:rFonts w:cstheme="minorHAnsi"/>
        </w:rPr>
        <w:t xml:space="preserve"> for any undelivered work and may request the repayment of any advance payments which have yet to be disbursed related to that</w:t>
      </w:r>
      <w:r w:rsidRPr="004801CF">
        <w:rPr>
          <w:rFonts w:cstheme="minorHAnsi"/>
          <w:spacing w:val="30"/>
        </w:rPr>
        <w:t xml:space="preserve"> </w:t>
      </w:r>
      <w:r w:rsidRPr="004801CF">
        <w:rPr>
          <w:rFonts w:cstheme="minorHAnsi"/>
        </w:rPr>
        <w:t>work.</w:t>
      </w:r>
    </w:p>
    <w:p w14:paraId="6076599A" w14:textId="25BF88E2"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1" w:hanging="700"/>
        <w:contextualSpacing w:val="0"/>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agrees that upon any termination for whatever reason, the </w:t>
      </w:r>
      <w:r w:rsidR="00A46201" w:rsidRPr="004801CF">
        <w:rPr>
          <w:rFonts w:cstheme="minorHAnsi"/>
          <w:b/>
        </w:rPr>
        <w:t>Consultant</w:t>
      </w:r>
      <w:r w:rsidRPr="004801CF">
        <w:rPr>
          <w:rFonts w:cstheme="minorHAnsi"/>
        </w:rPr>
        <w:t xml:space="preserve"> shall at once delivery or cause to be delivered to the IGN any books, documents, effects, </w:t>
      </w:r>
      <w:r w:rsidRPr="004801CF">
        <w:rPr>
          <w:rFonts w:cstheme="minorHAnsi"/>
        </w:rPr>
        <w:lastRenderedPageBreak/>
        <w:t>monies, securities or other property belonging to the IGN for which IGN is liable to others which are in possession, charge, control or custody of the</w:t>
      </w:r>
      <w:r w:rsidRPr="004801CF">
        <w:rPr>
          <w:rFonts w:cstheme="minorHAnsi"/>
          <w:spacing w:val="15"/>
        </w:rPr>
        <w:t xml:space="preserve"> </w:t>
      </w:r>
      <w:r w:rsidR="00A46201" w:rsidRPr="004801CF">
        <w:rPr>
          <w:rFonts w:cstheme="minorHAnsi"/>
          <w:b/>
        </w:rPr>
        <w:t>Consultant</w:t>
      </w:r>
      <w:r w:rsidRPr="004801CF">
        <w:rPr>
          <w:rFonts w:cstheme="minorHAnsi"/>
        </w:rPr>
        <w:t>.</w:t>
      </w:r>
    </w:p>
    <w:p w14:paraId="375846FB" w14:textId="2016BBA4" w:rsidR="00A90962" w:rsidRPr="004801CF" w:rsidRDefault="00A90962" w:rsidP="000C66D9">
      <w:pPr>
        <w:pStyle w:val="ListParagraph"/>
        <w:widowControl w:val="0"/>
        <w:numPr>
          <w:ilvl w:val="1"/>
          <w:numId w:val="26"/>
        </w:numPr>
        <w:tabs>
          <w:tab w:val="left" w:pos="985"/>
          <w:tab w:val="left" w:pos="986"/>
        </w:tabs>
        <w:autoSpaceDE w:val="0"/>
        <w:autoSpaceDN w:val="0"/>
        <w:spacing w:after="0" w:line="240" w:lineRule="auto"/>
        <w:ind w:right="113" w:hanging="700"/>
        <w:contextualSpacing w:val="0"/>
        <w:jc w:val="both"/>
        <w:rPr>
          <w:rFonts w:cstheme="minorHAnsi"/>
        </w:rPr>
      </w:pPr>
      <w:r w:rsidRPr="004801CF">
        <w:rPr>
          <w:rFonts w:cstheme="minorHAnsi"/>
        </w:rPr>
        <w:t xml:space="preserve">The parties confirm that the notice provisions in this Agreement are valid and reasonable and fair and equitable. The parties agree that upon any termination of this Agreement in compliance with this Agreement, the payments made by the IGN in accordance with this Agreement shall satisfy   all of the obligations that the IGN has to the </w:t>
      </w:r>
      <w:r w:rsidR="00A46201" w:rsidRPr="004801CF">
        <w:rPr>
          <w:rFonts w:cstheme="minorHAnsi"/>
          <w:b/>
        </w:rPr>
        <w:t>Consultant</w:t>
      </w:r>
      <w:r w:rsidRPr="004801CF">
        <w:rPr>
          <w:rFonts w:cstheme="minorHAnsi"/>
        </w:rPr>
        <w:t xml:space="preserve">, and that upon making of any such payments the </w:t>
      </w:r>
      <w:r w:rsidR="00A46201" w:rsidRPr="004801CF">
        <w:rPr>
          <w:rFonts w:cstheme="minorHAnsi"/>
          <w:b/>
        </w:rPr>
        <w:t>Consultant</w:t>
      </w:r>
      <w:r w:rsidRPr="004801CF">
        <w:rPr>
          <w:rFonts w:cstheme="minorHAnsi"/>
        </w:rPr>
        <w:t xml:space="preserve"> shall not have any action, cause of action, claim or demand against the IGN or any person as a consequence of this</w:t>
      </w:r>
      <w:r w:rsidRPr="004801CF">
        <w:rPr>
          <w:rFonts w:cstheme="minorHAnsi"/>
          <w:spacing w:val="25"/>
        </w:rPr>
        <w:t xml:space="preserve"> </w:t>
      </w:r>
      <w:r w:rsidRPr="004801CF">
        <w:rPr>
          <w:rFonts w:cstheme="minorHAnsi"/>
        </w:rPr>
        <w:t>Agreement.</w:t>
      </w:r>
    </w:p>
    <w:p w14:paraId="53CD8B91"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Law Governing Contract</w:t>
      </w:r>
    </w:p>
    <w:p w14:paraId="0F701CE2" w14:textId="77777777" w:rsidR="00A90962" w:rsidRPr="004801CF" w:rsidRDefault="00A90962" w:rsidP="000C66D9">
      <w:pPr>
        <w:pStyle w:val="BodyText"/>
        <w:ind w:left="285"/>
        <w:rPr>
          <w:rFonts w:asciiTheme="minorHAnsi" w:hAnsiTheme="minorHAnsi" w:cstheme="minorHAnsi"/>
          <w:sz w:val="22"/>
          <w:szCs w:val="22"/>
        </w:rPr>
      </w:pPr>
      <w:r w:rsidRPr="004801CF">
        <w:rPr>
          <w:rFonts w:asciiTheme="minorHAnsi" w:hAnsiTheme="minorHAnsi" w:cstheme="minorHAnsi"/>
          <w:sz w:val="22"/>
          <w:szCs w:val="22"/>
        </w:rPr>
        <w:t>The Contract shall be governed by the laws of Ontario and the laws of Canada applicable thereto.</w:t>
      </w:r>
    </w:p>
    <w:p w14:paraId="2F1A07D9"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Dispute Resolution</w:t>
      </w:r>
    </w:p>
    <w:p w14:paraId="14ABE687" w14:textId="77777777" w:rsidR="00A90962" w:rsidRPr="004801CF" w:rsidRDefault="00A90962" w:rsidP="000C66D9">
      <w:pPr>
        <w:spacing w:after="0" w:line="240" w:lineRule="auto"/>
        <w:ind w:left="285" w:right="113"/>
        <w:jc w:val="both"/>
        <w:rPr>
          <w:rFonts w:cstheme="minorHAnsi"/>
          <w:i/>
        </w:rPr>
      </w:pPr>
      <w:r w:rsidRPr="004801CF">
        <w:rPr>
          <w:rFonts w:cstheme="minorHAnsi"/>
        </w:rPr>
        <w:t xml:space="preserve">Any dispute arising out of this Contract, which cannot be amicably settled between the parties, shall be referred to arbitration by a single arbitrator in Ontario, Canada in accordance with the </w:t>
      </w:r>
      <w:r w:rsidRPr="004801CF">
        <w:rPr>
          <w:rFonts w:cstheme="minorHAnsi"/>
          <w:i/>
        </w:rPr>
        <w:t>International Commercial Arbitration Act (Ontario).</w:t>
      </w:r>
    </w:p>
    <w:p w14:paraId="1819A184" w14:textId="77777777" w:rsidR="00A90962" w:rsidRPr="004801CF" w:rsidRDefault="00A90962" w:rsidP="000C66D9">
      <w:pPr>
        <w:pStyle w:val="Heading2"/>
        <w:numPr>
          <w:ilvl w:val="0"/>
          <w:numId w:val="26"/>
        </w:numPr>
        <w:shd w:val="clear" w:color="auto" w:fill="auto"/>
        <w:tabs>
          <w:tab w:val="left" w:pos="985"/>
          <w:tab w:val="left" w:pos="986"/>
        </w:tabs>
        <w:autoSpaceDE w:val="0"/>
        <w:autoSpaceDN w:val="0"/>
        <w:ind w:left="274" w:hanging="202"/>
        <w:jc w:val="left"/>
        <w:rPr>
          <w:rFonts w:asciiTheme="minorHAnsi" w:hAnsiTheme="minorHAnsi" w:cstheme="minorHAnsi"/>
          <w:color w:val="2F5496"/>
        </w:rPr>
      </w:pPr>
      <w:r w:rsidRPr="004801CF">
        <w:rPr>
          <w:rFonts w:asciiTheme="minorHAnsi" w:hAnsiTheme="minorHAnsi" w:cstheme="minorHAnsi"/>
          <w:color w:val="2F5496"/>
        </w:rPr>
        <w:t>Compliance with Donor</w:t>
      </w:r>
    </w:p>
    <w:p w14:paraId="2A560372" w14:textId="03AEB35A" w:rsidR="00A90962" w:rsidRPr="004801CF" w:rsidRDefault="00A90962" w:rsidP="000C66D9">
      <w:pPr>
        <w:spacing w:after="0" w:line="240" w:lineRule="auto"/>
        <w:ind w:left="285" w:right="113"/>
        <w:jc w:val="both"/>
        <w:rPr>
          <w:rFonts w:cstheme="minorHAnsi"/>
        </w:rPr>
      </w:pPr>
      <w:r w:rsidRPr="004801CF">
        <w:rPr>
          <w:rFonts w:cstheme="minorHAnsi"/>
        </w:rPr>
        <w:t xml:space="preserve">The </w:t>
      </w:r>
      <w:r w:rsidR="00A46201" w:rsidRPr="004801CF">
        <w:rPr>
          <w:rFonts w:cstheme="minorHAnsi"/>
          <w:b/>
        </w:rPr>
        <w:t>Consultant</w:t>
      </w:r>
      <w:r w:rsidRPr="004801CF">
        <w:rPr>
          <w:rFonts w:cstheme="minorHAnsi"/>
        </w:rPr>
        <w:t xml:space="preserve"> agrees to comply with the terms stipulated by the administer of the grant</w:t>
      </w:r>
      <w:r w:rsidR="002A284C" w:rsidRPr="004801CF">
        <w:rPr>
          <w:rFonts w:cstheme="minorHAnsi"/>
        </w:rPr>
        <w:t>s</w:t>
      </w:r>
      <w:r w:rsidRPr="004801CF">
        <w:rPr>
          <w:rFonts w:cstheme="minorHAnsi"/>
        </w:rPr>
        <w:t xml:space="preserve"> for </w:t>
      </w:r>
      <w:r w:rsidR="002A284C" w:rsidRPr="004801CF">
        <w:rPr>
          <w:rFonts w:cstheme="minorHAnsi"/>
        </w:rPr>
        <w:t xml:space="preserve">all related </w:t>
      </w:r>
      <w:r w:rsidRPr="004801CF">
        <w:rPr>
          <w:rFonts w:cstheme="minorHAnsi"/>
        </w:rPr>
        <w:t>project</w:t>
      </w:r>
      <w:r w:rsidR="002A284C" w:rsidRPr="004801CF">
        <w:rPr>
          <w:rFonts w:cstheme="minorHAnsi"/>
        </w:rPr>
        <w:t>s</w:t>
      </w:r>
      <w:r w:rsidRPr="004801CF">
        <w:rPr>
          <w:rFonts w:cstheme="minorHAnsi"/>
        </w:rPr>
        <w:t xml:space="preserve">. </w:t>
      </w:r>
    </w:p>
    <w:p w14:paraId="40CEF29F" w14:textId="77777777" w:rsidR="00A90962" w:rsidRPr="004801CF" w:rsidRDefault="00A90962" w:rsidP="000C66D9">
      <w:pPr>
        <w:spacing w:after="0" w:line="240" w:lineRule="auto"/>
        <w:ind w:left="285" w:right="113"/>
        <w:jc w:val="both"/>
        <w:rPr>
          <w:rFonts w:cstheme="minorHAnsi"/>
        </w:rPr>
      </w:pPr>
    </w:p>
    <w:p w14:paraId="28C1A244" w14:textId="56A5E74E" w:rsidR="005F1B70" w:rsidRPr="004801CF" w:rsidRDefault="002A284C" w:rsidP="000C66D9">
      <w:pPr>
        <w:spacing w:line="240" w:lineRule="auto"/>
        <w:rPr>
          <w:rFonts w:cstheme="minorHAnsi"/>
          <w:b/>
          <w:sz w:val="28"/>
          <w:szCs w:val="28"/>
          <w:lang w:val="en-CA"/>
        </w:rPr>
      </w:pPr>
      <w:r w:rsidRPr="004801CF">
        <w:rPr>
          <w:rFonts w:cstheme="minorHAnsi"/>
          <w:b/>
          <w:sz w:val="28"/>
          <w:szCs w:val="28"/>
          <w:lang w:val="en-CA"/>
        </w:rPr>
        <w:br w:type="column"/>
      </w:r>
      <w:r w:rsidR="00120F24" w:rsidRPr="004801CF">
        <w:rPr>
          <w:rFonts w:cstheme="minorHAnsi"/>
          <w:b/>
          <w:sz w:val="28"/>
          <w:szCs w:val="28"/>
          <w:lang w:val="en-CA"/>
        </w:rPr>
        <w:lastRenderedPageBreak/>
        <w:t xml:space="preserve">Annex 1 </w:t>
      </w:r>
      <w:r w:rsidR="00120F24" w:rsidRPr="004801CF">
        <w:rPr>
          <w:rFonts w:cstheme="minorHAnsi"/>
          <w:b/>
          <w:sz w:val="28"/>
          <w:szCs w:val="28"/>
          <w:lang w:val="en-CA"/>
        </w:rPr>
        <w:tab/>
        <w:t>Banking Details</w:t>
      </w:r>
    </w:p>
    <w:p w14:paraId="3562802C" w14:textId="78306E65" w:rsidR="00120F24" w:rsidRPr="004801CF" w:rsidRDefault="00120F24" w:rsidP="000C66D9">
      <w:pPr>
        <w:spacing w:line="240" w:lineRule="auto"/>
        <w:rPr>
          <w:rFonts w:cstheme="minorHAnsi"/>
          <w:lang w:val="en-CA"/>
        </w:rPr>
      </w:pPr>
    </w:p>
    <w:p w14:paraId="744C2510" w14:textId="202601E0" w:rsidR="0004138C" w:rsidRPr="004801CF" w:rsidRDefault="0004138C" w:rsidP="000C66D9">
      <w:pPr>
        <w:tabs>
          <w:tab w:val="left" w:pos="5760"/>
          <w:tab w:val="left" w:pos="5850"/>
        </w:tabs>
        <w:spacing w:before="240" w:after="240" w:line="240" w:lineRule="auto"/>
        <w:rPr>
          <w:rFonts w:cstheme="minorHAnsi"/>
          <w:shd w:val="clear" w:color="auto" w:fill="FFFFFF"/>
        </w:rPr>
      </w:pPr>
      <w:r w:rsidRPr="004801CF">
        <w:rPr>
          <w:rFonts w:cstheme="minorHAnsi"/>
          <w:shd w:val="clear" w:color="auto" w:fill="FFFFFF"/>
        </w:rPr>
        <w:t>Bank name:</w:t>
      </w:r>
      <w:r w:rsidR="00F96A2B" w:rsidRPr="004801CF">
        <w:rPr>
          <w:rFonts w:cstheme="minorHAnsi"/>
          <w:shd w:val="clear" w:color="auto" w:fill="FFFFFF"/>
        </w:rPr>
        <w:t xml:space="preserve"> </w:t>
      </w:r>
      <w:r w:rsidR="004F3C2E" w:rsidRPr="004801CF">
        <w:rPr>
          <w:rFonts w:cstheme="minorHAnsi"/>
          <w:shd w:val="clear" w:color="auto" w:fill="FFFFFF"/>
        </w:rPr>
        <w:t>Bank of America</w:t>
      </w:r>
    </w:p>
    <w:p w14:paraId="39E9A629" w14:textId="4F9AC09E"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Bank address: </w:t>
      </w:r>
      <w:r w:rsidR="004F3C2E" w:rsidRPr="004801CF">
        <w:rPr>
          <w:rFonts w:cstheme="minorHAnsi"/>
          <w:shd w:val="clear" w:color="auto" w:fill="FFFFFF"/>
        </w:rPr>
        <w:t>100 North Tryon Street, Charlotte, NC, 28202, USA</w:t>
      </w:r>
    </w:p>
    <w:p w14:paraId="671B452B" w14:textId="189670B4"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Bank phone number: </w:t>
      </w:r>
      <w:r w:rsidR="004F3C2E" w:rsidRPr="004801CF">
        <w:rPr>
          <w:rFonts w:cstheme="minorHAnsi"/>
          <w:shd w:val="clear" w:color="auto" w:fill="FFFFFF"/>
        </w:rPr>
        <w:t>+1 800-432-1002</w:t>
      </w:r>
    </w:p>
    <w:p w14:paraId="7DFBD3C5" w14:textId="1FD08980" w:rsidR="0004138C" w:rsidRPr="004801CF" w:rsidRDefault="00120F24"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Ac</w:t>
      </w:r>
      <w:r w:rsidR="0004138C" w:rsidRPr="004801CF">
        <w:rPr>
          <w:rFonts w:cstheme="minorHAnsi"/>
          <w:shd w:val="clear" w:color="auto" w:fill="FFFFFF"/>
        </w:rPr>
        <w:t xml:space="preserve">count name: </w:t>
      </w:r>
      <w:r w:rsidR="004F3C2E" w:rsidRPr="004801CF">
        <w:rPr>
          <w:rFonts w:cstheme="minorHAnsi"/>
          <w:shd w:val="clear" w:color="auto" w:fill="FFFFFF"/>
        </w:rPr>
        <w:t>Aaron Wise</w:t>
      </w:r>
    </w:p>
    <w:p w14:paraId="076D6D12" w14:textId="2C0BB527"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 xml:space="preserve">Account number: </w:t>
      </w:r>
      <w:r w:rsidR="004F3C2E" w:rsidRPr="004801CF">
        <w:rPr>
          <w:rFonts w:cstheme="minorHAnsi"/>
          <w:shd w:val="clear" w:color="auto" w:fill="FFFFFF"/>
        </w:rPr>
        <w:t>003540425524</w:t>
      </w:r>
    </w:p>
    <w:p w14:paraId="3F136906" w14:textId="721FE017" w:rsidR="0004138C" w:rsidRPr="004801CF" w:rsidRDefault="0004138C"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Currency ():</w:t>
      </w:r>
      <w:r w:rsidR="00E85D7C" w:rsidRPr="004801CF">
        <w:rPr>
          <w:rFonts w:cstheme="minorHAnsi"/>
          <w:shd w:val="clear" w:color="auto" w:fill="FFFFFF"/>
        </w:rPr>
        <w:t xml:space="preserve"> </w:t>
      </w:r>
      <w:r w:rsidR="004F3C2E" w:rsidRPr="004801CF">
        <w:rPr>
          <w:rFonts w:cstheme="minorHAnsi"/>
          <w:shd w:val="clear" w:color="auto" w:fill="FFFFFF"/>
        </w:rPr>
        <w:t>USD ($)</w:t>
      </w:r>
    </w:p>
    <w:p w14:paraId="059D3ACC" w14:textId="31D7D43B" w:rsidR="0004138C" w:rsidRPr="004801CF" w:rsidRDefault="00120F24" w:rsidP="000C66D9">
      <w:pPr>
        <w:tabs>
          <w:tab w:val="left" w:pos="5760"/>
        </w:tabs>
        <w:spacing w:before="240" w:after="240" w:line="240" w:lineRule="auto"/>
        <w:rPr>
          <w:rFonts w:cstheme="minorHAnsi"/>
          <w:shd w:val="clear" w:color="auto" w:fill="FFFFFF"/>
        </w:rPr>
      </w:pPr>
      <w:r w:rsidRPr="004801CF">
        <w:rPr>
          <w:rFonts w:cstheme="minorHAnsi"/>
          <w:shd w:val="clear" w:color="auto" w:fill="FFFFFF"/>
        </w:rPr>
        <w:t>ABA (routing) num</w:t>
      </w:r>
      <w:r w:rsidR="0004138C" w:rsidRPr="004801CF">
        <w:rPr>
          <w:rFonts w:cstheme="minorHAnsi"/>
          <w:shd w:val="clear" w:color="auto" w:fill="FFFFFF"/>
        </w:rPr>
        <w:t>ber:</w:t>
      </w:r>
      <w:r w:rsidR="00E85D7C" w:rsidRPr="004801CF">
        <w:rPr>
          <w:rFonts w:cstheme="minorHAnsi"/>
          <w:shd w:val="clear" w:color="auto" w:fill="FFFFFF"/>
        </w:rPr>
        <w:t xml:space="preserve"> </w:t>
      </w:r>
      <w:r w:rsidR="004F3C2E" w:rsidRPr="004801CF">
        <w:rPr>
          <w:rFonts w:cstheme="minorHAnsi"/>
          <w:shd w:val="clear" w:color="auto" w:fill="FFFFFF"/>
        </w:rPr>
        <w:t>081000032</w:t>
      </w:r>
    </w:p>
    <w:p w14:paraId="03188E36" w14:textId="6FAC803D" w:rsidR="0004138C" w:rsidRPr="004801CF" w:rsidRDefault="006319DE" w:rsidP="000C66D9">
      <w:pPr>
        <w:tabs>
          <w:tab w:val="left" w:pos="2145"/>
          <w:tab w:val="left" w:pos="5760"/>
        </w:tabs>
        <w:spacing w:before="240" w:after="240" w:line="240" w:lineRule="auto"/>
        <w:rPr>
          <w:rFonts w:cstheme="minorHAnsi"/>
          <w:lang w:val="en-CA"/>
        </w:rPr>
      </w:pPr>
      <w:r w:rsidRPr="004801CF">
        <w:rPr>
          <w:rFonts w:cstheme="minorHAnsi"/>
          <w:shd w:val="clear" w:color="auto" w:fill="FFFFFF"/>
        </w:rPr>
        <w:t>SWIFT Code:</w:t>
      </w:r>
      <w:r w:rsidR="00E6695B" w:rsidRPr="004801CF">
        <w:rPr>
          <w:rFonts w:cstheme="minorHAnsi"/>
          <w:shd w:val="clear" w:color="auto" w:fill="FFFFFF"/>
        </w:rPr>
        <w:t xml:space="preserve"> </w:t>
      </w:r>
      <w:r w:rsidR="004F3C2E" w:rsidRPr="004801CF">
        <w:rPr>
          <w:rFonts w:cstheme="minorHAnsi"/>
          <w:shd w:val="clear" w:color="auto" w:fill="FFFFFF"/>
        </w:rPr>
        <w:t>BOFAUS3N</w:t>
      </w:r>
    </w:p>
    <w:sectPr w:rsidR="0004138C" w:rsidRPr="004801CF" w:rsidSect="00D3676A">
      <w:footerReference w:type="default" r:id="rId15"/>
      <w:headerReference w:type="first" r:id="rId16"/>
      <w:footerReference w:type="first" r:id="rId17"/>
      <w:pgSz w:w="11907" w:h="16839" w:code="9"/>
      <w:pgMar w:top="1440" w:right="1440" w:bottom="1296" w:left="1440" w:header="706" w:footer="70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karen codling" w:date="2020-10-22T21:07:00Z" w:initials="kc">
    <w:p w14:paraId="670465CC" w14:textId="5A984E22" w:rsidR="004E08C3" w:rsidRDefault="004E08C3">
      <w:pPr>
        <w:pStyle w:val="CommentText"/>
      </w:pPr>
      <w:r>
        <w:rPr>
          <w:rStyle w:val="CommentReference"/>
        </w:rPr>
        <w:annotationRef/>
      </w:r>
      <w:r>
        <w:t xml:space="preserve">For all these foods I think the DRB will actually be the best source but for veg oil, it would be good to also compare with import data to see if it is ‘matching up’ </w:t>
      </w:r>
      <w:proofErr w:type="spellStart"/>
      <w:r>
        <w:t>ie</w:t>
      </w:r>
      <w:proofErr w:type="spellEnd"/>
      <w:r>
        <w:t xml:space="preserve"> if import quantities would support total consumption quantities as indicated in the DRB. Also note I have specified “household salt” rather than total salt as it would be reasonable for the DRB to capture household salt. This data will essentially come from the ADEPT analysis which will provide g/c/d of </w:t>
      </w:r>
      <w:proofErr w:type="gramStart"/>
      <w:r>
        <w:t>the each</w:t>
      </w:r>
      <w:proofErr w:type="gramEnd"/>
      <w:r>
        <w:t xml:space="preserve"> food. For some food groups, in particular wheat flour it will be necessary to amalgamate multiple foods such as wheat flour, bread, cakes, pasta to get total wheat intake. </w:t>
      </w:r>
    </w:p>
  </w:comment>
  <w:comment w:id="40" w:author="karen codling" w:date="2020-10-22T21:19:00Z" w:initials="kc">
    <w:p w14:paraId="5322025C" w14:textId="1AD0C18C" w:rsidR="007C614B" w:rsidRDefault="007C614B">
      <w:pPr>
        <w:pStyle w:val="CommentText"/>
      </w:pPr>
      <w:r>
        <w:rPr>
          <w:rStyle w:val="CommentReference"/>
        </w:rPr>
        <w:annotationRef/>
      </w:r>
      <w:r>
        <w:t>Priority is to do it for Namibia. If it seems correct; not need to do it for the other countries. If not correct for Namibia, would be good to check it for other countries also.</w:t>
      </w:r>
    </w:p>
  </w:comment>
  <w:comment w:id="66" w:author="karen codling" w:date="2020-10-22T21:51:00Z" w:initials="kc">
    <w:p w14:paraId="2E5C7BCF" w14:textId="11E2A3E3" w:rsidR="007F3E20" w:rsidRDefault="007F3E20">
      <w:pPr>
        <w:pStyle w:val="CommentText"/>
      </w:pPr>
      <w:r>
        <w:rPr>
          <w:rStyle w:val="CommentReference"/>
        </w:rPr>
        <w:annotationRef/>
      </w:r>
      <w:r>
        <w:t>We can get data on consumption of processed foods from the DRB and obtain estimates of salt content of these foods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70465CC" w15:done="0"/>
  <w15:commentEx w15:paraId="5322025C" w15:done="0"/>
  <w15:commentEx w15:paraId="2E5C7B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3C7326" w16cex:dateUtc="2020-10-22T19:07:00Z"/>
  <w16cex:commentExtensible w16cex:durableId="233C75EC" w16cex:dateUtc="2020-10-22T19:19:00Z"/>
  <w16cex:commentExtensible w16cex:durableId="233C7D5E" w16cex:dateUtc="2020-10-22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70465CC" w16cid:durableId="233C7326"/>
  <w16cid:commentId w16cid:paraId="5322025C" w16cid:durableId="233C75EC"/>
  <w16cid:commentId w16cid:paraId="2E5C7BCF" w16cid:durableId="233C7D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A6F293" w14:textId="77777777" w:rsidR="00255FFA" w:rsidRDefault="00255FFA" w:rsidP="0050067F">
      <w:pPr>
        <w:spacing w:after="0" w:line="240" w:lineRule="auto"/>
      </w:pPr>
      <w:r>
        <w:separator/>
      </w:r>
    </w:p>
  </w:endnote>
  <w:endnote w:type="continuationSeparator" w:id="0">
    <w:p w14:paraId="11872AFA" w14:textId="77777777" w:rsidR="00255FFA" w:rsidRDefault="00255FFA" w:rsidP="005006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notTrueType/>
    <w:pitch w:val="variable"/>
    <w:sig w:usb0="0004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0FA5E" w14:textId="77777777" w:rsidR="004801CF" w:rsidRPr="00F15E06" w:rsidRDefault="004801CF" w:rsidP="004801CF">
    <w:pPr>
      <w:pStyle w:val="Footer"/>
      <w:rPr>
        <w:i/>
      </w:rPr>
    </w:pPr>
    <w:r>
      <w:rPr>
        <w:i/>
      </w:rPr>
      <w:t xml:space="preserve">Consultancy </w:t>
    </w:r>
    <w:r w:rsidRPr="00F15E06">
      <w:rPr>
        <w:i/>
      </w:rPr>
      <w:t xml:space="preserve">contract between IGN and </w:t>
    </w:r>
    <w:r>
      <w:rPr>
        <w:i/>
      </w:rPr>
      <w:t>Aaron Wise, Contract No. 2020-Wise-01</w:t>
    </w:r>
    <w:r w:rsidRPr="00F15E06">
      <w:rPr>
        <w:i/>
      </w:rPr>
      <w:tab/>
      <w:t xml:space="preserve">Page </w:t>
    </w:r>
    <w:r w:rsidRPr="00F15E06">
      <w:rPr>
        <w:i/>
      </w:rPr>
      <w:fldChar w:fldCharType="begin"/>
    </w:r>
    <w:r w:rsidRPr="00F15E06">
      <w:rPr>
        <w:i/>
      </w:rPr>
      <w:instrText xml:space="preserve"> PAGE   \* MERGEFORMAT </w:instrText>
    </w:r>
    <w:r w:rsidRPr="00F15E06">
      <w:rPr>
        <w:i/>
      </w:rPr>
      <w:fldChar w:fldCharType="separate"/>
    </w:r>
    <w:r>
      <w:rPr>
        <w:i/>
      </w:rPr>
      <w:t>1</w:t>
    </w:r>
    <w:r w:rsidRPr="00F15E06">
      <w:rPr>
        <w:i/>
        <w:noProof/>
      </w:rPr>
      <w:fldChar w:fldCharType="end"/>
    </w:r>
  </w:p>
  <w:p w14:paraId="7FD3E0FD" w14:textId="4E099BF6" w:rsidR="00F15E06" w:rsidRPr="004801CF" w:rsidRDefault="00F15E06" w:rsidP="004801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6A0C58" w14:textId="1F4A9A9C" w:rsidR="00F15E06" w:rsidRPr="00F15E06" w:rsidRDefault="004801CF">
    <w:pPr>
      <w:pStyle w:val="Footer"/>
      <w:rPr>
        <w:i/>
      </w:rPr>
    </w:pPr>
    <w:r>
      <w:rPr>
        <w:i/>
      </w:rPr>
      <w:t xml:space="preserve">Consultancy </w:t>
    </w:r>
    <w:r w:rsidR="00F15E06" w:rsidRPr="00F15E06">
      <w:rPr>
        <w:i/>
      </w:rPr>
      <w:t xml:space="preserve">contract between IGN and </w:t>
    </w:r>
    <w:r w:rsidR="000C66D9">
      <w:rPr>
        <w:i/>
      </w:rPr>
      <w:t>Aaron Wise</w:t>
    </w:r>
    <w:r w:rsidR="007A392A">
      <w:rPr>
        <w:i/>
      </w:rPr>
      <w:t>, Contract No. 2020-</w:t>
    </w:r>
    <w:r w:rsidR="000C66D9">
      <w:rPr>
        <w:i/>
      </w:rPr>
      <w:t>Wise</w:t>
    </w:r>
    <w:r w:rsidR="007A392A">
      <w:rPr>
        <w:i/>
      </w:rPr>
      <w:t>-01</w:t>
    </w:r>
    <w:r w:rsidR="00F15E06" w:rsidRPr="00F15E06">
      <w:rPr>
        <w:i/>
      </w:rPr>
      <w:tab/>
      <w:t xml:space="preserve">Page </w:t>
    </w:r>
    <w:r w:rsidR="00F15E06" w:rsidRPr="00F15E06">
      <w:rPr>
        <w:i/>
      </w:rPr>
      <w:fldChar w:fldCharType="begin"/>
    </w:r>
    <w:r w:rsidR="00F15E06" w:rsidRPr="00F15E06">
      <w:rPr>
        <w:i/>
      </w:rPr>
      <w:instrText xml:space="preserve"> PAGE   \* MERGEFORMAT </w:instrText>
    </w:r>
    <w:r w:rsidR="00F15E06" w:rsidRPr="00F15E06">
      <w:rPr>
        <w:i/>
      </w:rPr>
      <w:fldChar w:fldCharType="separate"/>
    </w:r>
    <w:r w:rsidR="00025659">
      <w:rPr>
        <w:i/>
        <w:noProof/>
      </w:rPr>
      <w:t>1</w:t>
    </w:r>
    <w:r w:rsidR="00F15E06" w:rsidRPr="00F15E06">
      <w:rPr>
        <w: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EB265D" w14:textId="77777777" w:rsidR="00255FFA" w:rsidRDefault="00255FFA" w:rsidP="0050067F">
      <w:pPr>
        <w:spacing w:after="0" w:line="240" w:lineRule="auto"/>
      </w:pPr>
      <w:r>
        <w:separator/>
      </w:r>
    </w:p>
  </w:footnote>
  <w:footnote w:type="continuationSeparator" w:id="0">
    <w:p w14:paraId="5E3651D8" w14:textId="77777777" w:rsidR="00255FFA" w:rsidRDefault="00255FFA" w:rsidP="005006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3ABE9" w14:textId="77777777" w:rsidR="00A90962" w:rsidRPr="004837DA" w:rsidRDefault="00A90962" w:rsidP="00A90962">
    <w:pPr>
      <w:pStyle w:val="Header"/>
      <w:tabs>
        <w:tab w:val="center" w:pos="4500"/>
      </w:tabs>
      <w:ind w:left="-1440" w:right="-1440"/>
      <w:jc w:val="center"/>
    </w:pPr>
    <w:r w:rsidRPr="004837DA">
      <w:rPr>
        <w:rFonts w:cs="Calibri"/>
        <w:b/>
        <w:noProof/>
        <w:sz w:val="20"/>
        <w:lang w:val="en-US"/>
      </w:rPr>
      <w:drawing>
        <wp:inline distT="0" distB="0" distL="0" distR="0" wp14:anchorId="2E6430B0" wp14:editId="54AC9505">
          <wp:extent cx="2707640" cy="10312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7640" cy="1031240"/>
                  </a:xfrm>
                  <a:prstGeom prst="rect">
                    <a:avLst/>
                  </a:prstGeom>
                  <a:noFill/>
                  <a:ln>
                    <a:noFill/>
                  </a:ln>
                </pic:spPr>
              </pic:pic>
            </a:graphicData>
          </a:graphic>
        </wp:inline>
      </w:drawing>
    </w:r>
  </w:p>
  <w:p w14:paraId="7A96C2F6" w14:textId="24DAA90E" w:rsidR="00A90962" w:rsidRDefault="00025659" w:rsidP="00A90962">
    <w:pPr>
      <w:pStyle w:val="Footer"/>
      <w:jc w:val="center"/>
      <w:rPr>
        <w:rFonts w:cs="Shruti"/>
        <w:i/>
        <w:color w:val="000000" w:themeColor="text1"/>
      </w:rPr>
    </w:pPr>
    <w:r>
      <w:rPr>
        <w:rFonts w:cs="Shruti"/>
        <w:i/>
        <w:color w:val="000000" w:themeColor="text1"/>
      </w:rPr>
      <w:t>IGN Contract No 2020</w:t>
    </w:r>
    <w:r w:rsidR="00A90962" w:rsidRPr="004837DA">
      <w:rPr>
        <w:rFonts w:cs="Shruti"/>
        <w:i/>
        <w:color w:val="000000" w:themeColor="text1"/>
      </w:rPr>
      <w:t>-</w:t>
    </w:r>
    <w:r w:rsidR="00204C57">
      <w:rPr>
        <w:rFonts w:cs="Shruti"/>
        <w:i/>
        <w:color w:val="000000" w:themeColor="text1"/>
      </w:rPr>
      <w:t>Wise</w:t>
    </w:r>
    <w:r w:rsidR="00A90962" w:rsidRPr="004837DA">
      <w:rPr>
        <w:rFonts w:cs="Shruti"/>
        <w:i/>
        <w:color w:val="000000" w:themeColor="text1"/>
      </w:rPr>
      <w:t>-01</w:t>
    </w:r>
  </w:p>
  <w:p w14:paraId="0719E996" w14:textId="77777777" w:rsidR="00FE2379" w:rsidRDefault="00FE2379" w:rsidP="00A909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D47973"/>
    <w:multiLevelType w:val="hybridMultilevel"/>
    <w:tmpl w:val="F3E2E5BE"/>
    <w:lvl w:ilvl="0" w:tplc="CDE2CFBC">
      <w:start w:val="1"/>
      <w:numFmt w:val="decimal"/>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FB6B2E"/>
    <w:multiLevelType w:val="hybridMultilevel"/>
    <w:tmpl w:val="29D2E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2A72E6"/>
    <w:multiLevelType w:val="hybridMultilevel"/>
    <w:tmpl w:val="B5446932"/>
    <w:lvl w:ilvl="0" w:tplc="CDE2CFBC">
      <w:start w:val="1"/>
      <w:numFmt w:val="decimal"/>
      <w:lvlText w:val="%1."/>
      <w:lvlJc w:val="left"/>
      <w:pPr>
        <w:ind w:left="360" w:hanging="360"/>
      </w:pPr>
      <w:rPr>
        <w:rFonts w:hint="default"/>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94D01F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2431ED"/>
    <w:multiLevelType w:val="hybridMultilevel"/>
    <w:tmpl w:val="63E22F5A"/>
    <w:lvl w:ilvl="0" w:tplc="754A2BB0">
      <w:start w:val="1"/>
      <w:numFmt w:val="bullet"/>
      <w:lvlText w:val=""/>
      <w:lvlJc w:val="left"/>
      <w:pPr>
        <w:ind w:left="705" w:hanging="360"/>
      </w:pPr>
      <w:rPr>
        <w:rFonts w:ascii="Symbol" w:hAnsi="Symbol" w:hint="default"/>
        <w:b/>
        <w:bCs/>
        <w:color w:val="2F5496"/>
        <w:spacing w:val="0"/>
        <w:w w:val="100"/>
        <w:sz w:val="21"/>
        <w:szCs w:val="21"/>
      </w:rPr>
    </w:lvl>
    <w:lvl w:ilvl="1" w:tplc="E57EC710">
      <w:start w:val="1"/>
      <w:numFmt w:val="decimal"/>
      <w:lvlText w:val="%2."/>
      <w:lvlJc w:val="left"/>
      <w:pPr>
        <w:ind w:left="985" w:hanging="701"/>
      </w:pPr>
      <w:rPr>
        <w:rFonts w:ascii="Calibri" w:eastAsia="Calibri" w:hAnsi="Calibri" w:cs="Calibri" w:hint="default"/>
        <w:spacing w:val="-22"/>
        <w:w w:val="100"/>
        <w:sz w:val="21"/>
        <w:szCs w:val="21"/>
      </w:rPr>
    </w:lvl>
    <w:lvl w:ilvl="2" w:tplc="5FB8B4FA">
      <w:numFmt w:val="bullet"/>
      <w:lvlText w:val="•"/>
      <w:lvlJc w:val="left"/>
      <w:pPr>
        <w:ind w:left="2685" w:hanging="701"/>
      </w:pPr>
      <w:rPr>
        <w:rFonts w:hint="default"/>
      </w:rPr>
    </w:lvl>
    <w:lvl w:ilvl="3" w:tplc="7EF85E4A">
      <w:numFmt w:val="bullet"/>
      <w:lvlText w:val="•"/>
      <w:lvlJc w:val="left"/>
      <w:pPr>
        <w:ind w:left="3537" w:hanging="701"/>
      </w:pPr>
      <w:rPr>
        <w:rFonts w:hint="default"/>
      </w:rPr>
    </w:lvl>
    <w:lvl w:ilvl="4" w:tplc="BE3C7ED6">
      <w:numFmt w:val="bullet"/>
      <w:lvlText w:val="•"/>
      <w:lvlJc w:val="left"/>
      <w:pPr>
        <w:ind w:left="4390" w:hanging="701"/>
      </w:pPr>
      <w:rPr>
        <w:rFonts w:hint="default"/>
      </w:rPr>
    </w:lvl>
    <w:lvl w:ilvl="5" w:tplc="5C7C86A0">
      <w:numFmt w:val="bullet"/>
      <w:lvlText w:val="•"/>
      <w:lvlJc w:val="left"/>
      <w:pPr>
        <w:ind w:left="5242" w:hanging="701"/>
      </w:pPr>
      <w:rPr>
        <w:rFonts w:hint="default"/>
      </w:rPr>
    </w:lvl>
    <w:lvl w:ilvl="6" w:tplc="4DEE0D52">
      <w:numFmt w:val="bullet"/>
      <w:lvlText w:val="•"/>
      <w:lvlJc w:val="left"/>
      <w:pPr>
        <w:ind w:left="6095" w:hanging="701"/>
      </w:pPr>
      <w:rPr>
        <w:rFonts w:hint="default"/>
      </w:rPr>
    </w:lvl>
    <w:lvl w:ilvl="7" w:tplc="58EA8F8A">
      <w:numFmt w:val="bullet"/>
      <w:lvlText w:val="•"/>
      <w:lvlJc w:val="left"/>
      <w:pPr>
        <w:ind w:left="6947" w:hanging="701"/>
      </w:pPr>
      <w:rPr>
        <w:rFonts w:hint="default"/>
      </w:rPr>
    </w:lvl>
    <w:lvl w:ilvl="8" w:tplc="20049448">
      <w:numFmt w:val="bullet"/>
      <w:lvlText w:val="•"/>
      <w:lvlJc w:val="left"/>
      <w:pPr>
        <w:ind w:left="7800" w:hanging="701"/>
      </w:pPr>
      <w:rPr>
        <w:rFonts w:hint="default"/>
      </w:rPr>
    </w:lvl>
  </w:abstractNum>
  <w:abstractNum w:abstractNumId="5" w15:restartNumberingAfterBreak="0">
    <w:nsid w:val="1F37317C"/>
    <w:multiLevelType w:val="hybridMultilevel"/>
    <w:tmpl w:val="352C5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1D4A7E"/>
    <w:multiLevelType w:val="hybridMultilevel"/>
    <w:tmpl w:val="2D7A2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0231AD"/>
    <w:multiLevelType w:val="hybridMultilevel"/>
    <w:tmpl w:val="DB40AB6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E1177DA"/>
    <w:multiLevelType w:val="hybridMultilevel"/>
    <w:tmpl w:val="61E0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725ADF"/>
    <w:multiLevelType w:val="hybridMultilevel"/>
    <w:tmpl w:val="B04AB98E"/>
    <w:lvl w:ilvl="0" w:tplc="F46A0A66">
      <w:start w:val="1"/>
      <w:numFmt w:val="decimal"/>
      <w:pStyle w:val="Heading2"/>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3C390985"/>
    <w:multiLevelType w:val="hybridMultilevel"/>
    <w:tmpl w:val="ECDE9CD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6296268"/>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6E0470F"/>
    <w:multiLevelType w:val="hybridMultilevel"/>
    <w:tmpl w:val="8FD4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20168"/>
    <w:multiLevelType w:val="hybridMultilevel"/>
    <w:tmpl w:val="249A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CC61FFA"/>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6C34138"/>
    <w:multiLevelType w:val="hybridMultilevel"/>
    <w:tmpl w:val="DEFCF5D0"/>
    <w:lvl w:ilvl="0" w:tplc="A0DC9F92">
      <w:start w:val="1"/>
      <w:numFmt w:val="lowerRoman"/>
      <w:lvlText w:val="%1."/>
      <w:lvlJc w:val="left"/>
      <w:pPr>
        <w:ind w:left="1080" w:hanging="360"/>
      </w:pPr>
      <w:rPr>
        <w:rFonts w:ascii="Calibri" w:hAnsi="Calibri" w:hint="default"/>
        <w:b w:val="0"/>
        <w:i w:val="0"/>
        <w:sz w:val="22"/>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8742E17"/>
    <w:multiLevelType w:val="hybridMultilevel"/>
    <w:tmpl w:val="B5446932"/>
    <w:lvl w:ilvl="0" w:tplc="CDE2CFBC">
      <w:start w:val="1"/>
      <w:numFmt w:val="decimal"/>
      <w:lvlText w:val="%1."/>
      <w:lvlJc w:val="left"/>
      <w:pPr>
        <w:ind w:left="360" w:hanging="360"/>
      </w:pPr>
      <w:rPr>
        <w:rFonts w:hint="default"/>
        <w:color w:val="auto"/>
      </w:r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64CA72BF"/>
    <w:multiLevelType w:val="hybridMultilevel"/>
    <w:tmpl w:val="D0B43A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00364"/>
    <w:multiLevelType w:val="hybridMultilevel"/>
    <w:tmpl w:val="8C6EF62C"/>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9" w15:restartNumberingAfterBreak="0">
    <w:nsid w:val="6ADA7062"/>
    <w:multiLevelType w:val="hybridMultilevel"/>
    <w:tmpl w:val="E230F58A"/>
    <w:lvl w:ilvl="0" w:tplc="4000C1C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FCA68D8"/>
    <w:multiLevelType w:val="hybridMultilevel"/>
    <w:tmpl w:val="F1B8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952F00"/>
    <w:multiLevelType w:val="hybridMultilevel"/>
    <w:tmpl w:val="F6A4BC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765F7BE6"/>
    <w:multiLevelType w:val="hybridMultilevel"/>
    <w:tmpl w:val="E41E12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F105C55"/>
    <w:multiLevelType w:val="hybridMultilevel"/>
    <w:tmpl w:val="038C889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4"/>
  </w:num>
  <w:num w:numId="2">
    <w:abstractNumId w:val="0"/>
  </w:num>
  <w:num w:numId="3">
    <w:abstractNumId w:val="16"/>
  </w:num>
  <w:num w:numId="4">
    <w:abstractNumId w:val="15"/>
  </w:num>
  <w:num w:numId="5">
    <w:abstractNumId w:val="2"/>
  </w:num>
  <w:num w:numId="6">
    <w:abstractNumId w:val="10"/>
  </w:num>
  <w:num w:numId="7">
    <w:abstractNumId w:val="22"/>
  </w:num>
  <w:num w:numId="8">
    <w:abstractNumId w:val="12"/>
  </w:num>
  <w:num w:numId="9">
    <w:abstractNumId w:val="1"/>
  </w:num>
  <w:num w:numId="10">
    <w:abstractNumId w:val="13"/>
  </w:num>
  <w:num w:numId="11">
    <w:abstractNumId w:val="20"/>
  </w:num>
  <w:num w:numId="12">
    <w:abstractNumId w:val="18"/>
  </w:num>
  <w:num w:numId="13">
    <w:abstractNumId w:val="11"/>
  </w:num>
  <w:num w:numId="14">
    <w:abstractNumId w:val="19"/>
  </w:num>
  <w:num w:numId="15">
    <w:abstractNumId w:val="21"/>
  </w:num>
  <w:num w:numId="16">
    <w:abstractNumId w:val="3"/>
  </w:num>
  <w:num w:numId="17">
    <w:abstractNumId w:val="5"/>
  </w:num>
  <w:num w:numId="18">
    <w:abstractNumId w:val="9"/>
  </w:num>
  <w:num w:numId="19">
    <w:abstractNumId w:val="8"/>
  </w:num>
  <w:num w:numId="20">
    <w:abstractNumId w:val="9"/>
  </w:num>
  <w:num w:numId="21">
    <w:abstractNumId w:val="9"/>
  </w:num>
  <w:num w:numId="22">
    <w:abstractNumId w:val="9"/>
  </w:num>
  <w:num w:numId="23">
    <w:abstractNumId w:val="9"/>
  </w:num>
  <w:num w:numId="24">
    <w:abstractNumId w:val="9"/>
  </w:num>
  <w:num w:numId="25">
    <w:abstractNumId w:val="9"/>
  </w:num>
  <w:num w:numId="26">
    <w:abstractNumId w:val="4"/>
  </w:num>
  <w:num w:numId="27">
    <w:abstractNumId w:val="9"/>
  </w:num>
  <w:num w:numId="28">
    <w:abstractNumId w:val="9"/>
  </w:num>
  <w:num w:numId="29">
    <w:abstractNumId w:val="9"/>
  </w:num>
  <w:num w:numId="30">
    <w:abstractNumId w:val="9"/>
  </w:num>
  <w:num w:numId="31">
    <w:abstractNumId w:val="9"/>
  </w:num>
  <w:num w:numId="32">
    <w:abstractNumId w:val="9"/>
  </w:num>
  <w:num w:numId="33">
    <w:abstractNumId w:val="9"/>
  </w:num>
  <w:num w:numId="34">
    <w:abstractNumId w:val="9"/>
  </w:num>
  <w:num w:numId="35">
    <w:abstractNumId w:val="9"/>
  </w:num>
  <w:num w:numId="36">
    <w:abstractNumId w:val="9"/>
  </w:num>
  <w:num w:numId="37">
    <w:abstractNumId w:val="9"/>
  </w:num>
  <w:num w:numId="38">
    <w:abstractNumId w:val="9"/>
  </w:num>
  <w:num w:numId="39">
    <w:abstractNumId w:val="6"/>
  </w:num>
  <w:num w:numId="40">
    <w:abstractNumId w:val="17"/>
  </w:num>
  <w:num w:numId="41">
    <w:abstractNumId w:val="7"/>
  </w:num>
  <w:num w:numId="42">
    <w:abstractNumId w:val="9"/>
  </w:num>
  <w:num w:numId="43">
    <w:abstractNumId w:val="2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aren codling">
    <w15:presenceInfo w15:providerId="Windows Live" w15:userId="c257a15a2433dd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3"/>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10E8"/>
    <w:rsid w:val="000041BC"/>
    <w:rsid w:val="000176E1"/>
    <w:rsid w:val="00025659"/>
    <w:rsid w:val="00033913"/>
    <w:rsid w:val="0004138C"/>
    <w:rsid w:val="000634F2"/>
    <w:rsid w:val="00075948"/>
    <w:rsid w:val="0008645C"/>
    <w:rsid w:val="000B7D36"/>
    <w:rsid w:val="000C66D9"/>
    <w:rsid w:val="000E592C"/>
    <w:rsid w:val="001123E4"/>
    <w:rsid w:val="00120F24"/>
    <w:rsid w:val="001210D6"/>
    <w:rsid w:val="00140C51"/>
    <w:rsid w:val="001520D5"/>
    <w:rsid w:val="001967FC"/>
    <w:rsid w:val="001A6503"/>
    <w:rsid w:val="001B4AB5"/>
    <w:rsid w:val="001B533D"/>
    <w:rsid w:val="001C4529"/>
    <w:rsid w:val="001D1286"/>
    <w:rsid w:val="001F5DF8"/>
    <w:rsid w:val="00200DC2"/>
    <w:rsid w:val="00204C57"/>
    <w:rsid w:val="00251261"/>
    <w:rsid w:val="00255FFA"/>
    <w:rsid w:val="00260D91"/>
    <w:rsid w:val="002A284C"/>
    <w:rsid w:val="0031086B"/>
    <w:rsid w:val="00333E93"/>
    <w:rsid w:val="00372CFF"/>
    <w:rsid w:val="003D3995"/>
    <w:rsid w:val="00402CF4"/>
    <w:rsid w:val="00417CDE"/>
    <w:rsid w:val="00422F82"/>
    <w:rsid w:val="004322D4"/>
    <w:rsid w:val="004336EF"/>
    <w:rsid w:val="004362D0"/>
    <w:rsid w:val="00472C29"/>
    <w:rsid w:val="004801CF"/>
    <w:rsid w:val="004837DA"/>
    <w:rsid w:val="00487D25"/>
    <w:rsid w:val="00495209"/>
    <w:rsid w:val="004D4FD5"/>
    <w:rsid w:val="004D7828"/>
    <w:rsid w:val="004E08C3"/>
    <w:rsid w:val="004F3C2E"/>
    <w:rsid w:val="004F4505"/>
    <w:rsid w:val="0050067F"/>
    <w:rsid w:val="005124B1"/>
    <w:rsid w:val="00512BE3"/>
    <w:rsid w:val="00520133"/>
    <w:rsid w:val="00520C08"/>
    <w:rsid w:val="00535FA3"/>
    <w:rsid w:val="00546F44"/>
    <w:rsid w:val="0056381F"/>
    <w:rsid w:val="00574C15"/>
    <w:rsid w:val="00596B0A"/>
    <w:rsid w:val="005A5E6D"/>
    <w:rsid w:val="005A635F"/>
    <w:rsid w:val="005B10A6"/>
    <w:rsid w:val="005B2C34"/>
    <w:rsid w:val="005B49A6"/>
    <w:rsid w:val="005D77E0"/>
    <w:rsid w:val="005F1B70"/>
    <w:rsid w:val="00607300"/>
    <w:rsid w:val="00624AD6"/>
    <w:rsid w:val="00625D10"/>
    <w:rsid w:val="006319DE"/>
    <w:rsid w:val="00633565"/>
    <w:rsid w:val="00654D78"/>
    <w:rsid w:val="00666E59"/>
    <w:rsid w:val="00681256"/>
    <w:rsid w:val="0068281E"/>
    <w:rsid w:val="006C55BC"/>
    <w:rsid w:val="006D627C"/>
    <w:rsid w:val="006E1425"/>
    <w:rsid w:val="006E3E66"/>
    <w:rsid w:val="00710568"/>
    <w:rsid w:val="00714894"/>
    <w:rsid w:val="00736DCC"/>
    <w:rsid w:val="00740292"/>
    <w:rsid w:val="00754B56"/>
    <w:rsid w:val="0075511F"/>
    <w:rsid w:val="00765C07"/>
    <w:rsid w:val="00766B10"/>
    <w:rsid w:val="00774506"/>
    <w:rsid w:val="00782671"/>
    <w:rsid w:val="0078521F"/>
    <w:rsid w:val="00796008"/>
    <w:rsid w:val="007973F3"/>
    <w:rsid w:val="00797412"/>
    <w:rsid w:val="007A392A"/>
    <w:rsid w:val="007B5782"/>
    <w:rsid w:val="007C4893"/>
    <w:rsid w:val="007C614B"/>
    <w:rsid w:val="007C71CB"/>
    <w:rsid w:val="007F3E20"/>
    <w:rsid w:val="00813428"/>
    <w:rsid w:val="00817FB6"/>
    <w:rsid w:val="00823EA3"/>
    <w:rsid w:val="00826EF9"/>
    <w:rsid w:val="0083384D"/>
    <w:rsid w:val="0083456A"/>
    <w:rsid w:val="00850860"/>
    <w:rsid w:val="008547E8"/>
    <w:rsid w:val="008A490C"/>
    <w:rsid w:val="008D16C6"/>
    <w:rsid w:val="008D794B"/>
    <w:rsid w:val="008E1B32"/>
    <w:rsid w:val="00923203"/>
    <w:rsid w:val="00925F5E"/>
    <w:rsid w:val="00935872"/>
    <w:rsid w:val="00942A86"/>
    <w:rsid w:val="00957EBF"/>
    <w:rsid w:val="009706CD"/>
    <w:rsid w:val="009A4DED"/>
    <w:rsid w:val="009B2F83"/>
    <w:rsid w:val="009C30FA"/>
    <w:rsid w:val="00A16472"/>
    <w:rsid w:val="00A2575A"/>
    <w:rsid w:val="00A339B6"/>
    <w:rsid w:val="00A41A5A"/>
    <w:rsid w:val="00A46201"/>
    <w:rsid w:val="00A71A1D"/>
    <w:rsid w:val="00A90962"/>
    <w:rsid w:val="00AD23CD"/>
    <w:rsid w:val="00B069E2"/>
    <w:rsid w:val="00B15C5C"/>
    <w:rsid w:val="00B52F15"/>
    <w:rsid w:val="00B569DE"/>
    <w:rsid w:val="00B66F8F"/>
    <w:rsid w:val="00B7744C"/>
    <w:rsid w:val="00B9009F"/>
    <w:rsid w:val="00B93C6A"/>
    <w:rsid w:val="00BA10E8"/>
    <w:rsid w:val="00BC3194"/>
    <w:rsid w:val="00BD65CB"/>
    <w:rsid w:val="00BE2367"/>
    <w:rsid w:val="00BE47F2"/>
    <w:rsid w:val="00C005E1"/>
    <w:rsid w:val="00C075E3"/>
    <w:rsid w:val="00C47900"/>
    <w:rsid w:val="00CB18B9"/>
    <w:rsid w:val="00CB21E7"/>
    <w:rsid w:val="00CB5959"/>
    <w:rsid w:val="00D3676A"/>
    <w:rsid w:val="00D576F6"/>
    <w:rsid w:val="00D6524A"/>
    <w:rsid w:val="00DB2C34"/>
    <w:rsid w:val="00DE7A92"/>
    <w:rsid w:val="00E02D79"/>
    <w:rsid w:val="00E5262C"/>
    <w:rsid w:val="00E60D40"/>
    <w:rsid w:val="00E6695B"/>
    <w:rsid w:val="00E710CC"/>
    <w:rsid w:val="00E85D7C"/>
    <w:rsid w:val="00E91B19"/>
    <w:rsid w:val="00ED7ACF"/>
    <w:rsid w:val="00EE215A"/>
    <w:rsid w:val="00EE377E"/>
    <w:rsid w:val="00EF641B"/>
    <w:rsid w:val="00F00690"/>
    <w:rsid w:val="00F10256"/>
    <w:rsid w:val="00F15E06"/>
    <w:rsid w:val="00F2378E"/>
    <w:rsid w:val="00F341FE"/>
    <w:rsid w:val="00F34DB3"/>
    <w:rsid w:val="00F41E36"/>
    <w:rsid w:val="00F9326D"/>
    <w:rsid w:val="00F96A2B"/>
    <w:rsid w:val="00FB4BD8"/>
    <w:rsid w:val="00FE2379"/>
    <w:rsid w:val="00FF4C1A"/>
    <w:rsid w:val="00FF5B6B"/>
  </w:rsids>
  <m:mathPr>
    <m:mathFont m:val="Cambria Math"/>
    <m:brkBin m:val="before"/>
    <m:brkBinSub m:val="--"/>
    <m:smallFrac m:val="0"/>
    <m:dispDef/>
    <m:lMargin m:val="0"/>
    <m:rMargin m:val="0"/>
    <m:defJc m:val="centerGroup"/>
    <m:wrapIndent m:val="1440"/>
    <m:intLim m:val="subSup"/>
    <m:naryLim m:val="undOvr"/>
  </m:mathPr>
  <w:themeFontLang w:val="en-GB"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88BEFC"/>
  <w15:docId w15:val="{9E3A0657-715A-4395-822D-0703A464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096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MediumList2-Accent41"/>
    <w:next w:val="Normal"/>
    <w:link w:val="Heading2Char"/>
    <w:uiPriority w:val="9"/>
    <w:unhideWhenUsed/>
    <w:qFormat/>
    <w:rsid w:val="00A90962"/>
    <w:pPr>
      <w:widowControl w:val="0"/>
      <w:numPr>
        <w:numId w:val="18"/>
      </w:numPr>
      <w:shd w:val="clear" w:color="auto" w:fill="FFFFFF"/>
      <w:spacing w:before="240" w:after="240"/>
      <w:jc w:val="both"/>
      <w:outlineLvl w:val="1"/>
    </w:pPr>
    <w:rPr>
      <w:rFonts w:ascii="Calibri" w:hAnsi="Calibri" w:cs="Arial"/>
      <w:b/>
      <w:sz w:val="22"/>
      <w:szCs w:val="22"/>
      <w:lang w:val="en-US"/>
    </w:rPr>
  </w:style>
  <w:style w:type="paragraph" w:styleId="Heading3">
    <w:name w:val="heading 3"/>
    <w:basedOn w:val="Normal"/>
    <w:next w:val="Normal"/>
    <w:link w:val="Heading3Char"/>
    <w:uiPriority w:val="9"/>
    <w:unhideWhenUsed/>
    <w:qFormat/>
    <w:rsid w:val="0083456A"/>
    <w:pPr>
      <w:keepNext/>
      <w:keepLines/>
      <w:spacing w:before="40" w:after="120"/>
      <w:outlineLvl w:val="2"/>
    </w:pPr>
    <w:rPr>
      <w:rFonts w:asciiTheme="majorHAnsi" w:eastAsiaTheme="majorEastAsia" w:hAnsiTheme="majorHAnsi" w:cstheme="majorBidi"/>
      <w:color w:val="1F4D78" w:themeColor="accent1" w:themeShade="7F"/>
      <w:sz w:val="24"/>
      <w:szCs w:val="24"/>
    </w:rPr>
  </w:style>
  <w:style w:type="paragraph" w:styleId="Heading6">
    <w:name w:val="heading 6"/>
    <w:basedOn w:val="Normal"/>
    <w:next w:val="Normal"/>
    <w:link w:val="Heading6Char"/>
    <w:uiPriority w:val="9"/>
    <w:semiHidden/>
    <w:unhideWhenUsed/>
    <w:qFormat/>
    <w:rsid w:val="00B15C5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List Paragraph1,Colorful List Accent 1,Colorful List - Accent 11,Colorful List - Accent 12,numbered,Paragraphe de liste1,Bulletr List Paragraph,列出段落,列出段落1,List Paragraph2,List Paragraph21,Listeafsnit1,リスト段落1,Foot,Pl"/>
    <w:basedOn w:val="Normal"/>
    <w:link w:val="ListParagraphChar"/>
    <w:uiPriority w:val="34"/>
    <w:qFormat/>
    <w:rsid w:val="00BA10E8"/>
    <w:pPr>
      <w:ind w:left="720"/>
      <w:contextualSpacing/>
    </w:pPr>
  </w:style>
  <w:style w:type="character" w:customStyle="1" w:styleId="Heading2Char">
    <w:name w:val="Heading 2 Char"/>
    <w:basedOn w:val="DefaultParagraphFont"/>
    <w:link w:val="Heading2"/>
    <w:uiPriority w:val="9"/>
    <w:rsid w:val="00A90962"/>
    <w:rPr>
      <w:rFonts w:ascii="Calibri" w:eastAsia="Times New Roman" w:hAnsi="Calibri" w:cs="Arial"/>
      <w:b/>
      <w:shd w:val="clear" w:color="auto" w:fill="FFFFFF"/>
      <w:lang w:val="en-US"/>
    </w:rPr>
  </w:style>
  <w:style w:type="character" w:customStyle="1" w:styleId="Heading3Char">
    <w:name w:val="Heading 3 Char"/>
    <w:basedOn w:val="DefaultParagraphFont"/>
    <w:link w:val="Heading3"/>
    <w:uiPriority w:val="9"/>
    <w:rsid w:val="0083456A"/>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19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55BC"/>
    <w:rPr>
      <w:sz w:val="16"/>
      <w:szCs w:val="16"/>
    </w:rPr>
  </w:style>
  <w:style w:type="paragraph" w:styleId="CommentText">
    <w:name w:val="annotation text"/>
    <w:basedOn w:val="Normal"/>
    <w:link w:val="CommentTextChar"/>
    <w:uiPriority w:val="99"/>
    <w:semiHidden/>
    <w:unhideWhenUsed/>
    <w:rsid w:val="006C55BC"/>
    <w:pPr>
      <w:spacing w:line="240" w:lineRule="auto"/>
    </w:pPr>
    <w:rPr>
      <w:sz w:val="20"/>
      <w:szCs w:val="20"/>
    </w:rPr>
  </w:style>
  <w:style w:type="character" w:customStyle="1" w:styleId="CommentTextChar">
    <w:name w:val="Comment Text Char"/>
    <w:basedOn w:val="DefaultParagraphFont"/>
    <w:link w:val="CommentText"/>
    <w:uiPriority w:val="99"/>
    <w:semiHidden/>
    <w:rsid w:val="006C55BC"/>
    <w:rPr>
      <w:sz w:val="20"/>
      <w:szCs w:val="20"/>
    </w:rPr>
  </w:style>
  <w:style w:type="paragraph" w:styleId="CommentSubject">
    <w:name w:val="annotation subject"/>
    <w:basedOn w:val="CommentText"/>
    <w:next w:val="CommentText"/>
    <w:link w:val="CommentSubjectChar"/>
    <w:uiPriority w:val="99"/>
    <w:semiHidden/>
    <w:unhideWhenUsed/>
    <w:rsid w:val="006C55BC"/>
    <w:rPr>
      <w:b/>
      <w:bCs/>
    </w:rPr>
  </w:style>
  <w:style w:type="character" w:customStyle="1" w:styleId="CommentSubjectChar">
    <w:name w:val="Comment Subject Char"/>
    <w:basedOn w:val="CommentTextChar"/>
    <w:link w:val="CommentSubject"/>
    <w:uiPriority w:val="99"/>
    <w:semiHidden/>
    <w:rsid w:val="006C55BC"/>
    <w:rPr>
      <w:b/>
      <w:bCs/>
      <w:sz w:val="20"/>
      <w:szCs w:val="20"/>
    </w:rPr>
  </w:style>
  <w:style w:type="paragraph" w:styleId="BalloonText">
    <w:name w:val="Balloon Text"/>
    <w:basedOn w:val="Normal"/>
    <w:link w:val="BalloonTextChar"/>
    <w:uiPriority w:val="99"/>
    <w:semiHidden/>
    <w:unhideWhenUsed/>
    <w:rsid w:val="006C55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5BC"/>
    <w:rPr>
      <w:rFonts w:ascii="Tahoma" w:hAnsi="Tahoma" w:cs="Tahoma"/>
      <w:sz w:val="16"/>
      <w:szCs w:val="16"/>
    </w:rPr>
  </w:style>
  <w:style w:type="paragraph" w:styleId="Header">
    <w:name w:val="header"/>
    <w:basedOn w:val="Normal"/>
    <w:link w:val="HeaderChar"/>
    <w:unhideWhenUsed/>
    <w:rsid w:val="0050067F"/>
    <w:pPr>
      <w:tabs>
        <w:tab w:val="center" w:pos="4680"/>
        <w:tab w:val="right" w:pos="9360"/>
      </w:tabs>
      <w:spacing w:after="0" w:line="240" w:lineRule="auto"/>
    </w:pPr>
  </w:style>
  <w:style w:type="character" w:customStyle="1" w:styleId="HeaderChar">
    <w:name w:val="Header Char"/>
    <w:basedOn w:val="DefaultParagraphFont"/>
    <w:link w:val="Header"/>
    <w:rsid w:val="0050067F"/>
  </w:style>
  <w:style w:type="paragraph" w:styleId="Footer">
    <w:name w:val="footer"/>
    <w:basedOn w:val="Normal"/>
    <w:link w:val="FooterChar"/>
    <w:uiPriority w:val="99"/>
    <w:unhideWhenUsed/>
    <w:rsid w:val="005006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67F"/>
  </w:style>
  <w:style w:type="paragraph" w:styleId="PlainText">
    <w:name w:val="Plain Text"/>
    <w:basedOn w:val="Normal"/>
    <w:link w:val="PlainTextChar"/>
    <w:uiPriority w:val="99"/>
    <w:unhideWhenUsed/>
    <w:rsid w:val="0050067F"/>
    <w:pPr>
      <w:spacing w:after="0" w:line="240" w:lineRule="auto"/>
    </w:pPr>
    <w:rPr>
      <w:rFonts w:ascii="Calibri" w:eastAsia="Times New Roman" w:hAnsi="Calibri" w:cs="Times New Roman"/>
      <w:lang w:val="en-US"/>
    </w:rPr>
  </w:style>
  <w:style w:type="character" w:customStyle="1" w:styleId="PlainTextChar">
    <w:name w:val="Plain Text Char"/>
    <w:basedOn w:val="DefaultParagraphFont"/>
    <w:link w:val="PlainText"/>
    <w:uiPriority w:val="99"/>
    <w:rsid w:val="0050067F"/>
    <w:rPr>
      <w:rFonts w:ascii="Calibri" w:eastAsia="Times New Roman" w:hAnsi="Calibri" w:cs="Times New Roman"/>
      <w:lang w:val="en-US"/>
    </w:rPr>
  </w:style>
  <w:style w:type="paragraph" w:styleId="NormalWeb">
    <w:name w:val="Normal (Web)"/>
    <w:basedOn w:val="Normal"/>
    <w:uiPriority w:val="99"/>
    <w:unhideWhenUsed/>
    <w:rsid w:val="005F1B70"/>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MediumList2-Accent41">
    <w:name w:val="Medium List 2 - Accent 41"/>
    <w:basedOn w:val="Normal"/>
    <w:qFormat/>
    <w:rsid w:val="005F1B70"/>
    <w:pPr>
      <w:spacing w:after="0" w:line="240" w:lineRule="auto"/>
      <w:ind w:left="720"/>
    </w:pPr>
    <w:rPr>
      <w:rFonts w:ascii="Times New Roman" w:eastAsia="Times New Roman" w:hAnsi="Times New Roman" w:cs="Times New Roman"/>
      <w:sz w:val="20"/>
      <w:szCs w:val="20"/>
    </w:rPr>
  </w:style>
  <w:style w:type="character" w:styleId="Hyperlink">
    <w:name w:val="Hyperlink"/>
    <w:basedOn w:val="DefaultParagraphFont"/>
    <w:uiPriority w:val="99"/>
    <w:unhideWhenUsed/>
    <w:rsid w:val="00BD65CB"/>
    <w:rPr>
      <w:color w:val="0000FF"/>
      <w:u w:val="single"/>
    </w:rPr>
  </w:style>
  <w:style w:type="character" w:customStyle="1" w:styleId="Heading1Char">
    <w:name w:val="Heading 1 Char"/>
    <w:basedOn w:val="DefaultParagraphFont"/>
    <w:link w:val="Heading1"/>
    <w:uiPriority w:val="9"/>
    <w:rsid w:val="00A90962"/>
    <w:rPr>
      <w:rFonts w:asciiTheme="majorHAnsi" w:eastAsiaTheme="majorEastAsia" w:hAnsiTheme="majorHAnsi" w:cstheme="majorBidi"/>
      <w:color w:val="2E74B5" w:themeColor="accent1" w:themeShade="BF"/>
      <w:sz w:val="32"/>
      <w:szCs w:val="32"/>
    </w:rPr>
  </w:style>
  <w:style w:type="paragraph" w:styleId="BodyText">
    <w:name w:val="Body Text"/>
    <w:basedOn w:val="Normal"/>
    <w:link w:val="BodyTextChar"/>
    <w:uiPriority w:val="1"/>
    <w:qFormat/>
    <w:rsid w:val="00A90962"/>
    <w:pPr>
      <w:widowControl w:val="0"/>
      <w:autoSpaceDE w:val="0"/>
      <w:autoSpaceDN w:val="0"/>
      <w:spacing w:after="0" w:line="240" w:lineRule="auto"/>
    </w:pPr>
    <w:rPr>
      <w:rFonts w:ascii="Calibri" w:eastAsia="Calibri" w:hAnsi="Calibri" w:cs="Calibri"/>
      <w:sz w:val="21"/>
      <w:szCs w:val="21"/>
      <w:lang w:val="en-US"/>
    </w:rPr>
  </w:style>
  <w:style w:type="character" w:customStyle="1" w:styleId="BodyTextChar">
    <w:name w:val="Body Text Char"/>
    <w:basedOn w:val="DefaultParagraphFont"/>
    <w:link w:val="BodyText"/>
    <w:uiPriority w:val="1"/>
    <w:rsid w:val="00A90962"/>
    <w:rPr>
      <w:rFonts w:ascii="Calibri" w:eastAsia="Calibri" w:hAnsi="Calibri" w:cs="Calibri"/>
      <w:sz w:val="21"/>
      <w:szCs w:val="21"/>
      <w:lang w:val="en-US"/>
    </w:rPr>
  </w:style>
  <w:style w:type="character" w:customStyle="1" w:styleId="ListParagraphChar">
    <w:name w:val="List Paragraph Char"/>
    <w:aliases w:val="Bullet List Char,FooterText Char,List Paragraph1 Char,Colorful List Accent 1 Char,Colorful List - Accent 11 Char,Colorful List - Accent 12 Char,numbered Char,Paragraphe de liste1 Char,Bulletr List Paragraph Char,列出段落 Char,列出段落1 Char"/>
    <w:basedOn w:val="DefaultParagraphFont"/>
    <w:link w:val="ListParagraph"/>
    <w:uiPriority w:val="34"/>
    <w:locked/>
    <w:rsid w:val="00A90962"/>
  </w:style>
  <w:style w:type="paragraph" w:customStyle="1" w:styleId="TableParagraph">
    <w:name w:val="Table Paragraph"/>
    <w:basedOn w:val="Normal"/>
    <w:uiPriority w:val="1"/>
    <w:qFormat/>
    <w:rsid w:val="00A90962"/>
    <w:pPr>
      <w:widowControl w:val="0"/>
      <w:autoSpaceDE w:val="0"/>
      <w:autoSpaceDN w:val="0"/>
      <w:spacing w:after="0" w:line="240" w:lineRule="auto"/>
      <w:ind w:left="200"/>
    </w:pPr>
    <w:rPr>
      <w:rFonts w:ascii="Arial" w:eastAsia="Arial" w:hAnsi="Arial" w:cs="Arial"/>
      <w:lang w:val="en-US" w:bidi="en-US"/>
    </w:rPr>
  </w:style>
  <w:style w:type="character" w:customStyle="1" w:styleId="UnresolvedMention1">
    <w:name w:val="Unresolved Mention1"/>
    <w:basedOn w:val="DefaultParagraphFont"/>
    <w:uiPriority w:val="99"/>
    <w:semiHidden/>
    <w:unhideWhenUsed/>
    <w:rsid w:val="00A46201"/>
    <w:rPr>
      <w:color w:val="605E5C"/>
      <w:shd w:val="clear" w:color="auto" w:fill="E1DFDD"/>
    </w:rPr>
  </w:style>
  <w:style w:type="table" w:customStyle="1" w:styleId="TableGrid10">
    <w:name w:val="Table Grid10"/>
    <w:basedOn w:val="TableNormal"/>
    <w:next w:val="TableGrid"/>
    <w:uiPriority w:val="39"/>
    <w:rsid w:val="00C005E1"/>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15C5C"/>
    <w:rPr>
      <w:rFonts w:asciiTheme="majorHAnsi" w:eastAsiaTheme="majorEastAsia" w:hAnsiTheme="majorHAnsi" w:cstheme="majorBidi"/>
      <w:color w:val="1F4D78" w:themeColor="accent1" w:themeShade="7F"/>
    </w:rPr>
  </w:style>
  <w:style w:type="paragraph" w:styleId="FootnoteText">
    <w:name w:val="footnote text"/>
    <w:aliases w:val="FOOTNOTES,fn,single space,Footnote Text Char Char Char,Footnote Text Char Char,Footnote Text Char Char Char Char Char Char Char Char Char,Footnote Text Char Char Char Char Char Char Char Char Char Char Char C,footnote,ALTS FOOTNOTE,f,Char"/>
    <w:basedOn w:val="Normal"/>
    <w:link w:val="FootnoteTextChar"/>
    <w:uiPriority w:val="99"/>
    <w:rsid w:val="00B15C5C"/>
    <w:pPr>
      <w:spacing w:after="0" w:line="240" w:lineRule="auto"/>
      <w:contextualSpacing/>
      <w:jc w:val="both"/>
    </w:pPr>
    <w:rPr>
      <w:rFonts w:ascii="Arial" w:eastAsia="Calibri" w:hAnsi="Arial" w:cs="Arial"/>
      <w:bCs/>
      <w:sz w:val="18"/>
      <w:szCs w:val="20"/>
      <w:lang w:val="en-US" w:eastAsia="en-GB"/>
    </w:rPr>
  </w:style>
  <w:style w:type="character" w:customStyle="1" w:styleId="FootnoteTextChar">
    <w:name w:val="Footnote Text Char"/>
    <w:aliases w:val="FOOTNOTES Char,fn Char,single space Char,Footnote Text Char Char Char Char,Footnote Text Char Char Char1,Footnote Text Char Char Char Char Char Char Char Char Char Char,footnote Char,ALTS FOOTNOTE Char,f Char,Char Char"/>
    <w:basedOn w:val="DefaultParagraphFont"/>
    <w:link w:val="FootnoteText"/>
    <w:uiPriority w:val="99"/>
    <w:rsid w:val="00B15C5C"/>
    <w:rPr>
      <w:rFonts w:ascii="Arial" w:eastAsia="Calibri" w:hAnsi="Arial" w:cs="Arial"/>
      <w:bCs/>
      <w:sz w:val="18"/>
      <w:szCs w:val="20"/>
      <w:lang w:val="en-US" w:eastAsia="en-GB"/>
    </w:rPr>
  </w:style>
  <w:style w:type="character" w:styleId="FootnoteReference">
    <w:name w:val="footnote reference"/>
    <w:aliases w:val="16 Point,Superscript 6 Point,ftref,Normal + Font:9 Point,Superscript 3 Point Times,(NECG) Footnote Reference,Ref,de nota al pie, BVI fnr,BVI fnr, BVI fnr Char1 Char Char Char Char Char Char,BVI fnr Char1 Char Char Char Char Char Char"/>
    <w:link w:val="BVIfnrChar1CharCharCharCharChar"/>
    <w:uiPriority w:val="99"/>
    <w:rsid w:val="00B15C5C"/>
    <w:rPr>
      <w:vertAlign w:val="superscript"/>
    </w:rPr>
  </w:style>
  <w:style w:type="paragraph" w:customStyle="1" w:styleId="BVIfnrChar1CharCharCharCharChar">
    <w:name w:val="BVI fnr Char1 Char Char Char Char Char"/>
    <w:aliases w:val=" BVI fnr Car Car Char1 Char Char Char Char Char,BVI fnr Car Char1 Char Char Char Char Char, BVI fnr Car Car Car Car Char2 Char Char Char Char Char"/>
    <w:basedOn w:val="Normal"/>
    <w:link w:val="FootnoteReference"/>
    <w:rsid w:val="00B15C5C"/>
    <w:pPr>
      <w:spacing w:line="240" w:lineRule="exact"/>
    </w:pPr>
    <w:rPr>
      <w:vertAlign w:val="superscript"/>
    </w:rPr>
  </w:style>
  <w:style w:type="paragraph" w:styleId="NoSpacing">
    <w:name w:val="No Spacing"/>
    <w:uiPriority w:val="1"/>
    <w:qFormat/>
    <w:rsid w:val="00B15C5C"/>
    <w:pPr>
      <w:spacing w:after="0"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801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804733">
      <w:bodyDiv w:val="1"/>
      <w:marLeft w:val="0"/>
      <w:marRight w:val="0"/>
      <w:marTop w:val="0"/>
      <w:marBottom w:val="0"/>
      <w:divBdr>
        <w:top w:val="none" w:sz="0" w:space="0" w:color="auto"/>
        <w:left w:val="none" w:sz="0" w:space="0" w:color="auto"/>
        <w:bottom w:val="none" w:sz="0" w:space="0" w:color="auto"/>
        <w:right w:val="none" w:sz="0" w:space="0" w:color="auto"/>
      </w:divBdr>
    </w:div>
    <w:div w:id="294529559">
      <w:bodyDiv w:val="1"/>
      <w:marLeft w:val="0"/>
      <w:marRight w:val="0"/>
      <w:marTop w:val="0"/>
      <w:marBottom w:val="0"/>
      <w:divBdr>
        <w:top w:val="none" w:sz="0" w:space="0" w:color="auto"/>
        <w:left w:val="none" w:sz="0" w:space="0" w:color="auto"/>
        <w:bottom w:val="none" w:sz="0" w:space="0" w:color="auto"/>
        <w:right w:val="none" w:sz="0" w:space="0" w:color="auto"/>
      </w:divBdr>
    </w:div>
    <w:div w:id="734739194">
      <w:bodyDiv w:val="1"/>
      <w:marLeft w:val="0"/>
      <w:marRight w:val="0"/>
      <w:marTop w:val="0"/>
      <w:marBottom w:val="0"/>
      <w:divBdr>
        <w:top w:val="none" w:sz="0" w:space="0" w:color="auto"/>
        <w:left w:val="none" w:sz="0" w:space="0" w:color="auto"/>
        <w:bottom w:val="none" w:sz="0" w:space="0" w:color="auto"/>
        <w:right w:val="none" w:sz="0" w:space="0" w:color="auto"/>
      </w:divBdr>
    </w:div>
    <w:div w:id="915359145">
      <w:bodyDiv w:val="1"/>
      <w:marLeft w:val="0"/>
      <w:marRight w:val="0"/>
      <w:marTop w:val="0"/>
      <w:marBottom w:val="0"/>
      <w:divBdr>
        <w:top w:val="none" w:sz="0" w:space="0" w:color="auto"/>
        <w:left w:val="none" w:sz="0" w:space="0" w:color="auto"/>
        <w:bottom w:val="none" w:sz="0" w:space="0" w:color="auto"/>
        <w:right w:val="none" w:sz="0" w:space="0" w:color="auto"/>
      </w:divBdr>
    </w:div>
    <w:div w:id="930548536">
      <w:bodyDiv w:val="1"/>
      <w:marLeft w:val="0"/>
      <w:marRight w:val="0"/>
      <w:marTop w:val="0"/>
      <w:marBottom w:val="0"/>
      <w:divBdr>
        <w:top w:val="none" w:sz="0" w:space="0" w:color="auto"/>
        <w:left w:val="none" w:sz="0" w:space="0" w:color="auto"/>
        <w:bottom w:val="none" w:sz="0" w:space="0" w:color="auto"/>
        <w:right w:val="none" w:sz="0" w:space="0" w:color="auto"/>
      </w:divBdr>
    </w:div>
    <w:div w:id="1364288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onbwise@gmail.com" TargetMode="External"/><Relationship Id="rId13" Type="http://schemas.openxmlformats.org/officeDocument/2006/relationships/image" Target="media/image1.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info@ig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75D9E2-4087-45A9-8C79-774B0B8DE320}">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2E8BC8-E083-4FE3-A8F0-2AB89A475B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2366</Words>
  <Characters>13492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Jacky K</dc:creator>
  <cp:lastModifiedBy>karen codling</cp:lastModifiedBy>
  <cp:revision>5</cp:revision>
  <cp:lastPrinted>2015-05-19T18:44:00Z</cp:lastPrinted>
  <dcterms:created xsi:type="dcterms:W3CDTF">2020-10-22T19:27:00Z</dcterms:created>
  <dcterms:modified xsi:type="dcterms:W3CDTF">2020-10-22T19:52:00Z</dcterms:modified>
</cp:coreProperties>
</file>