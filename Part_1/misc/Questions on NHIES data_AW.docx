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C3CF2" w14:textId="70F69D45" w:rsidR="002D0664" w:rsidRPr="00C867C2" w:rsidRDefault="00C867C2" w:rsidP="00C867C2">
      <w:pPr>
        <w:pStyle w:val="Heading2"/>
        <w:rPr>
          <w:lang w:val="en-US"/>
        </w:rPr>
      </w:pPr>
      <w:r w:rsidRPr="00C867C2">
        <w:rPr>
          <w:lang w:val="en-US"/>
        </w:rPr>
        <w:t>Discussion Points for NSA</w:t>
      </w:r>
    </w:p>
    <w:p w14:paraId="2C4331FA" w14:textId="455D8F91" w:rsidR="002D0664" w:rsidRDefault="002D0664">
      <w:pPr>
        <w:rPr>
          <w:rFonts w:cstheme="minorHAnsi"/>
          <w:sz w:val="22"/>
          <w:szCs w:val="22"/>
          <w:lang w:val="en-US"/>
        </w:rPr>
      </w:pPr>
    </w:p>
    <w:p w14:paraId="315974C9" w14:textId="4FE204F5" w:rsidR="00C867C2" w:rsidRDefault="00C867C2">
      <w:pPr>
        <w:rPr>
          <w:rFonts w:cstheme="minorHAnsi"/>
          <w:sz w:val="22"/>
          <w:szCs w:val="22"/>
          <w:lang w:val="en-US"/>
        </w:rPr>
      </w:pPr>
    </w:p>
    <w:p w14:paraId="2CE4FEDA" w14:textId="7E58C9FF" w:rsidR="00C867C2" w:rsidRPr="00C867C2" w:rsidRDefault="00C867C2">
      <w:pPr>
        <w:rPr>
          <w:rFonts w:cstheme="minorHAnsi"/>
          <w:b/>
          <w:bCs/>
          <w:sz w:val="22"/>
          <w:szCs w:val="22"/>
          <w:lang w:val="en-US"/>
        </w:rPr>
      </w:pPr>
      <w:r w:rsidRPr="00C867C2">
        <w:rPr>
          <w:rFonts w:cstheme="minorHAnsi"/>
          <w:b/>
          <w:bCs/>
          <w:sz w:val="22"/>
          <w:szCs w:val="22"/>
          <w:lang w:val="en-US"/>
        </w:rPr>
        <w:t>Results/Data from NHIES 2015/6</w:t>
      </w:r>
    </w:p>
    <w:p w14:paraId="0AEC8636" w14:textId="29D97A60" w:rsidR="00380129" w:rsidRPr="00C867C2" w:rsidRDefault="002D0664" w:rsidP="001D6B5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C867C2">
        <w:rPr>
          <w:rFonts w:asciiTheme="minorHAnsi" w:hAnsiTheme="minorHAnsi" w:cstheme="minorHAnsi"/>
          <w:sz w:val="22"/>
          <w:szCs w:val="22"/>
          <w:lang w:val="en-US"/>
        </w:rPr>
        <w:t>Extraction of salt -why no responses?</w:t>
      </w:r>
      <w:r w:rsidR="00380129" w:rsidRPr="00C867C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5B02DEB1" w14:textId="449E22C5" w:rsidR="002D0664" w:rsidRPr="00C867C2" w:rsidRDefault="00380129" w:rsidP="00380129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C867C2">
        <w:rPr>
          <w:rFonts w:asciiTheme="minorHAnsi" w:hAnsiTheme="minorHAnsi" w:cstheme="minorHAnsi"/>
          <w:sz w:val="22"/>
          <w:szCs w:val="22"/>
          <w:lang w:val="en-US"/>
        </w:rPr>
        <w:t>This was possible response to question 6.44 in Section 6 on Household Enterprises (</w:t>
      </w:r>
      <w:r w:rsidRPr="00C867C2">
        <w:rPr>
          <w:rFonts w:asciiTheme="minorHAnsi" w:hAnsiTheme="minorHAnsi" w:cstheme="minorHAnsi"/>
          <w:sz w:val="22"/>
          <w:szCs w:val="22"/>
        </w:rPr>
        <w:t>The purpose of this section is to collect information on the enterprises/business carried out by the household members</w:t>
      </w:r>
      <w:r w:rsidRPr="00C867C2">
        <w:rPr>
          <w:rFonts w:asciiTheme="minorHAnsi" w:hAnsiTheme="minorHAnsi" w:cstheme="minorHAnsi"/>
          <w:sz w:val="22"/>
          <w:szCs w:val="22"/>
          <w:lang w:val="en-US"/>
        </w:rPr>
        <w:t xml:space="preserve">.) </w:t>
      </w:r>
      <w:r w:rsidR="001D6B5A" w:rsidRPr="00C867C2">
        <w:rPr>
          <w:rFonts w:asciiTheme="minorHAnsi" w:hAnsiTheme="minorHAnsi" w:cstheme="minorHAnsi"/>
          <w:b/>
          <w:bCs/>
          <w:sz w:val="22"/>
          <w:szCs w:val="22"/>
        </w:rPr>
        <w:t>Out of more than 10,000 HHs, just more than 1,000 reported any type of enterprise in 6.4</w:t>
      </w:r>
      <w:r w:rsidR="001D6B5A" w:rsidRPr="00C867C2">
        <w:rPr>
          <w:rFonts w:asciiTheme="minorHAnsi" w:hAnsiTheme="minorHAnsi" w:cstheme="minorHAnsi"/>
          <w:b/>
          <w:bCs/>
          <w:sz w:val="22"/>
          <w:szCs w:val="22"/>
          <w:lang w:val="en-US"/>
        </w:rPr>
        <w:t>4</w:t>
      </w:r>
    </w:p>
    <w:p w14:paraId="4E694129" w14:textId="125EDDAA" w:rsidR="002D0664" w:rsidRPr="00C867C2" w:rsidRDefault="002D0664" w:rsidP="001D6B5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commentRangeStart w:id="0"/>
      <w:commentRangeStart w:id="1"/>
      <w:r w:rsidRPr="00C867C2">
        <w:rPr>
          <w:rFonts w:cstheme="minorHAnsi"/>
          <w:sz w:val="22"/>
          <w:szCs w:val="22"/>
          <w:lang w:val="en-US"/>
        </w:rPr>
        <w:t xml:space="preserve">Can </w:t>
      </w:r>
      <w:r w:rsidR="00C867C2" w:rsidRPr="00C867C2">
        <w:rPr>
          <w:rFonts w:cstheme="minorHAnsi"/>
          <w:sz w:val="22"/>
          <w:szCs w:val="22"/>
          <w:lang w:val="en-US"/>
        </w:rPr>
        <w:t>raw data</w:t>
      </w:r>
      <w:r w:rsidR="00C867C2">
        <w:rPr>
          <w:rFonts w:cstheme="minorHAnsi"/>
          <w:sz w:val="22"/>
          <w:szCs w:val="22"/>
          <w:lang w:val="en-US"/>
        </w:rPr>
        <w:t xml:space="preserve"> from </w:t>
      </w:r>
      <w:r w:rsidR="00C867C2" w:rsidRPr="00C867C2">
        <w:rPr>
          <w:rFonts w:cstheme="minorHAnsi"/>
          <w:sz w:val="22"/>
          <w:szCs w:val="22"/>
          <w:lang w:val="en-US"/>
        </w:rPr>
        <w:t xml:space="preserve">on </w:t>
      </w:r>
      <w:r w:rsidRPr="00C867C2">
        <w:rPr>
          <w:rFonts w:cstheme="minorHAnsi"/>
          <w:sz w:val="22"/>
          <w:szCs w:val="22"/>
          <w:lang w:val="en-US"/>
        </w:rPr>
        <w:t xml:space="preserve">consumption within last 7 days of “other cereals” be </w:t>
      </w:r>
      <w:r w:rsidR="00C867C2" w:rsidRPr="00C867C2">
        <w:rPr>
          <w:rFonts w:cstheme="minorHAnsi"/>
          <w:sz w:val="22"/>
          <w:szCs w:val="22"/>
          <w:lang w:val="en-US"/>
        </w:rPr>
        <w:t>analysed to breakdown the cereals consumed, in particular maize and millet</w:t>
      </w:r>
      <w:r w:rsidRPr="00C867C2">
        <w:rPr>
          <w:rFonts w:cstheme="minorHAnsi"/>
          <w:sz w:val="22"/>
          <w:szCs w:val="22"/>
          <w:lang w:val="en-US"/>
        </w:rPr>
        <w:t>?</w:t>
      </w:r>
      <w:commentRangeEnd w:id="0"/>
      <w:r w:rsidR="00C867C2" w:rsidRPr="00C867C2">
        <w:rPr>
          <w:rStyle w:val="CommentReference"/>
          <w:rFonts w:cstheme="minorHAnsi"/>
          <w:sz w:val="22"/>
          <w:szCs w:val="22"/>
        </w:rPr>
        <w:commentReference w:id="0"/>
      </w:r>
      <w:commentRangeEnd w:id="1"/>
      <w:r w:rsidR="008F0843">
        <w:rPr>
          <w:rStyle w:val="CommentReference"/>
        </w:rPr>
        <w:commentReference w:id="1"/>
      </w:r>
      <w:ins w:id="2" w:author="Aaron WISE" w:date="2020-06-14T18:25:00Z">
        <w:r w:rsidR="008F0843">
          <w:rPr>
            <w:rFonts w:cstheme="minorHAnsi"/>
            <w:sz w:val="22"/>
            <w:szCs w:val="22"/>
            <w:lang w:val="en-US"/>
          </w:rPr>
          <w:t xml:space="preserve"> [</w:t>
        </w:r>
      </w:ins>
      <w:ins w:id="3" w:author="Aaron WISE" w:date="2020-06-14T18:26:00Z">
        <w:r w:rsidR="008F0843">
          <w:rPr>
            <w:rFonts w:cstheme="minorHAnsi"/>
            <w:sz w:val="22"/>
            <w:szCs w:val="22"/>
            <w:lang w:val="en-US"/>
          </w:rPr>
          <w:t xml:space="preserve">Module 2E, Food </w:t>
        </w:r>
      </w:ins>
      <w:ins w:id="4" w:author="Aaron WISE" w:date="2020-06-14T18:27:00Z">
        <w:r w:rsidR="008F0843">
          <w:rPr>
            <w:rFonts w:cstheme="minorHAnsi"/>
            <w:sz w:val="22"/>
            <w:szCs w:val="22"/>
            <w:lang w:val="en-US"/>
          </w:rPr>
          <w:t>number = 02</w:t>
        </w:r>
      </w:ins>
      <w:ins w:id="5" w:author="Aaron WISE" w:date="2020-06-14T18:28:00Z">
        <w:r w:rsidR="008F0843">
          <w:rPr>
            <w:rFonts w:cstheme="minorHAnsi"/>
            <w:sz w:val="22"/>
            <w:szCs w:val="22"/>
            <w:lang w:val="en-US"/>
          </w:rPr>
          <w:t>, Q2.58</w:t>
        </w:r>
      </w:ins>
      <w:ins w:id="6" w:author="Aaron WISE" w:date="2020-06-14T18:25:00Z">
        <w:r w:rsidR="008F0843">
          <w:rPr>
            <w:rFonts w:cstheme="minorHAnsi"/>
            <w:sz w:val="22"/>
            <w:szCs w:val="22"/>
            <w:lang w:val="en-US"/>
          </w:rPr>
          <w:t>]</w:t>
        </w:r>
      </w:ins>
    </w:p>
    <w:p w14:paraId="520C5441" w14:textId="4BF32734" w:rsidR="00C867C2" w:rsidRPr="00C867C2" w:rsidRDefault="002D0664" w:rsidP="00C867C2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commentRangeStart w:id="7"/>
      <w:commentRangeStart w:id="8"/>
      <w:r w:rsidRPr="00C867C2">
        <w:rPr>
          <w:rFonts w:cstheme="minorHAnsi"/>
          <w:sz w:val="22"/>
          <w:szCs w:val="22"/>
          <w:lang w:val="en-US"/>
        </w:rPr>
        <w:t>Does</w:t>
      </w:r>
      <w:r w:rsidR="00380129" w:rsidRPr="00C867C2">
        <w:rPr>
          <w:rFonts w:cstheme="minorHAnsi"/>
          <w:sz w:val="22"/>
          <w:szCs w:val="22"/>
          <w:lang w:val="en-US"/>
        </w:rPr>
        <w:t xml:space="preserve"> </w:t>
      </w:r>
      <w:r w:rsidRPr="00C867C2">
        <w:rPr>
          <w:rFonts w:cstheme="minorHAnsi"/>
          <w:sz w:val="22"/>
          <w:szCs w:val="22"/>
          <w:lang w:val="en-US"/>
        </w:rPr>
        <w:t>“spices” include salt?</w:t>
      </w:r>
      <w:commentRangeEnd w:id="7"/>
      <w:r w:rsidR="00C867C2" w:rsidRPr="00C867C2">
        <w:rPr>
          <w:rStyle w:val="CommentReference"/>
          <w:rFonts w:cstheme="minorHAnsi"/>
          <w:sz w:val="22"/>
          <w:szCs w:val="22"/>
        </w:rPr>
        <w:commentReference w:id="7"/>
      </w:r>
      <w:commentRangeEnd w:id="8"/>
      <w:r w:rsidR="008F0843">
        <w:rPr>
          <w:rStyle w:val="CommentReference"/>
        </w:rPr>
        <w:commentReference w:id="8"/>
      </w:r>
      <w:ins w:id="9" w:author="Aaron WISE" w:date="2020-06-14T18:27:00Z">
        <w:r w:rsidR="008F0843">
          <w:rPr>
            <w:rFonts w:cstheme="minorHAnsi"/>
            <w:sz w:val="22"/>
            <w:szCs w:val="22"/>
            <w:lang w:val="en-US"/>
          </w:rPr>
          <w:t xml:space="preserve"> [Module 2E, Food number = 15</w:t>
        </w:r>
      </w:ins>
      <w:ins w:id="10" w:author="Aaron WISE" w:date="2020-06-14T18:28:00Z">
        <w:r w:rsidR="008F0843">
          <w:rPr>
            <w:rFonts w:cstheme="minorHAnsi"/>
            <w:sz w:val="22"/>
            <w:szCs w:val="22"/>
            <w:lang w:val="en-US"/>
          </w:rPr>
          <w:t>, Q2.58</w:t>
        </w:r>
      </w:ins>
      <w:ins w:id="11" w:author="Aaron WISE" w:date="2020-06-14T18:27:00Z">
        <w:r w:rsidR="008F0843">
          <w:rPr>
            <w:rFonts w:cstheme="minorHAnsi"/>
            <w:sz w:val="22"/>
            <w:szCs w:val="22"/>
            <w:lang w:val="en-US"/>
          </w:rPr>
          <w:t>]</w:t>
        </w:r>
      </w:ins>
    </w:p>
    <w:p w14:paraId="03A0E266" w14:textId="2CAEA33C" w:rsidR="002D0664" w:rsidRDefault="00C867C2" w:rsidP="00C867C2">
      <w:pPr>
        <w:pStyle w:val="ListParagraph"/>
        <w:numPr>
          <w:ilvl w:val="0"/>
          <w:numId w:val="1"/>
        </w:numPr>
        <w:rPr>
          <w:ins w:id="12" w:author="Aaron WISE" w:date="2020-06-14T18:31:00Z"/>
          <w:rFonts w:cstheme="minorHAnsi"/>
          <w:sz w:val="22"/>
          <w:szCs w:val="22"/>
          <w:lang w:val="en-US"/>
        </w:rPr>
      </w:pPr>
      <w:r w:rsidRPr="00C867C2">
        <w:rPr>
          <w:rFonts w:cstheme="minorHAnsi"/>
          <w:sz w:val="22"/>
          <w:szCs w:val="22"/>
          <w:lang w:val="en-US"/>
        </w:rPr>
        <w:t>E</w:t>
      </w:r>
      <w:r w:rsidR="00380129" w:rsidRPr="00C867C2">
        <w:rPr>
          <w:rFonts w:cstheme="minorHAnsi"/>
          <w:sz w:val="22"/>
          <w:szCs w:val="22"/>
          <w:lang w:val="en-US"/>
        </w:rPr>
        <w:t>xpenditure</w:t>
      </w:r>
      <w:r w:rsidRPr="00C867C2">
        <w:rPr>
          <w:rFonts w:cstheme="minorHAnsi"/>
          <w:sz w:val="22"/>
          <w:szCs w:val="22"/>
          <w:lang w:val="en-US"/>
        </w:rPr>
        <w:t xml:space="preserve"> on food</w:t>
      </w:r>
      <w:r w:rsidR="002D0664" w:rsidRPr="00C867C2">
        <w:rPr>
          <w:rFonts w:cstheme="minorHAnsi"/>
          <w:sz w:val="22"/>
          <w:szCs w:val="22"/>
          <w:lang w:val="en-US"/>
        </w:rPr>
        <w:t xml:space="preserve"> from the DRB</w:t>
      </w:r>
      <w:r w:rsidRPr="00C867C2">
        <w:rPr>
          <w:rFonts w:cstheme="minorHAnsi"/>
          <w:sz w:val="22"/>
          <w:szCs w:val="22"/>
          <w:lang w:val="en-US"/>
        </w:rPr>
        <w:t xml:space="preserve"> -</w:t>
      </w:r>
      <w:r w:rsidR="00380129" w:rsidRPr="00C867C2">
        <w:rPr>
          <w:rFonts w:cstheme="minorHAnsi"/>
          <w:sz w:val="22"/>
          <w:szCs w:val="22"/>
          <w:lang w:val="en-US"/>
        </w:rPr>
        <w:t xml:space="preserve"> Has this data been entered? Could expenditure on certain foods be broken out?</w:t>
      </w:r>
    </w:p>
    <w:p w14:paraId="42B8F11D" w14:textId="29942478" w:rsidR="001825C5" w:rsidRPr="00C867C2" w:rsidRDefault="001825C5" w:rsidP="00C867C2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  <w:lang w:val="en-US"/>
        </w:rPr>
      </w:pPr>
      <w:ins w:id="13" w:author="Aaron WISE" w:date="2020-06-14T18:32:00Z">
        <w:r>
          <w:rPr>
            <w:rFonts w:cstheme="minorHAnsi"/>
            <w:sz w:val="22"/>
            <w:szCs w:val="22"/>
            <w:lang w:val="en-US"/>
          </w:rPr>
          <w:t xml:space="preserve">According to NAB, domestic production of white maize in Namibia </w:t>
        </w:r>
      </w:ins>
      <w:ins w:id="14" w:author="Aaron WISE" w:date="2020-06-14T18:33:00Z">
        <w:r>
          <w:rPr>
            <w:rFonts w:cstheme="minorHAnsi"/>
            <w:sz w:val="22"/>
            <w:szCs w:val="22"/>
            <w:lang w:val="en-US"/>
          </w:rPr>
          <w:t xml:space="preserve">in 2015/16 was approximately 40,000MT; pearl millet production was </w:t>
        </w:r>
      </w:ins>
      <w:ins w:id="15" w:author="Aaron WISE" w:date="2020-06-14T18:34:00Z">
        <w:r w:rsidR="002A538A">
          <w:rPr>
            <w:rFonts w:cstheme="minorHAnsi"/>
            <w:sz w:val="22"/>
            <w:szCs w:val="22"/>
            <w:lang w:val="en-US"/>
          </w:rPr>
          <w:t xml:space="preserve">~ 6,000MT. Yet in NHIES, </w:t>
        </w:r>
      </w:ins>
      <w:ins w:id="16" w:author="Aaron WISE" w:date="2020-06-14T18:35:00Z">
        <w:r w:rsidR="002A538A">
          <w:rPr>
            <w:rFonts w:cstheme="minorHAnsi"/>
            <w:sz w:val="22"/>
            <w:szCs w:val="22"/>
            <w:lang w:val="en-US"/>
          </w:rPr>
          <w:t xml:space="preserve">45% of rural HHs reported </w:t>
        </w:r>
      </w:ins>
      <w:ins w:id="17" w:author="Aaron WISE" w:date="2020-06-14T18:36:00Z">
        <w:r w:rsidR="002A538A">
          <w:rPr>
            <w:rFonts w:cstheme="minorHAnsi"/>
            <w:sz w:val="22"/>
            <w:szCs w:val="22"/>
            <w:lang w:val="en-US"/>
          </w:rPr>
          <w:t xml:space="preserve">growing </w:t>
        </w:r>
      </w:ins>
      <w:ins w:id="18" w:author="Aaron WISE" w:date="2020-06-14T18:34:00Z">
        <w:r w:rsidR="002A538A">
          <w:rPr>
            <w:rFonts w:cstheme="minorHAnsi"/>
            <w:sz w:val="22"/>
            <w:szCs w:val="22"/>
            <w:lang w:val="en-US"/>
          </w:rPr>
          <w:t xml:space="preserve">pearl millet (mahangu) </w:t>
        </w:r>
      </w:ins>
      <w:ins w:id="19" w:author="Aaron WISE" w:date="2020-06-14T18:36:00Z">
        <w:r w:rsidR="002A538A">
          <w:rPr>
            <w:rFonts w:cstheme="minorHAnsi"/>
            <w:sz w:val="22"/>
            <w:szCs w:val="22"/>
            <w:lang w:val="en-US"/>
          </w:rPr>
          <w:t xml:space="preserve">vs. 12% growing maize. Why the discrepancy? Assume domestic production of white maize is due to large scale/commercial producers which fall outside NHIES sample but </w:t>
        </w:r>
      </w:ins>
      <w:ins w:id="20" w:author="Aaron WISE" w:date="2020-06-14T18:37:00Z">
        <w:r w:rsidR="002A538A">
          <w:rPr>
            <w:rFonts w:cstheme="minorHAnsi"/>
            <w:sz w:val="22"/>
            <w:szCs w:val="22"/>
            <w:lang w:val="en-US"/>
          </w:rPr>
          <w:t>good to confirm.</w:t>
        </w:r>
      </w:ins>
    </w:p>
    <w:p w14:paraId="01B6BFF3" w14:textId="5AEE72AA" w:rsidR="00380129" w:rsidRPr="00C867C2" w:rsidRDefault="00380129">
      <w:pPr>
        <w:rPr>
          <w:rFonts w:cstheme="minorHAnsi"/>
          <w:sz w:val="22"/>
          <w:szCs w:val="22"/>
          <w:lang w:val="en-US"/>
        </w:rPr>
      </w:pPr>
    </w:p>
    <w:p w14:paraId="08B1D61B" w14:textId="5207F007" w:rsidR="00380129" w:rsidRPr="00C867C2" w:rsidRDefault="00380129">
      <w:pPr>
        <w:rPr>
          <w:rFonts w:cstheme="minorHAnsi"/>
          <w:b/>
          <w:bCs/>
          <w:sz w:val="22"/>
          <w:szCs w:val="22"/>
          <w:lang w:val="en-US"/>
        </w:rPr>
      </w:pPr>
      <w:r w:rsidRPr="00C867C2">
        <w:rPr>
          <w:rFonts w:cstheme="minorHAnsi"/>
          <w:b/>
          <w:bCs/>
          <w:sz w:val="22"/>
          <w:szCs w:val="22"/>
          <w:lang w:val="en-US"/>
        </w:rPr>
        <w:t>Recommendations from Aaron</w:t>
      </w:r>
      <w:r w:rsidR="001D6B5A" w:rsidRPr="00C867C2">
        <w:rPr>
          <w:rFonts w:cstheme="minorHAnsi"/>
          <w:b/>
          <w:bCs/>
          <w:sz w:val="22"/>
          <w:szCs w:val="22"/>
          <w:lang w:val="en-US"/>
        </w:rPr>
        <w:t>/Karen</w:t>
      </w:r>
      <w:r w:rsidR="00C867C2" w:rsidRPr="00C867C2">
        <w:rPr>
          <w:rFonts w:cstheme="minorHAnsi"/>
          <w:b/>
          <w:bCs/>
          <w:sz w:val="22"/>
          <w:szCs w:val="22"/>
          <w:lang w:val="en-US"/>
        </w:rPr>
        <w:t xml:space="preserve"> for next NHIES</w:t>
      </w:r>
    </w:p>
    <w:p w14:paraId="0DF533B5" w14:textId="7B92F3E2" w:rsidR="001D6B5A" w:rsidRPr="001D6B5A" w:rsidRDefault="001D6B5A" w:rsidP="00C86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1D6B5A">
        <w:rPr>
          <w:rFonts w:eastAsia="Times New Roman" w:cstheme="minorHAnsi"/>
          <w:color w:val="000000"/>
          <w:sz w:val="22"/>
          <w:szCs w:val="22"/>
          <w:lang w:eastAsia="en-GB"/>
        </w:rPr>
        <w:t>To enable analysis of maize and millet consumption (i.e. the main grains consumed), break out both</w:t>
      </w:r>
      <w:ins w:id="21" w:author="Aaron WISE" w:date="2020-06-14T18:29:00Z">
        <w:r w:rsidR="008F0843">
          <w:rPr>
            <w:rFonts w:eastAsia="Times New Roman" w:cstheme="minorHAnsi"/>
            <w:color w:val="000000"/>
            <w:sz w:val="22"/>
            <w:szCs w:val="22"/>
            <w:lang w:val="en-US" w:eastAsia="en-GB"/>
          </w:rPr>
          <w:t xml:space="preserve"> from “other grains” (i.e. food number = 02)</w:t>
        </w:r>
      </w:ins>
      <w:r w:rsidRPr="001D6B5A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categorie</w:t>
      </w:r>
      <w:del w:id="22" w:author="Aaron WISE" w:date="2020-06-14T18:29:00Z">
        <w:r w:rsidRPr="001D6B5A" w:rsidDel="008F0843">
          <w:rPr>
            <w:rFonts w:eastAsia="Times New Roman" w:cstheme="minorHAnsi"/>
            <w:color w:val="000000"/>
            <w:sz w:val="22"/>
            <w:szCs w:val="22"/>
            <w:lang w:eastAsia="en-GB"/>
          </w:rPr>
          <w:delText>s</w:delText>
        </w:r>
      </w:del>
      <w:r w:rsidRPr="001D6B5A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in Food Adequacy module (2E);</w:t>
      </w:r>
    </w:p>
    <w:p w14:paraId="12CD6F36" w14:textId="7F0494D3" w:rsidR="001D6B5A" w:rsidRPr="001D6B5A" w:rsidRDefault="001D6B5A" w:rsidP="00C867C2">
      <w:pPr>
        <w:numPr>
          <w:ilvl w:val="0"/>
          <w:numId w:val="2"/>
        </w:numPr>
        <w:rPr>
          <w:rFonts w:cstheme="minorHAnsi"/>
          <w:color w:val="000000"/>
          <w:sz w:val="22"/>
          <w:szCs w:val="22"/>
        </w:rPr>
      </w:pPr>
      <w:r w:rsidRPr="001D6B5A">
        <w:rPr>
          <w:rFonts w:eastAsia="Times New Roman" w:cstheme="minorHAnsi"/>
          <w:color w:val="000000"/>
          <w:sz w:val="22"/>
          <w:szCs w:val="22"/>
          <w:lang w:eastAsia="en-GB"/>
        </w:rPr>
        <w:t xml:space="preserve">Further modify Food Adequacy module to capture more comprehensive data on micronutrient composition in household diet (e.g., using WFP's </w:t>
      </w:r>
      <w:r w:rsidRPr="00C867C2">
        <w:rPr>
          <w:rFonts w:cstheme="minorHAnsi"/>
          <w:color w:val="000000"/>
          <w:sz w:val="22"/>
          <w:szCs w:val="22"/>
        </w:rPr>
        <w:t xml:space="preserve">Food Consumption Score Nutritional Quality Analysis </w:t>
      </w:r>
      <w:r w:rsidRPr="001D6B5A">
        <w:rPr>
          <w:rFonts w:eastAsia="Times New Roman" w:cstheme="minorHAnsi"/>
          <w:color w:val="000000"/>
          <w:sz w:val="22"/>
          <w:szCs w:val="22"/>
          <w:lang w:eastAsia="en-GB"/>
        </w:rPr>
        <w:t>);</w:t>
      </w:r>
    </w:p>
    <w:p w14:paraId="6E3036E4" w14:textId="455B3D7A" w:rsidR="001D6B5A" w:rsidRPr="00C867C2" w:rsidRDefault="001D6B5A" w:rsidP="00C86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1D6B5A">
        <w:rPr>
          <w:rFonts w:eastAsia="Times New Roman" w:cstheme="minorHAnsi"/>
          <w:color w:val="000000"/>
          <w:sz w:val="22"/>
          <w:szCs w:val="22"/>
          <w:lang w:eastAsia="en-GB"/>
        </w:rPr>
        <w:t>Include a module (similar to MICS) which captures household salt consumption, iodine content and source of salt.</w:t>
      </w:r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 xml:space="preserve"> </w:t>
      </w:r>
    </w:p>
    <w:p w14:paraId="0B9DC38D" w14:textId="42BEB9D8" w:rsidR="001D6B5A" w:rsidRPr="00C867C2" w:rsidRDefault="001D6B5A" w:rsidP="00C86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 xml:space="preserve">Include questions on consumption of ‘foods of interest’ in </w:t>
      </w:r>
      <w:commentRangeStart w:id="23"/>
      <w:commentRangeStart w:id="24"/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>section asking about consumption within last 7 days</w:t>
      </w:r>
      <w:commentRangeEnd w:id="23"/>
      <w:r w:rsidRPr="00C867C2">
        <w:rPr>
          <w:rStyle w:val="CommentReference"/>
          <w:rFonts w:cstheme="minorHAnsi"/>
          <w:sz w:val="22"/>
          <w:szCs w:val="22"/>
        </w:rPr>
        <w:commentReference w:id="23"/>
      </w:r>
      <w:commentRangeEnd w:id="24"/>
      <w:ins w:id="25" w:author="Aaron WISE" w:date="2020-06-14T18:29:00Z">
        <w:r w:rsidR="008F0843">
          <w:rPr>
            <w:rFonts w:eastAsia="Times New Roman" w:cstheme="minorHAnsi"/>
            <w:color w:val="000000"/>
            <w:sz w:val="22"/>
            <w:szCs w:val="22"/>
            <w:lang w:val="en-US" w:eastAsia="en-GB"/>
          </w:rPr>
          <w:t>[Modul</w:t>
        </w:r>
      </w:ins>
      <w:ins w:id="26" w:author="Aaron WISE" w:date="2020-06-14T18:30:00Z">
        <w:r w:rsidR="008F0843">
          <w:rPr>
            <w:rFonts w:eastAsia="Times New Roman" w:cstheme="minorHAnsi"/>
            <w:color w:val="000000"/>
            <w:sz w:val="22"/>
            <w:szCs w:val="22"/>
            <w:lang w:val="en-US" w:eastAsia="en-GB"/>
          </w:rPr>
          <w:t>e 2E</w:t>
        </w:r>
      </w:ins>
      <w:ins w:id="27" w:author="Aaron WISE" w:date="2020-06-14T18:29:00Z">
        <w:r w:rsidR="008F0843">
          <w:rPr>
            <w:rFonts w:eastAsia="Times New Roman" w:cstheme="minorHAnsi"/>
            <w:color w:val="000000"/>
            <w:sz w:val="22"/>
            <w:szCs w:val="22"/>
            <w:lang w:val="en-US" w:eastAsia="en-GB"/>
          </w:rPr>
          <w:t>]</w:t>
        </w:r>
      </w:ins>
      <w:r w:rsidR="008F0843">
        <w:rPr>
          <w:rStyle w:val="CommentReference"/>
        </w:rPr>
        <w:commentReference w:id="24"/>
      </w:r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>. “</w:t>
      </w:r>
      <w:commentRangeStart w:id="28"/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 xml:space="preserve">Foods of interest” </w:t>
      </w:r>
      <w:commentRangeEnd w:id="28"/>
      <w:r w:rsidRPr="00C867C2">
        <w:rPr>
          <w:rStyle w:val="CommentReference"/>
          <w:rFonts w:cstheme="minorHAnsi"/>
          <w:sz w:val="22"/>
          <w:szCs w:val="22"/>
        </w:rPr>
        <w:commentReference w:id="28"/>
      </w:r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 xml:space="preserve">might include: </w:t>
      </w:r>
    </w:p>
    <w:p w14:paraId="58525D97" w14:textId="6CAFDC62" w:rsidR="001D6B5A" w:rsidRPr="00C867C2" w:rsidRDefault="001D6B5A" w:rsidP="00C86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>processed foods that may be made with fortified ingredients such as instant noodles, bread, biscuits, bouillon cubes, ketchup etc)</w:t>
      </w:r>
    </w:p>
    <w:p w14:paraId="31A69A4E" w14:textId="2C297033" w:rsidR="001D6B5A" w:rsidRPr="00C867C2" w:rsidRDefault="001D6B5A" w:rsidP="00C86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>salt and foods potentially contributing significantly to salt intake</w:t>
      </w:r>
    </w:p>
    <w:p w14:paraId="4CC2217A" w14:textId="71094A10" w:rsidR="001D6B5A" w:rsidRPr="00C867C2" w:rsidRDefault="00C867C2" w:rsidP="00C86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sz w:val="22"/>
          <w:szCs w:val="22"/>
          <w:lang w:eastAsia="en-GB"/>
        </w:rPr>
      </w:pPr>
      <w:commentRangeStart w:id="29"/>
      <w:r w:rsidRPr="00C867C2">
        <w:rPr>
          <w:rFonts w:eastAsia="Times New Roman" w:cstheme="minorHAnsi"/>
          <w:color w:val="000000"/>
          <w:sz w:val="22"/>
          <w:szCs w:val="22"/>
          <w:lang w:val="en-US" w:eastAsia="en-GB"/>
        </w:rPr>
        <w:t>sugar and foods potentially contributing significantly to sugar intake</w:t>
      </w:r>
      <w:commentRangeEnd w:id="29"/>
      <w:r w:rsidR="008F0843">
        <w:rPr>
          <w:rStyle w:val="CommentReference"/>
        </w:rPr>
        <w:commentReference w:id="29"/>
      </w:r>
    </w:p>
    <w:p w14:paraId="0C6B3B22" w14:textId="33EE8DE3" w:rsidR="00C867C2" w:rsidRPr="001D6B5A" w:rsidRDefault="00C867C2" w:rsidP="00C867C2">
      <w:pPr>
        <w:spacing w:before="100" w:beforeAutospacing="1" w:after="100" w:afterAutospacing="1"/>
        <w:ind w:left="1440"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DB8DC8B" w14:textId="77777777" w:rsidR="001D6B5A" w:rsidRPr="00C867C2" w:rsidRDefault="001D6B5A">
      <w:pPr>
        <w:rPr>
          <w:rFonts w:cstheme="minorHAnsi"/>
          <w:sz w:val="22"/>
          <w:szCs w:val="22"/>
          <w:lang w:val="en-US"/>
        </w:rPr>
      </w:pPr>
    </w:p>
    <w:p w14:paraId="76DFD9E7" w14:textId="04B76C61" w:rsidR="00380129" w:rsidRPr="00C867C2" w:rsidRDefault="00380129">
      <w:pPr>
        <w:rPr>
          <w:rFonts w:cstheme="minorHAnsi"/>
          <w:sz w:val="22"/>
          <w:szCs w:val="22"/>
          <w:lang w:val="en-US"/>
        </w:rPr>
      </w:pPr>
    </w:p>
    <w:p w14:paraId="0BC589A7" w14:textId="77777777" w:rsidR="00380129" w:rsidRPr="00C867C2" w:rsidRDefault="00380129">
      <w:pPr>
        <w:rPr>
          <w:rFonts w:cstheme="minorHAnsi"/>
          <w:sz w:val="22"/>
          <w:szCs w:val="22"/>
          <w:lang w:val="en-US"/>
        </w:rPr>
      </w:pPr>
    </w:p>
    <w:sectPr w:rsidR="00380129" w:rsidRPr="00C8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karen codling" w:date="2020-06-09T15:04:00Z" w:initials="kc">
    <w:p w14:paraId="3E092E56" w14:textId="04E4BC1B" w:rsidR="00C867C2" w:rsidRPr="00C867C2" w:rsidRDefault="00C867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Aaron – can you tell me the question number. Assume the Section was Food Adequacy (2E)</w:t>
      </w:r>
    </w:p>
  </w:comment>
  <w:comment w:id="1" w:author="Aaron WISE" w:date="2020-06-14T18:27:00Z" w:initials="AW">
    <w:p w14:paraId="4D67BD6A" w14:textId="7B878AC5" w:rsidR="008F0843" w:rsidRPr="008F0843" w:rsidRDefault="008F084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Correct, see edit</w:t>
      </w:r>
    </w:p>
  </w:comment>
  <w:comment w:id="7" w:author="karen codling" w:date="2020-06-09T15:04:00Z" w:initials="kc">
    <w:p w14:paraId="5610FFBF" w14:textId="12DCC3BD" w:rsidR="00C867C2" w:rsidRPr="00C867C2" w:rsidRDefault="00C867C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Aaron – can you tell me the Section and question number</w:t>
      </w:r>
    </w:p>
  </w:comment>
  <w:comment w:id="8" w:author="Aaron WISE" w:date="2020-06-14T18:27:00Z" w:initials="AW">
    <w:p w14:paraId="77FCE7E1" w14:textId="23B46D3A" w:rsidR="008F0843" w:rsidRPr="008F0843" w:rsidRDefault="008F084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Same, see edit</w:t>
      </w:r>
    </w:p>
  </w:comment>
  <w:comment w:id="23" w:author="karen codling" w:date="2020-06-09T14:59:00Z" w:initials="kc">
    <w:p w14:paraId="1090C5C6" w14:textId="6E812D32" w:rsidR="001D6B5A" w:rsidRPr="001D6B5A" w:rsidRDefault="001D6B5A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Aaron – what section is this?</w:t>
      </w:r>
    </w:p>
  </w:comment>
  <w:comment w:id="24" w:author="Aaron WISE" w:date="2020-06-14T18:29:00Z" w:initials="AW">
    <w:p w14:paraId="4FA318A4" w14:textId="534D5957" w:rsidR="008F0843" w:rsidRPr="008F0843" w:rsidRDefault="008F084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Same, see edit</w:t>
      </w:r>
    </w:p>
  </w:comment>
  <w:comment w:id="28" w:author="karen codling" w:date="2020-06-09T15:00:00Z" w:initials="kc">
    <w:p w14:paraId="4E8B3410" w14:textId="234FA84B" w:rsidR="001D6B5A" w:rsidRPr="001D6B5A" w:rsidRDefault="001D6B5A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KC – check STEPS questionnaire for how these questions are asked</w:t>
      </w:r>
    </w:p>
  </w:comment>
  <w:comment w:id="29" w:author="Aaron WISE" w:date="2020-06-14T18:30:00Z" w:initials="AW">
    <w:p w14:paraId="29EC63B8" w14:textId="0854401A" w:rsidR="008F0843" w:rsidRPr="008F0843" w:rsidRDefault="008F084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This one maybe covered under food number = 14: “sugar, honey, dried fruits (dates…)”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E092E56" w15:done="0"/>
  <w15:commentEx w15:paraId="4D67BD6A" w15:paraIdParent="3E092E56" w15:done="0"/>
  <w15:commentEx w15:paraId="5610FFBF" w15:done="0"/>
  <w15:commentEx w15:paraId="77FCE7E1" w15:paraIdParent="5610FFBF" w15:done="0"/>
  <w15:commentEx w15:paraId="1090C5C6" w15:done="0"/>
  <w15:commentEx w15:paraId="4FA318A4" w15:paraIdParent="1090C5C6" w15:done="0"/>
  <w15:commentEx w15:paraId="4E8B3410" w15:done="0"/>
  <w15:commentEx w15:paraId="29EC63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8A2369" w16cex:dateUtc="2020-06-09T13:04:00Z"/>
  <w16cex:commentExtensible w16cex:durableId="2290EA7D" w16cex:dateUtc="2020-06-14T11:27:00Z"/>
  <w16cex:commentExtensible w16cex:durableId="228A2397" w16cex:dateUtc="2020-06-09T13:04:00Z"/>
  <w16cex:commentExtensible w16cex:durableId="2290EAA0" w16cex:dateUtc="2020-06-14T11:27:00Z"/>
  <w16cex:commentExtensible w16cex:durableId="228A225A" w16cex:dateUtc="2020-06-09T12:59:00Z"/>
  <w16cex:commentExtensible w16cex:durableId="2290EB14" w16cex:dateUtc="2020-06-14T11:29:00Z"/>
  <w16cex:commentExtensible w16cex:durableId="228A22A2" w16cex:dateUtc="2020-06-09T13:00:00Z"/>
  <w16cex:commentExtensible w16cex:durableId="2290EB44" w16cex:dateUtc="2020-06-14T1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E092E56" w16cid:durableId="228A2369"/>
  <w16cid:commentId w16cid:paraId="4D67BD6A" w16cid:durableId="2290EA7D"/>
  <w16cid:commentId w16cid:paraId="5610FFBF" w16cid:durableId="228A2397"/>
  <w16cid:commentId w16cid:paraId="77FCE7E1" w16cid:durableId="2290EAA0"/>
  <w16cid:commentId w16cid:paraId="1090C5C6" w16cid:durableId="228A225A"/>
  <w16cid:commentId w16cid:paraId="4FA318A4" w16cid:durableId="2290EB14"/>
  <w16cid:commentId w16cid:paraId="4E8B3410" w16cid:durableId="228A22A2"/>
  <w16cid:commentId w16cid:paraId="29EC63B8" w16cid:durableId="2290EB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C09AB"/>
    <w:multiLevelType w:val="hybridMultilevel"/>
    <w:tmpl w:val="0F3CE1A4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8F5246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17386B6E"/>
    <w:multiLevelType w:val="hybridMultilevel"/>
    <w:tmpl w:val="58588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karen codling">
    <w15:presenceInfo w15:providerId="Windows Live" w15:userId="c257a15a2433dd29"/>
  </w15:person>
  <w15:person w15:author="Aaron WISE">
    <w15:presenceInfo w15:providerId="None" w15:userId="Aaron WIS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64"/>
    <w:rsid w:val="001825C5"/>
    <w:rsid w:val="001D6B5A"/>
    <w:rsid w:val="002A538A"/>
    <w:rsid w:val="002B0815"/>
    <w:rsid w:val="002D0664"/>
    <w:rsid w:val="00380129"/>
    <w:rsid w:val="008F0843"/>
    <w:rsid w:val="00C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4C07"/>
  <w15:chartTrackingRefBased/>
  <w15:docId w15:val="{B6E52FC0-443E-DA44-A06B-A0E60CC2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7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012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1D6B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6B5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B5A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D6B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6B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6B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B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B5A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867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0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8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3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5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codling</dc:creator>
  <cp:keywords/>
  <dc:description/>
  <cp:lastModifiedBy>Aaron WISE</cp:lastModifiedBy>
  <cp:revision>4</cp:revision>
  <dcterms:created xsi:type="dcterms:W3CDTF">2020-06-14T11:24:00Z</dcterms:created>
  <dcterms:modified xsi:type="dcterms:W3CDTF">2020-06-14T11:37:00Z</dcterms:modified>
</cp:coreProperties>
</file>